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655C41" w14:textId="05EB2B89" w:rsidR="00983984" w:rsidRPr="00A43F6A" w:rsidRDefault="00983984" w:rsidP="00983984">
      <w:pPr>
        <w:widowControl/>
        <w:wordWrap/>
        <w:autoSpaceDE/>
        <w:autoSpaceDN/>
        <w:spacing w:before="0" w:after="0" w:line="276" w:lineRule="auto"/>
        <w:jc w:val="left"/>
        <w:rPr>
          <w:i/>
          <w:lang w:val="en-AU"/>
        </w:rPr>
      </w:pPr>
      <w:r w:rsidRPr="00A43F6A">
        <w:rPr>
          <w:i/>
          <w:lang w:val="en-AU"/>
        </w:rPr>
        <w:t>Food vs. Predation? What drives mice populations in New Zealand beech forests.</w:t>
      </w:r>
      <w:r w:rsidR="00A07062">
        <w:rPr>
          <w:rStyle w:val="CommentReference"/>
        </w:rPr>
        <w:commentReference w:id="0"/>
      </w:r>
    </w:p>
    <w:p w14:paraId="6E270436" w14:textId="77777777" w:rsidR="000D7727" w:rsidRPr="00ED6E8A" w:rsidRDefault="000D7727" w:rsidP="000D7727">
      <w:pPr>
        <w:widowControl/>
        <w:wordWrap/>
        <w:autoSpaceDE/>
        <w:autoSpaceDN/>
        <w:spacing w:before="0" w:after="0" w:line="276" w:lineRule="auto"/>
        <w:jc w:val="left"/>
        <w:rPr>
          <w:b/>
          <w:i/>
          <w:lang w:val="en-AU"/>
        </w:rPr>
      </w:pPr>
      <w:r w:rsidRPr="00ED6E8A">
        <w:rPr>
          <w:b/>
          <w:i/>
          <w:lang w:val="en-AU"/>
        </w:rPr>
        <w:t>or</w:t>
      </w:r>
    </w:p>
    <w:p w14:paraId="22581F72" w14:textId="77777777" w:rsidR="000D7727" w:rsidRDefault="000D7727" w:rsidP="00A43F6A">
      <w:pPr>
        <w:widowControl/>
        <w:wordWrap/>
        <w:autoSpaceDE/>
        <w:autoSpaceDN/>
        <w:spacing w:before="0" w:after="0" w:line="276" w:lineRule="auto"/>
        <w:jc w:val="left"/>
        <w:rPr>
          <w:i/>
          <w:lang w:val="en-AU"/>
        </w:rPr>
      </w:pPr>
      <w:r w:rsidRPr="00ED6E8A">
        <w:rPr>
          <w:i/>
          <w:noProof/>
          <w:lang w:val="en-AU"/>
        </w:rPr>
        <w:t xml:space="preserve">Predator control does not always lead to mesopredator release. An example in New Zealand </w:t>
      </w:r>
      <w:r w:rsidRPr="00ED6E8A">
        <w:rPr>
          <w:i/>
          <w:lang w:val="en-AU"/>
        </w:rPr>
        <w:t>beech forests.</w:t>
      </w:r>
    </w:p>
    <w:p w14:paraId="7863EE84" w14:textId="4F91AAF4" w:rsidR="000D7727" w:rsidRPr="006308D8" w:rsidRDefault="000D7727" w:rsidP="006308D8">
      <w:pPr>
        <w:widowControl/>
        <w:wordWrap/>
        <w:autoSpaceDE/>
        <w:autoSpaceDN/>
        <w:spacing w:before="0" w:after="0" w:line="276" w:lineRule="auto"/>
        <w:jc w:val="left"/>
        <w:rPr>
          <w:b/>
          <w:i/>
          <w:lang w:val="en-AU"/>
        </w:rPr>
      </w:pPr>
      <w:r w:rsidRPr="006308D8">
        <w:rPr>
          <w:b/>
          <w:i/>
          <w:lang w:val="en-AU"/>
        </w:rPr>
        <w:t>or</w:t>
      </w:r>
    </w:p>
    <w:p w14:paraId="5BD43E39" w14:textId="6CC45847" w:rsidR="000D7727" w:rsidRDefault="00287462" w:rsidP="00A43F6A">
      <w:pPr>
        <w:widowControl/>
        <w:wordWrap/>
        <w:autoSpaceDE/>
        <w:autoSpaceDN/>
        <w:spacing w:before="0" w:after="0" w:line="276" w:lineRule="auto"/>
        <w:jc w:val="left"/>
        <w:rPr>
          <w:i/>
          <w:lang w:val="en-AU"/>
        </w:rPr>
      </w:pPr>
      <w:r>
        <w:rPr>
          <w:i/>
          <w:lang w:val="en-AU"/>
        </w:rPr>
        <w:t>Clarifying the effect of top p</w:t>
      </w:r>
      <w:r w:rsidR="000D7727" w:rsidRPr="00ED6E8A">
        <w:rPr>
          <w:i/>
          <w:lang w:val="en-AU"/>
        </w:rPr>
        <w:t xml:space="preserve">redator control </w:t>
      </w:r>
      <w:r>
        <w:rPr>
          <w:i/>
          <w:lang w:val="en-AU"/>
        </w:rPr>
        <w:t xml:space="preserve">on mesopredator dynamics </w:t>
      </w:r>
      <w:r w:rsidR="000D7727" w:rsidRPr="00ED6E8A">
        <w:rPr>
          <w:i/>
          <w:lang w:val="en-AU"/>
        </w:rPr>
        <w:t>in New Zealand beech forests.</w:t>
      </w:r>
    </w:p>
    <w:p w14:paraId="5398A727" w14:textId="77777777" w:rsidR="00F7276D" w:rsidRPr="00A43F6A" w:rsidRDefault="00F7276D" w:rsidP="00983984">
      <w:pPr>
        <w:widowControl/>
        <w:wordWrap/>
        <w:autoSpaceDE/>
        <w:autoSpaceDN/>
        <w:spacing w:before="0" w:line="276" w:lineRule="auto"/>
        <w:jc w:val="left"/>
        <w:rPr>
          <w:i/>
          <w:noProof/>
          <w:lang w:val="en-AU"/>
        </w:rPr>
      </w:pPr>
    </w:p>
    <w:p w14:paraId="179574AE" w14:textId="77777777" w:rsidR="00864216" w:rsidRPr="006A5E67" w:rsidRDefault="00864216" w:rsidP="000F2AB1">
      <w:pPr>
        <w:widowControl/>
        <w:wordWrap/>
        <w:autoSpaceDE/>
        <w:autoSpaceDN/>
        <w:spacing w:before="0" w:after="0" w:line="276" w:lineRule="auto"/>
        <w:rPr>
          <w:b/>
          <w:noProof/>
          <w:sz w:val="36"/>
          <w:szCs w:val="36"/>
          <w:lang w:val="en-AU"/>
        </w:rPr>
      </w:pPr>
    </w:p>
    <w:p w14:paraId="5F8EFA0F" w14:textId="19F362B5" w:rsidR="00D11F77" w:rsidRPr="006A5E67" w:rsidRDefault="00D11F77" w:rsidP="000F2AB1">
      <w:pPr>
        <w:wordWrap/>
        <w:adjustRightInd w:val="0"/>
        <w:spacing w:before="0" w:after="0" w:line="276" w:lineRule="auto"/>
        <w:outlineLvl w:val="0"/>
        <w:rPr>
          <w:b/>
          <w:bCs/>
          <w:noProof/>
          <w:kern w:val="0"/>
          <w:sz w:val="42"/>
          <w:szCs w:val="42"/>
          <w:lang w:val="en-US" w:eastAsia="ja-JP"/>
        </w:rPr>
      </w:pPr>
      <w:r w:rsidRPr="006A5E67">
        <w:rPr>
          <w:rFonts w:ascii="Times" w:eastAsiaTheme="minorEastAsia" w:hAnsi="Times" w:cs="Times"/>
          <w:b/>
          <w:bCs/>
          <w:kern w:val="0"/>
          <w:sz w:val="42"/>
          <w:szCs w:val="42"/>
          <w:lang w:val="en-US" w:eastAsia="ja-JP"/>
        </w:rPr>
        <w:t>Introduction</w:t>
      </w:r>
    </w:p>
    <w:p w14:paraId="0B1BF7A8" w14:textId="77777777" w:rsidR="00D11F77" w:rsidRPr="006A5E67" w:rsidRDefault="00D11F77" w:rsidP="000F2AB1">
      <w:pPr>
        <w:wordWrap/>
        <w:adjustRightInd w:val="0"/>
        <w:spacing w:before="0" w:after="0"/>
        <w:rPr>
          <w:rFonts w:eastAsiaTheme="minorEastAsia"/>
          <w:bCs/>
          <w:kern w:val="0"/>
          <w:lang w:val="en-US" w:eastAsia="ja-JP"/>
        </w:rPr>
      </w:pPr>
    </w:p>
    <w:p w14:paraId="3DF0F744" w14:textId="343C2ACF" w:rsidR="005B297A" w:rsidDel="00D52AA2" w:rsidRDefault="00132F0A" w:rsidP="00766D0A">
      <w:pPr>
        <w:wordWrap/>
        <w:adjustRightInd w:val="0"/>
        <w:spacing w:before="0" w:after="0"/>
        <w:ind w:firstLine="720"/>
        <w:rPr>
          <w:del w:id="1" w:author="Richard Duncan" w:date="2018-06-06T11:51:00Z"/>
          <w:rFonts w:eastAsiaTheme="minorEastAsia"/>
          <w:bCs/>
          <w:noProof/>
          <w:kern w:val="0"/>
          <w:lang w:val="en-AU" w:eastAsia="ja-JP"/>
        </w:rPr>
      </w:pPr>
      <w:ins w:id="2" w:author="Richard Duncan" w:date="2018-06-06T11:06:00Z">
        <w:r>
          <w:rPr>
            <w:rFonts w:eastAsiaTheme="minorEastAsia"/>
            <w:bCs/>
            <w:kern w:val="0"/>
            <w:lang w:val="en-US" w:eastAsia="ja-JP"/>
          </w:rPr>
          <w:t>Introduced mammals, including stoats, rats</w:t>
        </w:r>
      </w:ins>
      <w:ins w:id="3" w:author="Richard Duncan" w:date="2018-06-06T11:47:00Z">
        <w:r w:rsidR="00E34633">
          <w:rPr>
            <w:rFonts w:eastAsiaTheme="minorEastAsia"/>
            <w:bCs/>
            <w:kern w:val="0"/>
            <w:lang w:val="en-US" w:eastAsia="ja-JP"/>
          </w:rPr>
          <w:t>,</w:t>
        </w:r>
      </w:ins>
      <w:ins w:id="4" w:author="Richard Duncan" w:date="2018-06-06T11:06:00Z">
        <w:r>
          <w:rPr>
            <w:rFonts w:eastAsiaTheme="minorEastAsia"/>
            <w:bCs/>
            <w:kern w:val="0"/>
            <w:lang w:val="en-US" w:eastAsia="ja-JP"/>
          </w:rPr>
          <w:t xml:space="preserve"> </w:t>
        </w:r>
      </w:ins>
      <w:ins w:id="5" w:author="Richard Duncan" w:date="2018-06-06T12:11:00Z">
        <w:r w:rsidR="005A06B2">
          <w:rPr>
            <w:rFonts w:eastAsiaTheme="minorEastAsia"/>
            <w:bCs/>
            <w:kern w:val="0"/>
            <w:lang w:val="en-US" w:eastAsia="ja-JP"/>
          </w:rPr>
          <w:t xml:space="preserve">and </w:t>
        </w:r>
      </w:ins>
      <w:ins w:id="6" w:author="Richard Duncan" w:date="2018-06-06T11:06:00Z">
        <w:r>
          <w:rPr>
            <w:rFonts w:eastAsiaTheme="minorEastAsia"/>
            <w:bCs/>
            <w:kern w:val="0"/>
            <w:lang w:val="en-US" w:eastAsia="ja-JP"/>
          </w:rPr>
          <w:t xml:space="preserve">mice, </w:t>
        </w:r>
      </w:ins>
      <w:del w:id="7" w:author="Richard Duncan" w:date="2018-06-06T11:06:00Z">
        <w:r w:rsidR="00545914" w:rsidDel="00132F0A">
          <w:rPr>
            <w:rFonts w:eastAsiaTheme="minorEastAsia"/>
            <w:bCs/>
            <w:kern w:val="0"/>
            <w:lang w:val="en-US" w:eastAsia="ja-JP"/>
          </w:rPr>
          <w:delText xml:space="preserve">Invasive predators </w:delText>
        </w:r>
      </w:del>
      <w:r w:rsidR="00545914">
        <w:rPr>
          <w:rFonts w:eastAsiaTheme="minorEastAsia"/>
          <w:bCs/>
          <w:kern w:val="0"/>
          <w:lang w:val="en-US" w:eastAsia="ja-JP"/>
        </w:rPr>
        <w:t xml:space="preserve">have </w:t>
      </w:r>
      <w:ins w:id="8" w:author="Richard Duncan" w:date="2018-06-06T11:06:00Z">
        <w:r w:rsidR="00E51432">
          <w:rPr>
            <w:rFonts w:eastAsiaTheme="minorEastAsia"/>
            <w:bCs/>
            <w:kern w:val="0"/>
            <w:lang w:val="en-US" w:eastAsia="ja-JP"/>
          </w:rPr>
          <w:t>major</w:t>
        </w:r>
      </w:ins>
      <w:ins w:id="9" w:author="Richard Duncan" w:date="2018-06-06T11:07:00Z">
        <w:r w:rsidR="00E51432">
          <w:rPr>
            <w:rFonts w:eastAsiaTheme="minorEastAsia"/>
            <w:bCs/>
            <w:kern w:val="0"/>
            <w:lang w:val="en-US" w:eastAsia="ja-JP"/>
          </w:rPr>
          <w:t xml:space="preserve"> impacts</w:t>
        </w:r>
      </w:ins>
      <w:ins w:id="10" w:author="Richard Duncan" w:date="2018-06-06T11:09:00Z">
        <w:r w:rsidR="00764139">
          <w:rPr>
            <w:rFonts w:eastAsiaTheme="minorEastAsia"/>
            <w:bCs/>
            <w:kern w:val="0"/>
            <w:lang w:val="en-US" w:eastAsia="ja-JP"/>
          </w:rPr>
          <w:t xml:space="preserve"> in</w:t>
        </w:r>
      </w:ins>
      <w:ins w:id="11" w:author="Richard Duncan" w:date="2018-06-06T11:07:00Z">
        <w:r w:rsidR="00E51432">
          <w:rPr>
            <w:rFonts w:eastAsiaTheme="minorEastAsia"/>
            <w:bCs/>
            <w:kern w:val="0"/>
            <w:lang w:val="en-US" w:eastAsia="ja-JP"/>
          </w:rPr>
          <w:t xml:space="preserve"> </w:t>
        </w:r>
      </w:ins>
      <w:del w:id="12" w:author="Richard Duncan" w:date="2018-06-06T11:07:00Z">
        <w:r w:rsidR="00A6321D" w:rsidDel="00E51432">
          <w:rPr>
            <w:rFonts w:eastAsiaTheme="minorEastAsia"/>
            <w:bCs/>
            <w:kern w:val="0"/>
            <w:lang w:val="en-US" w:eastAsia="ja-JP"/>
          </w:rPr>
          <w:delText>greatly reduce</w:delText>
        </w:r>
        <w:r w:rsidR="007F0878" w:rsidDel="00E51432">
          <w:rPr>
            <w:rFonts w:eastAsiaTheme="minorEastAsia"/>
            <w:bCs/>
            <w:kern w:val="0"/>
            <w:lang w:val="en-US" w:eastAsia="ja-JP"/>
          </w:rPr>
          <w:delText>d</w:delText>
        </w:r>
        <w:r w:rsidR="00A6321D" w:rsidDel="00E51432">
          <w:rPr>
            <w:rFonts w:eastAsiaTheme="minorEastAsia"/>
            <w:bCs/>
            <w:kern w:val="0"/>
            <w:lang w:val="en-US" w:eastAsia="ja-JP"/>
          </w:rPr>
          <w:delText xml:space="preserve"> the abundance of</w:delText>
        </w:r>
        <w:r w:rsidR="00545914" w:rsidDel="00E51432">
          <w:rPr>
            <w:rFonts w:eastAsiaTheme="minorEastAsia"/>
            <w:bCs/>
            <w:kern w:val="0"/>
            <w:lang w:val="en-US" w:eastAsia="ja-JP"/>
          </w:rPr>
          <w:delText xml:space="preserve"> </w:delText>
        </w:r>
        <w:r w:rsidR="00864216" w:rsidRPr="006A5E67" w:rsidDel="00E51432">
          <w:rPr>
            <w:rFonts w:eastAsiaTheme="minorEastAsia"/>
            <w:bCs/>
            <w:kern w:val="0"/>
            <w:lang w:val="en-US" w:eastAsia="ja-JP"/>
          </w:rPr>
          <w:delText>native species</w:delText>
        </w:r>
        <w:r w:rsidR="00545914" w:rsidDel="00E51432">
          <w:rPr>
            <w:rFonts w:eastAsiaTheme="minorEastAsia"/>
            <w:bCs/>
            <w:kern w:val="0"/>
            <w:lang w:val="en-US" w:eastAsia="ja-JP"/>
          </w:rPr>
          <w:delText xml:space="preserve"> </w:delText>
        </w:r>
        <w:r w:rsidR="00F46E47" w:rsidDel="00E51432">
          <w:rPr>
            <w:rFonts w:eastAsiaTheme="minorEastAsia"/>
            <w:bCs/>
            <w:kern w:val="0"/>
            <w:lang w:val="en-US" w:eastAsia="ja-JP"/>
          </w:rPr>
          <w:delText xml:space="preserve">in </w:delText>
        </w:r>
      </w:del>
      <w:r w:rsidR="00F46E47">
        <w:rPr>
          <w:rFonts w:eastAsiaTheme="minorEastAsia"/>
          <w:bCs/>
          <w:noProof/>
          <w:kern w:val="0"/>
          <w:lang w:val="en-US" w:eastAsia="ja-JP"/>
        </w:rPr>
        <w:t>New Zealand</w:t>
      </w:r>
      <w:ins w:id="13" w:author="Richard Duncan" w:date="2018-06-06T11:07:00Z">
        <w:r w:rsidR="00E51432">
          <w:rPr>
            <w:rFonts w:eastAsiaTheme="minorEastAsia"/>
            <w:bCs/>
            <w:noProof/>
            <w:kern w:val="0"/>
            <w:lang w:val="en-US" w:eastAsia="ja-JP"/>
          </w:rPr>
          <w:t>’s</w:t>
        </w:r>
      </w:ins>
      <w:r w:rsidR="00F46E47">
        <w:rPr>
          <w:rFonts w:eastAsiaTheme="minorEastAsia"/>
          <w:bCs/>
          <w:noProof/>
          <w:kern w:val="0"/>
          <w:lang w:val="en-US" w:eastAsia="ja-JP"/>
        </w:rPr>
        <w:t xml:space="preserve"> (NZ) </w:t>
      </w:r>
      <w:ins w:id="14" w:author="Richard Duncan" w:date="2018-06-06T11:07:00Z">
        <w:r w:rsidR="00E51432">
          <w:rPr>
            <w:rFonts w:eastAsiaTheme="minorEastAsia"/>
            <w:bCs/>
            <w:noProof/>
            <w:kern w:val="0"/>
            <w:lang w:val="en-US" w:eastAsia="ja-JP"/>
          </w:rPr>
          <w:t xml:space="preserve">native </w:t>
        </w:r>
      </w:ins>
      <w:r w:rsidR="007F0878">
        <w:rPr>
          <w:rFonts w:eastAsiaTheme="minorEastAsia"/>
          <w:bCs/>
          <w:noProof/>
          <w:kern w:val="0"/>
          <w:lang w:val="en-US" w:eastAsia="ja-JP"/>
        </w:rPr>
        <w:t>f</w:t>
      </w:r>
      <w:r w:rsidR="00F46E47">
        <w:rPr>
          <w:rFonts w:eastAsiaTheme="minorEastAsia"/>
          <w:bCs/>
          <w:noProof/>
          <w:kern w:val="0"/>
          <w:lang w:val="en-US" w:eastAsia="ja-JP"/>
        </w:rPr>
        <w:t xml:space="preserve">orests </w:t>
      </w:r>
      <w:ins w:id="15" w:author="Richard Duncan" w:date="2018-06-06T11:07:00Z">
        <w:r w:rsidR="00D7472E">
          <w:rPr>
            <w:rFonts w:eastAsiaTheme="minorEastAsia"/>
            <w:bCs/>
            <w:noProof/>
            <w:kern w:val="0"/>
            <w:lang w:val="en-US" w:eastAsia="ja-JP"/>
          </w:rPr>
          <w:t xml:space="preserve">primarily </w:t>
        </w:r>
      </w:ins>
      <w:ins w:id="16" w:author="Richard Duncan" w:date="2018-06-06T11:46:00Z">
        <w:r w:rsidR="00BE1451">
          <w:rPr>
            <w:rFonts w:eastAsiaTheme="minorEastAsia"/>
            <w:bCs/>
            <w:noProof/>
            <w:kern w:val="0"/>
            <w:lang w:val="en-US" w:eastAsia="ja-JP"/>
          </w:rPr>
          <w:t xml:space="preserve">by consuming </w:t>
        </w:r>
      </w:ins>
      <w:ins w:id="17" w:author="Richard Duncan" w:date="2018-06-06T11:08:00Z">
        <w:r w:rsidR="00AB59E9">
          <w:rPr>
            <w:rFonts w:eastAsiaTheme="minorEastAsia"/>
            <w:bCs/>
            <w:kern w:val="0"/>
            <w:lang w:val="en-US" w:eastAsia="ja-JP"/>
          </w:rPr>
          <w:t xml:space="preserve">native plants and animals. </w:t>
        </w:r>
      </w:ins>
      <w:del w:id="18" w:author="Richard Duncan" w:date="2018-06-06T11:08:00Z">
        <w:r w:rsidR="00545914" w:rsidDel="00AB59E9">
          <w:rPr>
            <w:rFonts w:eastAsiaTheme="minorEastAsia"/>
            <w:bCs/>
            <w:kern w:val="0"/>
            <w:lang w:val="en-US" w:eastAsia="ja-JP"/>
          </w:rPr>
          <w:delText xml:space="preserve">through </w:delText>
        </w:r>
        <w:r w:rsidR="00545914" w:rsidDel="00BE46F0">
          <w:rPr>
            <w:rFonts w:eastAsiaTheme="minorEastAsia"/>
            <w:bCs/>
            <w:kern w:val="0"/>
            <w:lang w:val="en-US" w:eastAsia="ja-JP"/>
          </w:rPr>
          <w:delText xml:space="preserve">direct </w:delText>
        </w:r>
        <w:r w:rsidR="00A6321D" w:rsidDel="00BE46F0">
          <w:rPr>
            <w:rFonts w:eastAsiaTheme="minorEastAsia"/>
            <w:bCs/>
            <w:kern w:val="0"/>
            <w:lang w:val="en-US" w:eastAsia="ja-JP"/>
          </w:rPr>
          <w:delText xml:space="preserve">interactions such as </w:delText>
        </w:r>
        <w:r w:rsidR="00545914" w:rsidDel="00BE46F0">
          <w:rPr>
            <w:rFonts w:eastAsiaTheme="minorEastAsia"/>
            <w:bCs/>
            <w:kern w:val="0"/>
            <w:lang w:val="en-US" w:eastAsia="ja-JP"/>
          </w:rPr>
          <w:delText>predation</w:delText>
        </w:r>
        <w:commentRangeStart w:id="19"/>
        <w:r w:rsidR="00A6321D" w:rsidDel="00BE46F0">
          <w:rPr>
            <w:rFonts w:eastAsiaTheme="minorEastAsia"/>
            <w:bCs/>
            <w:kern w:val="0"/>
            <w:lang w:val="en-US" w:eastAsia="ja-JP"/>
          </w:rPr>
          <w:delText>.</w:delText>
        </w:r>
        <w:commentRangeEnd w:id="19"/>
        <w:r w:rsidR="00C80477" w:rsidDel="00BE46F0">
          <w:rPr>
            <w:rStyle w:val="CommentReference"/>
          </w:rPr>
          <w:commentReference w:id="19"/>
        </w:r>
        <w:r w:rsidR="00545914" w:rsidDel="00BE46F0">
          <w:rPr>
            <w:rFonts w:eastAsiaTheme="minorEastAsia"/>
            <w:bCs/>
            <w:kern w:val="0"/>
            <w:lang w:val="en-US" w:eastAsia="ja-JP"/>
          </w:rPr>
          <w:delText xml:space="preserve"> In the </w:delText>
        </w:r>
        <w:r w:rsidR="00F07DAB" w:rsidDel="00BE46F0">
          <w:rPr>
            <w:rFonts w:eastAsiaTheme="minorEastAsia"/>
            <w:bCs/>
            <w:kern w:val="0"/>
            <w:lang w:val="en-US" w:eastAsia="ja-JP"/>
          </w:rPr>
          <w:delText>endeavor</w:delText>
        </w:r>
        <w:r w:rsidR="00545914" w:rsidDel="00BE46F0">
          <w:rPr>
            <w:rFonts w:eastAsiaTheme="minorEastAsia"/>
            <w:bCs/>
            <w:kern w:val="0"/>
            <w:lang w:val="en-US" w:eastAsia="ja-JP"/>
          </w:rPr>
          <w:delText xml:space="preserve"> to protect </w:delText>
        </w:r>
        <w:r w:rsidR="00F07DAB" w:rsidDel="00BE46F0">
          <w:rPr>
            <w:rFonts w:eastAsiaTheme="minorEastAsia"/>
            <w:bCs/>
            <w:kern w:val="0"/>
            <w:lang w:val="en-US" w:eastAsia="ja-JP"/>
          </w:rPr>
          <w:delText xml:space="preserve">native </w:delText>
        </w:r>
        <w:r w:rsidR="00545914" w:rsidDel="00BE46F0">
          <w:rPr>
            <w:rFonts w:eastAsiaTheme="minorEastAsia"/>
            <w:bCs/>
            <w:kern w:val="0"/>
            <w:lang w:val="en-US" w:eastAsia="ja-JP"/>
          </w:rPr>
          <w:delText>species</w:delText>
        </w:r>
      </w:del>
      <w:ins w:id="20" w:author="Richard Duncan" w:date="2018-06-06T11:08:00Z">
        <w:r w:rsidR="00BE46F0">
          <w:rPr>
            <w:rFonts w:eastAsiaTheme="minorEastAsia"/>
            <w:bCs/>
            <w:kern w:val="0"/>
            <w:lang w:val="en-US" w:eastAsia="ja-JP"/>
          </w:rPr>
          <w:t>To reduce these impacts</w:t>
        </w:r>
      </w:ins>
      <w:r w:rsidR="00545914">
        <w:rPr>
          <w:rFonts w:eastAsiaTheme="minorEastAsia"/>
          <w:bCs/>
          <w:kern w:val="0"/>
          <w:lang w:val="en-US" w:eastAsia="ja-JP"/>
        </w:rPr>
        <w:t xml:space="preserve">, </w:t>
      </w:r>
      <w:r w:rsidR="00D11F77" w:rsidRPr="006A5E67">
        <w:rPr>
          <w:rFonts w:eastAsiaTheme="minorEastAsia"/>
          <w:bCs/>
          <w:kern w:val="0"/>
          <w:lang w:val="en-US" w:eastAsia="ja-JP"/>
        </w:rPr>
        <w:t>conservation managers</w:t>
      </w:r>
      <w:r w:rsidR="00864216" w:rsidRPr="006A5E67">
        <w:rPr>
          <w:rFonts w:eastAsiaTheme="minorEastAsia"/>
          <w:bCs/>
          <w:kern w:val="0"/>
          <w:lang w:val="en-US" w:eastAsia="ja-JP"/>
        </w:rPr>
        <w:t xml:space="preserve"> </w:t>
      </w:r>
      <w:ins w:id="21" w:author="Richard Duncan" w:date="2018-06-06T11:54:00Z">
        <w:r w:rsidR="00093A41">
          <w:rPr>
            <w:rFonts w:eastAsiaTheme="minorEastAsia"/>
            <w:bCs/>
            <w:kern w:val="0"/>
            <w:lang w:val="en-US" w:eastAsia="ja-JP"/>
          </w:rPr>
          <w:t xml:space="preserve">regularly </w:t>
        </w:r>
      </w:ins>
      <w:ins w:id="22" w:author="Richard Duncan" w:date="2018-06-06T11:55:00Z">
        <w:r w:rsidR="00FD6701">
          <w:rPr>
            <w:rFonts w:eastAsiaTheme="minorEastAsia"/>
            <w:bCs/>
            <w:kern w:val="0"/>
            <w:lang w:val="en-US" w:eastAsia="ja-JP"/>
          </w:rPr>
          <w:t xml:space="preserve">carry out </w:t>
        </w:r>
      </w:ins>
      <w:del w:id="23" w:author="Richard Duncan" w:date="2018-06-06T11:09:00Z">
        <w:r w:rsidR="00766D0A" w:rsidDel="00764139">
          <w:rPr>
            <w:rFonts w:eastAsiaTheme="minorEastAsia"/>
            <w:bCs/>
            <w:kern w:val="0"/>
            <w:lang w:val="en-US" w:eastAsia="ja-JP"/>
          </w:rPr>
          <w:delText>often</w:delText>
        </w:r>
        <w:r w:rsidR="00F07DAB" w:rsidDel="00764139">
          <w:rPr>
            <w:rFonts w:eastAsiaTheme="minorEastAsia"/>
            <w:bCs/>
            <w:kern w:val="0"/>
            <w:lang w:val="en-US" w:eastAsia="ja-JP"/>
          </w:rPr>
          <w:delText xml:space="preserve"> </w:delText>
        </w:r>
        <w:r w:rsidR="00864216" w:rsidRPr="006A5E67" w:rsidDel="00764139">
          <w:rPr>
            <w:rFonts w:eastAsiaTheme="minorEastAsia"/>
            <w:bCs/>
            <w:kern w:val="0"/>
            <w:lang w:val="en-US" w:eastAsia="ja-JP"/>
          </w:rPr>
          <w:delText xml:space="preserve">implement </w:delText>
        </w:r>
      </w:del>
      <w:r w:rsidR="00864216" w:rsidRPr="006A5E67">
        <w:rPr>
          <w:rFonts w:eastAsiaTheme="minorEastAsia"/>
          <w:bCs/>
          <w:kern w:val="0"/>
          <w:lang w:val="en-US" w:eastAsia="ja-JP"/>
        </w:rPr>
        <w:t xml:space="preserve">control </w:t>
      </w:r>
      <w:r w:rsidR="00766D0A">
        <w:rPr>
          <w:rFonts w:eastAsiaTheme="minorEastAsia"/>
          <w:bCs/>
          <w:kern w:val="0"/>
          <w:lang w:val="en-US" w:eastAsia="ja-JP"/>
        </w:rPr>
        <w:t xml:space="preserve">operations </w:t>
      </w:r>
      <w:r w:rsidR="00A718A7">
        <w:rPr>
          <w:rFonts w:eastAsiaTheme="minorEastAsia"/>
          <w:bCs/>
          <w:kern w:val="0"/>
          <w:lang w:val="en-US" w:eastAsia="ja-JP"/>
        </w:rPr>
        <w:t xml:space="preserve">to </w:t>
      </w:r>
      <w:ins w:id="24" w:author="Richard Duncan" w:date="2018-06-06T11:49:00Z">
        <w:r w:rsidR="00A84C8B">
          <w:rPr>
            <w:rFonts w:eastAsiaTheme="minorEastAsia"/>
            <w:bCs/>
            <w:kern w:val="0"/>
            <w:lang w:val="en-US" w:eastAsia="ja-JP"/>
          </w:rPr>
          <w:t>reduce</w:t>
        </w:r>
      </w:ins>
      <w:ins w:id="25" w:author="Richard Duncan" w:date="2018-06-06T11:48:00Z">
        <w:r w:rsidR="009772BA">
          <w:rPr>
            <w:rFonts w:eastAsiaTheme="minorEastAsia"/>
            <w:bCs/>
            <w:kern w:val="0"/>
            <w:lang w:val="en-US" w:eastAsia="ja-JP"/>
          </w:rPr>
          <w:t xml:space="preserve"> the size of  populations</w:t>
        </w:r>
      </w:ins>
      <w:ins w:id="26" w:author="Richard Duncan" w:date="2018-06-06T12:04:00Z">
        <w:r w:rsidR="00060BA7">
          <w:rPr>
            <w:rFonts w:eastAsiaTheme="minorEastAsia"/>
            <w:bCs/>
            <w:kern w:val="0"/>
            <w:lang w:val="en-US" w:eastAsia="ja-JP"/>
          </w:rPr>
          <w:t xml:space="preserve"> of these pests</w:t>
        </w:r>
      </w:ins>
      <w:del w:id="27" w:author="Richard Duncan" w:date="2018-06-06T11:51:00Z">
        <w:r w:rsidR="00DC60E5" w:rsidDel="00C855C0">
          <w:rPr>
            <w:rFonts w:eastAsiaTheme="minorEastAsia"/>
            <w:bCs/>
            <w:kern w:val="0"/>
            <w:lang w:val="en-US" w:eastAsia="ja-JP"/>
          </w:rPr>
          <w:delText>remove</w:delText>
        </w:r>
        <w:r w:rsidR="00F07DAB" w:rsidDel="00C855C0">
          <w:rPr>
            <w:rFonts w:eastAsiaTheme="minorEastAsia"/>
            <w:bCs/>
            <w:kern w:val="0"/>
            <w:lang w:val="en-US" w:eastAsia="ja-JP"/>
          </w:rPr>
          <w:delText xml:space="preserve"> </w:delText>
        </w:r>
        <w:r w:rsidR="00A718A7" w:rsidDel="00C855C0">
          <w:rPr>
            <w:rFonts w:eastAsiaTheme="minorEastAsia"/>
            <w:bCs/>
            <w:kern w:val="0"/>
            <w:lang w:val="en-US" w:eastAsia="ja-JP"/>
          </w:rPr>
          <w:delText xml:space="preserve">invasive </w:delText>
        </w:r>
        <w:r w:rsidR="00F07DAB" w:rsidDel="00C855C0">
          <w:rPr>
            <w:rFonts w:eastAsiaTheme="minorEastAsia"/>
            <w:bCs/>
            <w:kern w:val="0"/>
            <w:lang w:val="en-US" w:eastAsia="ja-JP"/>
          </w:rPr>
          <w:delText>predator</w:delText>
        </w:r>
        <w:r w:rsidR="00740067" w:rsidDel="00C855C0">
          <w:rPr>
            <w:rFonts w:eastAsiaTheme="minorEastAsia"/>
            <w:bCs/>
            <w:kern w:val="0"/>
            <w:lang w:val="en-US" w:eastAsia="ja-JP"/>
          </w:rPr>
          <w:delText>s</w:delText>
        </w:r>
        <w:commentRangeStart w:id="28"/>
        <w:r w:rsidR="00D11F77" w:rsidRPr="006A5E67" w:rsidDel="00C855C0">
          <w:rPr>
            <w:rFonts w:eastAsiaTheme="minorEastAsia"/>
            <w:bCs/>
            <w:kern w:val="0"/>
            <w:lang w:val="en-US" w:eastAsia="ja-JP"/>
          </w:rPr>
          <w:delText xml:space="preserve">. </w:delText>
        </w:r>
        <w:commentRangeEnd w:id="28"/>
        <w:r w:rsidR="00440BE8" w:rsidDel="00C855C0">
          <w:rPr>
            <w:rStyle w:val="CommentReference"/>
          </w:rPr>
          <w:commentReference w:id="28"/>
        </w:r>
        <w:r w:rsidR="00FF6BA8" w:rsidDel="00C855C0">
          <w:rPr>
            <w:rFonts w:eastAsiaTheme="minorEastAsia"/>
            <w:bCs/>
            <w:kern w:val="0"/>
            <w:lang w:val="en-US" w:eastAsia="ja-JP"/>
          </w:rPr>
          <w:delText xml:space="preserve"> </w:delText>
        </w:r>
        <w:r w:rsidR="00864216" w:rsidRPr="006A5E67" w:rsidDel="00C855C0">
          <w:rPr>
            <w:rFonts w:eastAsiaTheme="minorEastAsia"/>
            <w:bCs/>
            <w:kern w:val="0"/>
            <w:lang w:val="en-US" w:eastAsia="ja-JP"/>
          </w:rPr>
          <w:delText xml:space="preserve">However, </w:delText>
        </w:r>
        <w:r w:rsidR="00D11F77" w:rsidRPr="006A5E67" w:rsidDel="00C855C0">
          <w:rPr>
            <w:rFonts w:eastAsiaTheme="minorEastAsia"/>
            <w:bCs/>
            <w:kern w:val="0"/>
            <w:lang w:val="en-US" w:eastAsia="ja-JP"/>
          </w:rPr>
          <w:delText xml:space="preserve">targeting </w:delText>
        </w:r>
        <w:r w:rsidR="00766D0A" w:rsidDel="00C855C0">
          <w:rPr>
            <w:rFonts w:eastAsiaTheme="minorEastAsia"/>
            <w:bCs/>
            <w:kern w:val="0"/>
            <w:lang w:val="en-US" w:eastAsia="ja-JP"/>
          </w:rPr>
          <w:delText xml:space="preserve">a single </w:delText>
        </w:r>
        <w:r w:rsidR="00864216" w:rsidRPr="006A5E67" w:rsidDel="00C855C0">
          <w:rPr>
            <w:rFonts w:eastAsiaTheme="minorEastAsia"/>
            <w:bCs/>
            <w:kern w:val="0"/>
            <w:lang w:val="en-US" w:eastAsia="ja-JP"/>
          </w:rPr>
          <w:delText>species</w:delText>
        </w:r>
        <w:r w:rsidR="00D11F77" w:rsidRPr="006A5E67" w:rsidDel="00C855C0">
          <w:rPr>
            <w:rFonts w:eastAsiaTheme="minorEastAsia"/>
            <w:bCs/>
            <w:kern w:val="0"/>
            <w:lang w:val="en-US" w:eastAsia="ja-JP"/>
          </w:rPr>
          <w:delText xml:space="preserve"> in isolation </w:delText>
        </w:r>
        <w:r w:rsidR="00766D0A" w:rsidDel="00C855C0">
          <w:rPr>
            <w:rFonts w:eastAsiaTheme="minorEastAsia"/>
            <w:bCs/>
            <w:kern w:val="0"/>
            <w:lang w:val="en-US" w:eastAsia="ja-JP"/>
          </w:rPr>
          <w:delText xml:space="preserve">can </w:delText>
        </w:r>
        <w:r w:rsidR="00E210C9" w:rsidDel="00C855C0">
          <w:rPr>
            <w:rFonts w:eastAsiaTheme="minorEastAsia"/>
            <w:bCs/>
            <w:kern w:val="0"/>
            <w:lang w:val="en-US" w:eastAsia="ja-JP"/>
          </w:rPr>
          <w:delText xml:space="preserve">also </w:delText>
        </w:r>
        <w:r w:rsidR="00766D0A" w:rsidDel="00C855C0">
          <w:rPr>
            <w:rFonts w:eastAsiaTheme="minorEastAsia"/>
            <w:bCs/>
            <w:kern w:val="0"/>
            <w:lang w:val="en-US" w:eastAsia="ja-JP"/>
          </w:rPr>
          <w:delText>result</w:delText>
        </w:r>
        <w:r w:rsidR="00F07DAB" w:rsidDel="00C855C0">
          <w:rPr>
            <w:rFonts w:eastAsiaTheme="minorEastAsia"/>
            <w:bCs/>
            <w:kern w:val="0"/>
            <w:lang w:val="en-US" w:eastAsia="ja-JP"/>
          </w:rPr>
          <w:delText xml:space="preserve"> in</w:delText>
        </w:r>
        <w:r w:rsidR="0004151D" w:rsidDel="00C855C0">
          <w:rPr>
            <w:rFonts w:eastAsiaTheme="minorEastAsia"/>
            <w:bCs/>
            <w:kern w:val="0"/>
            <w:lang w:val="en-US" w:eastAsia="ja-JP"/>
          </w:rPr>
          <w:delText xml:space="preserve"> </w:delText>
        </w:r>
        <w:r w:rsidR="0059470B" w:rsidDel="00C855C0">
          <w:rPr>
            <w:rFonts w:eastAsiaTheme="minorEastAsia"/>
            <w:bCs/>
            <w:kern w:val="0"/>
            <w:lang w:val="en-US" w:eastAsia="ja-JP"/>
          </w:rPr>
          <w:delText>worse outcomes</w:delText>
        </w:r>
        <w:r w:rsidR="0004151D" w:rsidDel="00C855C0">
          <w:rPr>
            <w:rFonts w:eastAsiaTheme="minorEastAsia"/>
            <w:bCs/>
            <w:noProof/>
            <w:kern w:val="0"/>
            <w:lang w:val="en-US" w:eastAsia="ja-JP"/>
          </w:rPr>
          <w:delText xml:space="preserve"> </w:delText>
        </w:r>
        <w:r w:rsidR="0059470B" w:rsidDel="00C855C0">
          <w:rPr>
            <w:rFonts w:eastAsiaTheme="minorEastAsia"/>
            <w:bCs/>
            <w:noProof/>
            <w:kern w:val="0"/>
            <w:lang w:val="en-US" w:eastAsia="ja-JP"/>
          </w:rPr>
          <w:delText>for</w:delText>
        </w:r>
        <w:r w:rsidR="00F07DAB" w:rsidDel="00C855C0">
          <w:rPr>
            <w:rFonts w:eastAsiaTheme="minorEastAsia"/>
            <w:bCs/>
            <w:noProof/>
            <w:kern w:val="0"/>
            <w:lang w:val="en-US" w:eastAsia="ja-JP"/>
          </w:rPr>
          <w:delText xml:space="preserve"> </w:delText>
        </w:r>
        <w:r w:rsidR="00766D0A" w:rsidDel="00C855C0">
          <w:rPr>
            <w:rFonts w:eastAsiaTheme="minorEastAsia"/>
            <w:bCs/>
            <w:noProof/>
            <w:kern w:val="0"/>
            <w:lang w:val="en-US" w:eastAsia="ja-JP"/>
          </w:rPr>
          <w:delText>native</w:delText>
        </w:r>
        <w:r w:rsidR="00740067" w:rsidDel="00C855C0">
          <w:rPr>
            <w:rFonts w:eastAsiaTheme="minorEastAsia"/>
            <w:bCs/>
            <w:noProof/>
            <w:kern w:val="0"/>
            <w:lang w:val="en-US" w:eastAsia="ja-JP"/>
          </w:rPr>
          <w:delText xml:space="preserve"> </w:delText>
        </w:r>
        <w:r w:rsidR="0004151D" w:rsidDel="00C855C0">
          <w:rPr>
            <w:rFonts w:eastAsiaTheme="minorEastAsia"/>
            <w:bCs/>
            <w:noProof/>
            <w:kern w:val="0"/>
            <w:lang w:val="en-US" w:eastAsia="ja-JP"/>
          </w:rPr>
          <w:delText>species</w:delText>
        </w:r>
        <w:commentRangeStart w:id="29"/>
        <w:r w:rsidR="00F66BC5" w:rsidDel="00C855C0">
          <w:rPr>
            <w:rFonts w:eastAsiaTheme="minorEastAsia"/>
            <w:bCs/>
            <w:noProof/>
            <w:kern w:val="0"/>
            <w:lang w:val="en-US" w:eastAsia="ja-JP"/>
          </w:rPr>
          <w:delText>.</w:delText>
        </w:r>
        <w:r w:rsidR="00766D0A" w:rsidDel="00C855C0">
          <w:rPr>
            <w:rFonts w:eastAsiaTheme="minorEastAsia"/>
            <w:bCs/>
            <w:noProof/>
            <w:kern w:val="0"/>
            <w:lang w:val="en-US" w:eastAsia="ja-JP"/>
          </w:rPr>
          <w:delText xml:space="preserve"> </w:delText>
        </w:r>
        <w:commentRangeEnd w:id="29"/>
        <w:r w:rsidR="00440BE8" w:rsidDel="00C855C0">
          <w:rPr>
            <w:rStyle w:val="CommentReference"/>
          </w:rPr>
          <w:commentReference w:id="29"/>
        </w:r>
        <w:r w:rsidR="00982217" w:rsidDel="00C855C0">
          <w:rPr>
            <w:rFonts w:eastAsiaTheme="minorEastAsia"/>
            <w:bCs/>
            <w:noProof/>
            <w:kern w:val="0"/>
            <w:lang w:val="en-US" w:eastAsia="ja-JP"/>
          </w:rPr>
          <w:delText>To av</w:delText>
        </w:r>
        <w:r w:rsidR="00E210C9" w:rsidDel="00C855C0">
          <w:rPr>
            <w:rFonts w:eastAsiaTheme="minorEastAsia"/>
            <w:bCs/>
            <w:noProof/>
            <w:kern w:val="0"/>
            <w:lang w:val="en-US" w:eastAsia="ja-JP"/>
          </w:rPr>
          <w:delText>oi</w:delText>
        </w:r>
        <w:r w:rsidR="00982217" w:rsidDel="00C855C0">
          <w:rPr>
            <w:rFonts w:eastAsiaTheme="minorEastAsia"/>
            <w:bCs/>
            <w:noProof/>
            <w:kern w:val="0"/>
            <w:lang w:val="en-US" w:eastAsia="ja-JP"/>
          </w:rPr>
          <w:delText>d this w</w:delText>
        </w:r>
        <w:r w:rsidR="00440BE8" w:rsidDel="00C855C0">
          <w:rPr>
            <w:rFonts w:eastAsiaTheme="minorEastAsia"/>
            <w:bCs/>
            <w:noProof/>
            <w:kern w:val="0"/>
            <w:lang w:val="en-AU" w:eastAsia="ja-JP"/>
          </w:rPr>
          <w:delText xml:space="preserve">e </w:delText>
        </w:r>
        <w:r w:rsidR="00766D0A" w:rsidDel="00C855C0">
          <w:rPr>
            <w:rFonts w:eastAsiaTheme="minorEastAsia"/>
            <w:bCs/>
            <w:noProof/>
            <w:kern w:val="0"/>
            <w:lang w:val="en-AU" w:eastAsia="ja-JP"/>
          </w:rPr>
          <w:delText>need to carefully evaluate th</w:delText>
        </w:r>
        <w:r w:rsidR="00E210C9" w:rsidDel="00C855C0">
          <w:rPr>
            <w:rFonts w:eastAsiaTheme="minorEastAsia"/>
            <w:bCs/>
            <w:noProof/>
            <w:kern w:val="0"/>
            <w:lang w:val="en-AU" w:eastAsia="ja-JP"/>
          </w:rPr>
          <w:delText>e</w:delText>
        </w:r>
        <w:r w:rsidR="00766D0A" w:rsidDel="00C855C0">
          <w:rPr>
            <w:rFonts w:eastAsiaTheme="minorEastAsia"/>
            <w:bCs/>
            <w:noProof/>
            <w:kern w:val="0"/>
            <w:lang w:val="en-AU" w:eastAsia="ja-JP"/>
          </w:rPr>
          <w:delText xml:space="preserve"> secondary impacts</w:delText>
        </w:r>
        <w:r w:rsidR="00A6321D" w:rsidRPr="00A6321D" w:rsidDel="00C855C0">
          <w:rPr>
            <w:rFonts w:eastAsiaTheme="minorEastAsia"/>
            <w:bCs/>
            <w:noProof/>
            <w:kern w:val="0"/>
            <w:lang w:val="en-AU" w:eastAsia="ja-JP"/>
          </w:rPr>
          <w:delText xml:space="preserve"> when designing pest control operations.</w:delText>
        </w:r>
      </w:del>
      <w:ins w:id="30" w:author="Richard Duncan" w:date="2018-06-06T11:51:00Z">
        <w:r w:rsidR="00D52AA2">
          <w:rPr>
            <w:rFonts w:eastAsiaTheme="minorEastAsia"/>
            <w:bCs/>
            <w:noProof/>
            <w:kern w:val="0"/>
            <w:lang w:val="en-AU" w:eastAsia="ja-JP"/>
          </w:rPr>
          <w:t xml:space="preserve">. </w:t>
        </w:r>
      </w:ins>
    </w:p>
    <w:p w14:paraId="7E53379E" w14:textId="2FC44F48" w:rsidR="00A6321D" w:rsidRDefault="00683582" w:rsidP="00FA512F">
      <w:pPr>
        <w:wordWrap/>
        <w:adjustRightInd w:val="0"/>
        <w:spacing w:before="0" w:after="0"/>
        <w:ind w:firstLine="720"/>
        <w:rPr>
          <w:rFonts w:eastAsiaTheme="minorEastAsia"/>
          <w:noProof/>
          <w:kern w:val="0"/>
          <w:lang w:val="en-US" w:eastAsia="ja-JP"/>
        </w:rPr>
      </w:pPr>
      <w:del w:id="31" w:author="Richard Duncan" w:date="2018-06-06T11:51:00Z">
        <w:r w:rsidDel="00D52AA2">
          <w:rPr>
            <w:rFonts w:eastAsiaTheme="minorEastAsia"/>
            <w:bCs/>
            <w:noProof/>
            <w:kern w:val="0"/>
            <w:lang w:val="en-US" w:eastAsia="ja-JP"/>
          </w:rPr>
          <w:delText xml:space="preserve">In </w:delText>
        </w:r>
        <w:r w:rsidR="00F46E47" w:rsidDel="00D52AA2">
          <w:rPr>
            <w:rFonts w:eastAsiaTheme="minorEastAsia"/>
            <w:bCs/>
            <w:noProof/>
            <w:kern w:val="0"/>
            <w:lang w:val="en-US" w:eastAsia="ja-JP"/>
          </w:rPr>
          <w:delText xml:space="preserve">NZ </w:delText>
        </w:r>
        <w:r w:rsidDel="00D52AA2">
          <w:rPr>
            <w:rFonts w:eastAsiaTheme="minorEastAsia"/>
            <w:bCs/>
            <w:noProof/>
            <w:kern w:val="0"/>
            <w:lang w:val="en-US" w:eastAsia="ja-JP"/>
          </w:rPr>
          <w:delText>s</w:delText>
        </w:r>
      </w:del>
      <w:ins w:id="32" w:author="Richard Duncan" w:date="2018-06-06T11:51:00Z">
        <w:r w:rsidR="00D52AA2">
          <w:rPr>
            <w:rFonts w:eastAsiaTheme="minorEastAsia"/>
            <w:bCs/>
            <w:noProof/>
            <w:kern w:val="0"/>
            <w:lang w:val="en-US" w:eastAsia="ja-JP"/>
          </w:rPr>
          <w:t>S</w:t>
        </w:r>
      </w:ins>
      <w:r>
        <w:rPr>
          <w:rFonts w:eastAsiaTheme="minorEastAsia"/>
          <w:bCs/>
          <w:noProof/>
          <w:kern w:val="0"/>
          <w:lang w:val="en-US" w:eastAsia="ja-JP"/>
        </w:rPr>
        <w:t>toat</w:t>
      </w:r>
      <w:ins w:id="33" w:author="Richard Duncan" w:date="2018-06-06T11:51:00Z">
        <w:r w:rsidR="00D52AA2">
          <w:rPr>
            <w:rFonts w:eastAsiaTheme="minorEastAsia"/>
            <w:bCs/>
            <w:noProof/>
            <w:kern w:val="0"/>
            <w:lang w:val="en-US" w:eastAsia="ja-JP"/>
          </w:rPr>
          <w:t>s</w:t>
        </w:r>
      </w:ins>
      <w:r w:rsidR="003A5AC1">
        <w:rPr>
          <w:rFonts w:eastAsiaTheme="minorEastAsia"/>
          <w:bCs/>
          <w:noProof/>
          <w:kern w:val="0"/>
          <w:lang w:val="en-US" w:eastAsia="ja-JP"/>
        </w:rPr>
        <w:t xml:space="preserve"> </w:t>
      </w:r>
      <w:r w:rsidR="003A5AC1" w:rsidRPr="006C15A0">
        <w:rPr>
          <w:rFonts w:eastAsiaTheme="minorEastAsia"/>
          <w:bCs/>
          <w:noProof/>
          <w:kern w:val="0"/>
          <w:lang w:eastAsia="ja-JP"/>
        </w:rPr>
        <w:t>(</w:t>
      </w:r>
      <w:r w:rsidR="003A5AC1" w:rsidRPr="006C15A0">
        <w:rPr>
          <w:i/>
        </w:rPr>
        <w:t>Mustela erminea</w:t>
      </w:r>
      <w:r w:rsidR="003A5AC1">
        <w:t xml:space="preserve">) </w:t>
      </w:r>
      <w:ins w:id="34" w:author="Richard Duncan" w:date="2018-06-06T11:51:00Z">
        <w:r w:rsidR="00D52AA2">
          <w:t>are</w:t>
        </w:r>
      </w:ins>
      <w:ins w:id="35" w:author="Richard Duncan" w:date="2018-06-06T11:52:00Z">
        <w:r w:rsidR="004C5109">
          <w:t xml:space="preserve"> the top predator in </w:t>
        </w:r>
        <w:r w:rsidR="005D7877">
          <w:t>NZ forests and stoat</w:t>
        </w:r>
        <w:r w:rsidR="00D52AA2">
          <w:t xml:space="preserve"> </w:t>
        </w:r>
      </w:ins>
      <w:r>
        <w:rPr>
          <w:rFonts w:eastAsiaTheme="minorEastAsia"/>
          <w:bCs/>
          <w:noProof/>
          <w:kern w:val="0"/>
          <w:lang w:val="en-US" w:eastAsia="ja-JP"/>
        </w:rPr>
        <w:t xml:space="preserve">control </w:t>
      </w:r>
      <w:ins w:id="36" w:author="Richard Duncan" w:date="2018-06-06T11:53:00Z">
        <w:r w:rsidR="005D7877">
          <w:rPr>
            <w:rFonts w:eastAsiaTheme="minorEastAsia"/>
            <w:bCs/>
            <w:noProof/>
            <w:kern w:val="0"/>
            <w:lang w:val="en-US" w:eastAsia="ja-JP"/>
          </w:rPr>
          <w:t xml:space="preserve">is </w:t>
        </w:r>
      </w:ins>
      <w:del w:id="37" w:author="Richard Duncan" w:date="2018-06-06T11:52:00Z">
        <w:r w:rsidDel="004C5109">
          <w:rPr>
            <w:rFonts w:eastAsiaTheme="minorEastAsia"/>
            <w:bCs/>
            <w:noProof/>
            <w:kern w:val="0"/>
            <w:lang w:val="en-US" w:eastAsia="ja-JP"/>
          </w:rPr>
          <w:delText xml:space="preserve">is </w:delText>
        </w:r>
      </w:del>
      <w:r>
        <w:rPr>
          <w:rFonts w:eastAsiaTheme="minorEastAsia"/>
          <w:bCs/>
          <w:noProof/>
          <w:kern w:val="0"/>
          <w:lang w:val="en-US" w:eastAsia="ja-JP"/>
        </w:rPr>
        <w:t xml:space="preserve">undertaken </w:t>
      </w:r>
      <w:r w:rsidR="00766D0A">
        <w:rPr>
          <w:rFonts w:eastAsiaTheme="minorEastAsia"/>
          <w:bCs/>
          <w:noProof/>
          <w:kern w:val="0"/>
          <w:lang w:val="en-US" w:eastAsia="ja-JP"/>
        </w:rPr>
        <w:t xml:space="preserve">to </w:t>
      </w:r>
      <w:del w:id="38" w:author="Richard Duncan" w:date="2018-06-06T11:52:00Z">
        <w:r w:rsidR="005B5E27" w:rsidRPr="005B5E27" w:rsidDel="004C5109">
          <w:rPr>
            <w:rFonts w:eastAsiaTheme="minorEastAsia"/>
            <w:bCs/>
            <w:noProof/>
            <w:kern w:val="0"/>
            <w:lang w:val="en-US" w:eastAsia="ja-JP"/>
          </w:rPr>
          <w:delText xml:space="preserve">simultaneously </w:delText>
        </w:r>
      </w:del>
      <w:r w:rsidR="00766D0A">
        <w:rPr>
          <w:rFonts w:eastAsiaTheme="minorEastAsia"/>
          <w:bCs/>
          <w:noProof/>
          <w:kern w:val="0"/>
          <w:lang w:val="en-US" w:eastAsia="ja-JP"/>
        </w:rPr>
        <w:t xml:space="preserve">protect </w:t>
      </w:r>
      <w:del w:id="39" w:author="Richard Duncan" w:date="2018-06-06T11:52:00Z">
        <w:r w:rsidR="00946157" w:rsidDel="004C5109">
          <w:rPr>
            <w:rFonts w:eastAsiaTheme="minorEastAsia"/>
            <w:bCs/>
            <w:noProof/>
            <w:kern w:val="0"/>
            <w:lang w:val="en-US" w:eastAsia="ja-JP"/>
          </w:rPr>
          <w:delText xml:space="preserve">multiple </w:delText>
        </w:r>
      </w:del>
      <w:r w:rsidR="005B297A">
        <w:rPr>
          <w:rFonts w:eastAsiaTheme="minorEastAsia"/>
          <w:bCs/>
          <w:noProof/>
          <w:kern w:val="0"/>
          <w:lang w:val="en-US" w:eastAsia="ja-JP"/>
        </w:rPr>
        <w:t xml:space="preserve">native </w:t>
      </w:r>
      <w:r w:rsidR="00766D0A">
        <w:rPr>
          <w:rFonts w:eastAsiaTheme="minorEastAsia"/>
          <w:bCs/>
          <w:noProof/>
          <w:kern w:val="0"/>
          <w:lang w:val="en-US" w:eastAsia="ja-JP"/>
        </w:rPr>
        <w:t>birds</w:t>
      </w:r>
      <w:r w:rsidR="00B5167A">
        <w:rPr>
          <w:rFonts w:eastAsiaTheme="minorEastAsia"/>
          <w:bCs/>
          <w:noProof/>
          <w:kern w:val="0"/>
          <w:lang w:val="en-US" w:eastAsia="ja-JP"/>
        </w:rPr>
        <w:t xml:space="preserve"> </w:t>
      </w:r>
      <w:ins w:id="40" w:author="Richard Duncan" w:date="2018-06-06T11:53:00Z">
        <w:r w:rsidR="005572D7">
          <w:rPr>
            <w:rFonts w:eastAsiaTheme="minorEastAsia"/>
            <w:bCs/>
            <w:noProof/>
            <w:kern w:val="0"/>
            <w:lang w:val="en-US" w:eastAsia="ja-JP"/>
          </w:rPr>
          <w:t>vulnerable to predation</w:t>
        </w:r>
      </w:ins>
      <w:commentRangeStart w:id="41"/>
      <w:del w:id="42" w:author="Richard Duncan" w:date="2018-06-06T11:53:00Z">
        <w:r w:rsidR="00B5167A" w:rsidDel="005D7877">
          <w:rPr>
            <w:rFonts w:eastAsiaTheme="minorEastAsia"/>
            <w:bCs/>
            <w:noProof/>
            <w:kern w:val="0"/>
            <w:lang w:val="en-US" w:eastAsia="ja-JP"/>
          </w:rPr>
          <w:delText>species</w:delText>
        </w:r>
      </w:del>
      <w:commentRangeEnd w:id="41"/>
      <w:r w:rsidR="00FF6BA8">
        <w:rPr>
          <w:rStyle w:val="CommentReference"/>
        </w:rPr>
        <w:commentReference w:id="41"/>
      </w:r>
      <w:del w:id="43" w:author="Richard Duncan" w:date="2018-06-06T11:53:00Z">
        <w:r w:rsidR="00DC60E5" w:rsidDel="005572D7">
          <w:rPr>
            <w:rFonts w:eastAsiaTheme="minorEastAsia"/>
            <w:bCs/>
            <w:noProof/>
            <w:kern w:val="0"/>
            <w:lang w:val="en-US" w:eastAsia="ja-JP"/>
          </w:rPr>
          <w:delText>.</w:delText>
        </w:r>
      </w:del>
      <w:ins w:id="44" w:author="Richard Duncan" w:date="2018-06-06T11:53:00Z">
        <w:r w:rsidR="005572D7">
          <w:rPr>
            <w:rFonts w:eastAsiaTheme="minorEastAsia"/>
            <w:bCs/>
            <w:noProof/>
            <w:kern w:val="0"/>
            <w:lang w:val="en-US" w:eastAsia="ja-JP"/>
          </w:rPr>
          <w:t xml:space="preserve">, </w:t>
        </w:r>
      </w:ins>
      <w:del w:id="45" w:author="Richard Duncan" w:date="2018-06-06T11:55:00Z">
        <w:r w:rsidR="00A718A7" w:rsidDel="0014491F">
          <w:rPr>
            <w:rFonts w:eastAsiaTheme="minorEastAsia"/>
            <w:bCs/>
            <w:noProof/>
            <w:kern w:val="0"/>
            <w:lang w:val="en-US" w:eastAsia="ja-JP"/>
          </w:rPr>
          <w:delText xml:space="preserve"> </w:delText>
        </w:r>
      </w:del>
      <w:del w:id="46" w:author="Richard Duncan" w:date="2018-06-06T11:53:00Z">
        <w:r w:rsidR="003E3987" w:rsidDel="005572D7">
          <w:rPr>
            <w:rFonts w:eastAsiaTheme="minorEastAsia"/>
            <w:bCs/>
            <w:noProof/>
            <w:kern w:val="0"/>
            <w:lang w:val="en-US" w:eastAsia="ja-JP"/>
          </w:rPr>
          <w:delText xml:space="preserve">In </w:delText>
        </w:r>
      </w:del>
      <w:r w:rsidR="003E3987">
        <w:rPr>
          <w:rFonts w:eastAsiaTheme="minorEastAsia"/>
          <w:bCs/>
          <w:noProof/>
          <w:kern w:val="0"/>
          <w:lang w:val="en-US" w:eastAsia="ja-JP"/>
        </w:rPr>
        <w:t>particular</w:t>
      </w:r>
      <w:ins w:id="47" w:author="Richard Duncan" w:date="2018-06-06T11:53:00Z">
        <w:r w:rsidR="005572D7">
          <w:rPr>
            <w:rFonts w:eastAsiaTheme="minorEastAsia"/>
            <w:bCs/>
            <w:noProof/>
            <w:kern w:val="0"/>
            <w:lang w:val="en-US" w:eastAsia="ja-JP"/>
          </w:rPr>
          <w:t>ly</w:t>
        </w:r>
      </w:ins>
      <w:del w:id="48" w:author="Richard Duncan" w:date="2018-06-06T11:53:00Z">
        <w:r w:rsidR="00F66BC5" w:rsidDel="005572D7">
          <w:rPr>
            <w:rFonts w:eastAsiaTheme="minorEastAsia"/>
            <w:bCs/>
            <w:noProof/>
            <w:kern w:val="0"/>
            <w:lang w:val="en-US" w:eastAsia="ja-JP"/>
          </w:rPr>
          <w:delText>;</w:delText>
        </w:r>
      </w:del>
      <w:r w:rsidR="00F66BC5">
        <w:rPr>
          <w:rFonts w:eastAsiaTheme="minorEastAsia"/>
          <w:bCs/>
          <w:noProof/>
          <w:kern w:val="0"/>
          <w:lang w:val="en-US" w:eastAsia="ja-JP"/>
        </w:rPr>
        <w:t xml:space="preserve"> h</w:t>
      </w:r>
      <w:r>
        <w:rPr>
          <w:rFonts w:eastAsiaTheme="minorEastAsia"/>
          <w:bCs/>
          <w:noProof/>
          <w:kern w:val="0"/>
          <w:lang w:val="en-US" w:eastAsia="ja-JP"/>
        </w:rPr>
        <w:t xml:space="preserve">ole-nesting species </w:t>
      </w:r>
      <w:r w:rsidR="00DA6258">
        <w:rPr>
          <w:rFonts w:eastAsiaTheme="minorEastAsia"/>
          <w:bCs/>
          <w:noProof/>
          <w:kern w:val="0"/>
          <w:lang w:val="en-US" w:eastAsia="ja-JP"/>
        </w:rPr>
        <w:t>like</w:t>
      </w:r>
      <w:r w:rsidR="00A6321D" w:rsidRPr="006A5E67">
        <w:rPr>
          <w:rFonts w:eastAsiaTheme="minorEastAsia"/>
          <w:bCs/>
          <w:noProof/>
          <w:kern w:val="0"/>
          <w:lang w:val="en-US" w:eastAsia="ja-JP"/>
        </w:rPr>
        <w:t xml:space="preserve"> mohua (</w:t>
      </w:r>
      <w:r w:rsidR="00A6321D" w:rsidRPr="006A5E67">
        <w:rPr>
          <w:rFonts w:eastAsiaTheme="minorEastAsia"/>
          <w:bCs/>
          <w:i/>
          <w:noProof/>
          <w:kern w:val="0"/>
          <w:lang w:val="en-US" w:eastAsia="ja-JP"/>
        </w:rPr>
        <w:t>Mohoua ochrocephala</w:t>
      </w:r>
      <w:r w:rsidR="00A6321D">
        <w:rPr>
          <w:rFonts w:eastAsiaTheme="minorEastAsia"/>
          <w:bCs/>
          <w:noProof/>
          <w:kern w:val="0"/>
          <w:lang w:val="en-US" w:eastAsia="ja-JP"/>
        </w:rPr>
        <w:t>)</w:t>
      </w:r>
      <w:ins w:id="49" w:author="Richard Duncan" w:date="2018-06-06T11:54:00Z">
        <w:r w:rsidR="00093A41">
          <w:rPr>
            <w:rFonts w:eastAsiaTheme="minorEastAsia"/>
            <w:bCs/>
            <w:noProof/>
            <w:kern w:val="0"/>
            <w:lang w:val="en-US" w:eastAsia="ja-JP"/>
          </w:rPr>
          <w:t>.</w:t>
        </w:r>
      </w:ins>
      <w:ins w:id="50" w:author="Richard Duncan" w:date="2018-06-06T11:56:00Z">
        <w:r w:rsidR="00141D42">
          <w:rPr>
            <w:rFonts w:eastAsiaTheme="minorEastAsia"/>
            <w:bCs/>
            <w:noProof/>
            <w:kern w:val="0"/>
            <w:lang w:val="en-US" w:eastAsia="ja-JP"/>
          </w:rPr>
          <w:t xml:space="preserve"> </w:t>
        </w:r>
      </w:ins>
      <w:ins w:id="51" w:author="Richard Duncan" w:date="2018-06-06T11:59:00Z">
        <w:r w:rsidR="00900B83">
          <w:rPr>
            <w:rFonts w:eastAsiaTheme="minorEastAsia"/>
            <w:bCs/>
            <w:noProof/>
            <w:kern w:val="0"/>
            <w:lang w:val="en-US" w:eastAsia="ja-JP"/>
          </w:rPr>
          <w:t>However, t</w:t>
        </w:r>
      </w:ins>
      <w:ins w:id="52" w:author="Richard Duncan" w:date="2018-06-06T11:57:00Z">
        <w:r w:rsidR="00C12DC6">
          <w:rPr>
            <w:rFonts w:eastAsiaTheme="minorEastAsia"/>
            <w:bCs/>
            <w:noProof/>
            <w:kern w:val="0"/>
            <w:lang w:val="en-US" w:eastAsia="ja-JP"/>
          </w:rPr>
          <w:t xml:space="preserve">he </w:t>
        </w:r>
      </w:ins>
      <w:ins w:id="53" w:author="Richard Duncan" w:date="2018-06-06T11:56:00Z">
        <w:r w:rsidR="00541E34">
          <w:rPr>
            <w:rFonts w:eastAsiaTheme="minorEastAsia"/>
            <w:bCs/>
            <w:noProof/>
            <w:kern w:val="0"/>
            <w:lang w:val="en-US" w:eastAsia="ja-JP"/>
          </w:rPr>
          <w:t xml:space="preserve">primary food source </w:t>
        </w:r>
      </w:ins>
      <w:ins w:id="54" w:author="Richard Duncan" w:date="2018-06-06T12:16:00Z">
        <w:r w:rsidR="006E48F7">
          <w:rPr>
            <w:rFonts w:eastAsiaTheme="minorEastAsia"/>
            <w:bCs/>
            <w:noProof/>
            <w:kern w:val="0"/>
            <w:lang w:val="en-US" w:eastAsia="ja-JP"/>
          </w:rPr>
          <w:t>for</w:t>
        </w:r>
      </w:ins>
      <w:ins w:id="55" w:author="Richard Duncan" w:date="2018-06-06T11:58:00Z">
        <w:r w:rsidR="00900B83">
          <w:rPr>
            <w:rFonts w:eastAsiaTheme="minorEastAsia"/>
            <w:bCs/>
            <w:noProof/>
            <w:kern w:val="0"/>
            <w:lang w:val="en-US" w:eastAsia="ja-JP"/>
          </w:rPr>
          <w:t xml:space="preserve"> </w:t>
        </w:r>
      </w:ins>
      <w:ins w:id="56" w:author="Richard Duncan" w:date="2018-06-06T11:57:00Z">
        <w:r w:rsidR="00C12DC6">
          <w:rPr>
            <w:rFonts w:eastAsiaTheme="minorEastAsia"/>
            <w:bCs/>
            <w:noProof/>
            <w:kern w:val="0"/>
            <w:lang w:val="en-US" w:eastAsia="ja-JP"/>
          </w:rPr>
          <w:t xml:space="preserve">stoats </w:t>
        </w:r>
      </w:ins>
      <w:ins w:id="57" w:author="Richard Duncan" w:date="2018-06-06T11:56:00Z">
        <w:r w:rsidR="00541E34">
          <w:rPr>
            <w:rFonts w:eastAsiaTheme="minorEastAsia"/>
            <w:bCs/>
            <w:noProof/>
            <w:kern w:val="0"/>
            <w:lang w:val="en-US" w:eastAsia="ja-JP"/>
          </w:rPr>
          <w:t xml:space="preserve">in </w:t>
        </w:r>
      </w:ins>
      <w:ins w:id="58" w:author="Richard Duncan" w:date="2018-06-06T12:05:00Z">
        <w:r w:rsidR="007A6203">
          <w:rPr>
            <w:rFonts w:eastAsiaTheme="minorEastAsia"/>
            <w:bCs/>
            <w:noProof/>
            <w:kern w:val="0"/>
            <w:lang w:val="en-US" w:eastAsia="ja-JP"/>
          </w:rPr>
          <w:t>NZ</w:t>
        </w:r>
      </w:ins>
      <w:ins w:id="59" w:author="Richard Duncan" w:date="2018-06-06T11:56:00Z">
        <w:r w:rsidR="00541E34">
          <w:rPr>
            <w:rFonts w:eastAsiaTheme="minorEastAsia"/>
            <w:bCs/>
            <w:noProof/>
            <w:kern w:val="0"/>
            <w:lang w:val="en-US" w:eastAsia="ja-JP"/>
          </w:rPr>
          <w:t xml:space="preserve"> fores</w:t>
        </w:r>
      </w:ins>
      <w:ins w:id="60" w:author="Richard Duncan" w:date="2018-06-06T11:57:00Z">
        <w:r w:rsidR="00541E34">
          <w:rPr>
            <w:rFonts w:eastAsiaTheme="minorEastAsia"/>
            <w:bCs/>
            <w:noProof/>
            <w:kern w:val="0"/>
            <w:lang w:val="en-US" w:eastAsia="ja-JP"/>
          </w:rPr>
          <w:t>ts</w:t>
        </w:r>
      </w:ins>
      <w:ins w:id="61" w:author="Richard Duncan" w:date="2018-06-06T11:56:00Z">
        <w:r w:rsidR="00541E34">
          <w:rPr>
            <w:rFonts w:eastAsiaTheme="minorEastAsia"/>
            <w:bCs/>
            <w:noProof/>
            <w:kern w:val="0"/>
            <w:lang w:val="en-US" w:eastAsia="ja-JP"/>
          </w:rPr>
          <w:t xml:space="preserve"> are </w:t>
        </w:r>
      </w:ins>
      <w:ins w:id="62" w:author="Richard Duncan" w:date="2018-06-06T11:58:00Z">
        <w:r w:rsidR="00900B83">
          <w:rPr>
            <w:rFonts w:eastAsiaTheme="minorEastAsia"/>
            <w:bCs/>
            <w:noProof/>
            <w:kern w:val="0"/>
            <w:lang w:val="en-US" w:eastAsia="ja-JP"/>
          </w:rPr>
          <w:t xml:space="preserve">rodents, </w:t>
        </w:r>
      </w:ins>
      <w:ins w:id="63" w:author="Richard Duncan" w:date="2018-06-06T12:07:00Z">
        <w:r w:rsidR="00BA5250">
          <w:rPr>
            <w:rFonts w:eastAsiaTheme="minorEastAsia"/>
            <w:bCs/>
            <w:noProof/>
            <w:kern w:val="0"/>
            <w:lang w:val="en-US" w:eastAsia="ja-JP"/>
          </w:rPr>
          <w:t>especially</w:t>
        </w:r>
      </w:ins>
      <w:ins w:id="64" w:author="Richard Duncan" w:date="2018-06-06T11:59:00Z">
        <w:r w:rsidR="00900B83">
          <w:rPr>
            <w:rFonts w:eastAsiaTheme="minorEastAsia"/>
            <w:bCs/>
            <w:noProof/>
            <w:kern w:val="0"/>
            <w:lang w:val="en-US" w:eastAsia="ja-JP"/>
          </w:rPr>
          <w:t xml:space="preserve"> </w:t>
        </w:r>
      </w:ins>
      <w:ins w:id="65" w:author="Richard Duncan" w:date="2018-06-06T11:56:00Z">
        <w:r w:rsidR="00541E34">
          <w:rPr>
            <w:rFonts w:eastAsiaTheme="minorEastAsia"/>
            <w:bCs/>
            <w:noProof/>
            <w:kern w:val="0"/>
            <w:lang w:val="en-US" w:eastAsia="ja-JP"/>
          </w:rPr>
          <w:t>mice</w:t>
        </w:r>
      </w:ins>
      <w:ins w:id="66" w:author="Richard Duncan" w:date="2018-06-06T11:57:00Z">
        <w:r w:rsidR="00C12DC6">
          <w:rPr>
            <w:rFonts w:eastAsiaTheme="minorEastAsia"/>
            <w:bCs/>
            <w:noProof/>
            <w:kern w:val="0"/>
            <w:lang w:val="en-US" w:eastAsia="ja-JP"/>
          </w:rPr>
          <w:t>, and there is concern</w:t>
        </w:r>
      </w:ins>
      <w:del w:id="67" w:author="Richard Duncan" w:date="2018-06-06T11:57:00Z">
        <w:r w:rsidR="00A6321D" w:rsidDel="00C12DC6">
          <w:rPr>
            <w:rFonts w:eastAsiaTheme="minorEastAsia"/>
            <w:bCs/>
            <w:noProof/>
            <w:kern w:val="0"/>
            <w:lang w:val="en-US" w:eastAsia="ja-JP"/>
          </w:rPr>
          <w:delText xml:space="preserve"> </w:delText>
        </w:r>
        <w:r w:rsidR="00F66BC5" w:rsidRPr="008641B4" w:rsidDel="00C12DC6">
          <w:rPr>
            <w:rFonts w:eastAsiaTheme="minorEastAsia"/>
            <w:bCs/>
            <w:noProof/>
            <w:kern w:val="0"/>
            <w:lang w:val="en-US" w:eastAsia="ja-JP"/>
          </w:rPr>
          <w:delText xml:space="preserve">are </w:delText>
        </w:r>
        <w:r w:rsidR="00F66BC5" w:rsidDel="00C12DC6">
          <w:rPr>
            <w:rFonts w:eastAsiaTheme="minorEastAsia"/>
            <w:bCs/>
            <w:noProof/>
            <w:kern w:val="0"/>
            <w:lang w:val="en-US" w:eastAsia="ja-JP"/>
          </w:rPr>
          <w:delText>extremely</w:delText>
        </w:r>
        <w:r w:rsidR="00F66BC5" w:rsidRPr="008641B4" w:rsidDel="00C12DC6">
          <w:rPr>
            <w:rFonts w:eastAsiaTheme="minorEastAsia"/>
            <w:bCs/>
            <w:noProof/>
            <w:kern w:val="0"/>
            <w:lang w:val="en-US" w:eastAsia="ja-JP"/>
          </w:rPr>
          <w:delText xml:space="preserve"> vu</w:delText>
        </w:r>
        <w:r w:rsidR="0038072C" w:rsidDel="00C12DC6">
          <w:rPr>
            <w:rFonts w:eastAsiaTheme="minorEastAsia"/>
            <w:bCs/>
            <w:noProof/>
            <w:kern w:val="0"/>
            <w:lang w:val="en-US" w:eastAsia="ja-JP"/>
          </w:rPr>
          <w:delText>l</w:delText>
        </w:r>
        <w:r w:rsidR="00F66BC5" w:rsidRPr="008641B4" w:rsidDel="00C12DC6">
          <w:rPr>
            <w:rFonts w:eastAsiaTheme="minorEastAsia"/>
            <w:bCs/>
            <w:noProof/>
            <w:kern w:val="0"/>
            <w:lang w:val="en-US" w:eastAsia="ja-JP"/>
          </w:rPr>
          <w:delText>nerable</w:delText>
        </w:r>
        <w:r w:rsidR="00F66BC5" w:rsidDel="00C12DC6">
          <w:rPr>
            <w:rFonts w:eastAsiaTheme="minorEastAsia"/>
            <w:bCs/>
            <w:noProof/>
            <w:kern w:val="0"/>
            <w:lang w:val="en-US" w:eastAsia="ja-JP"/>
          </w:rPr>
          <w:delText xml:space="preserve"> to nest predation</w:delText>
        </w:r>
        <w:r w:rsidR="00A6321D" w:rsidDel="00C12DC6">
          <w:rPr>
            <w:rFonts w:eastAsiaTheme="minorEastAsia"/>
            <w:bCs/>
            <w:noProof/>
            <w:kern w:val="0"/>
            <w:lang w:val="en-US" w:eastAsia="ja-JP"/>
          </w:rPr>
          <w:delText xml:space="preserve"> </w:delText>
        </w:r>
        <w:r w:rsidR="00FA0273" w:rsidDel="00C12DC6">
          <w:rPr>
            <w:rFonts w:eastAsiaTheme="minorEastAsia"/>
            <w:bCs/>
            <w:noProof/>
            <w:kern w:val="0"/>
            <w:lang w:val="en-US" w:eastAsia="ja-JP"/>
          </w:rPr>
          <w:delText>by</w:delText>
        </w:r>
        <w:r w:rsidR="00A718A7" w:rsidDel="00C12DC6">
          <w:rPr>
            <w:rFonts w:eastAsiaTheme="minorEastAsia"/>
            <w:bCs/>
            <w:noProof/>
            <w:kern w:val="0"/>
            <w:lang w:val="en-US" w:eastAsia="ja-JP"/>
          </w:rPr>
          <w:delText xml:space="preserve"> stoats and </w:delText>
        </w:r>
        <w:r w:rsidR="0059470B" w:rsidDel="00C12DC6">
          <w:rPr>
            <w:rFonts w:eastAsiaTheme="minorEastAsia"/>
            <w:bCs/>
            <w:noProof/>
            <w:kern w:val="0"/>
            <w:lang w:val="en-US" w:eastAsia="ja-JP"/>
          </w:rPr>
          <w:delText xml:space="preserve">in some instances </w:delText>
        </w:r>
        <w:r w:rsidR="00FA0273" w:rsidDel="00C12DC6">
          <w:rPr>
            <w:rFonts w:eastAsiaTheme="minorEastAsia"/>
            <w:bCs/>
            <w:noProof/>
            <w:kern w:val="0"/>
            <w:lang w:val="en-US" w:eastAsia="ja-JP"/>
          </w:rPr>
          <w:delText>rodent</w:delText>
        </w:r>
        <w:r w:rsidR="00A718A7" w:rsidDel="00C12DC6">
          <w:rPr>
            <w:rFonts w:eastAsiaTheme="minorEastAsia"/>
            <w:bCs/>
            <w:noProof/>
            <w:kern w:val="0"/>
            <w:lang w:val="en-US" w:eastAsia="ja-JP"/>
          </w:rPr>
          <w:delText xml:space="preserve"> </w:delText>
        </w:r>
        <w:commentRangeStart w:id="68"/>
        <w:r w:rsidR="00A718A7" w:rsidDel="00C12DC6">
          <w:rPr>
            <w:rFonts w:eastAsiaTheme="minorEastAsia"/>
            <w:bCs/>
            <w:noProof/>
            <w:kern w:val="0"/>
            <w:lang w:val="en-US" w:eastAsia="ja-JP"/>
          </w:rPr>
          <w:delText>species</w:delText>
        </w:r>
        <w:commentRangeEnd w:id="68"/>
        <w:r w:rsidR="00A718A7" w:rsidDel="00C12DC6">
          <w:rPr>
            <w:rStyle w:val="CommentReference"/>
          </w:rPr>
          <w:commentReference w:id="68"/>
        </w:r>
        <w:r w:rsidRPr="008641B4" w:rsidDel="00C12DC6">
          <w:rPr>
            <w:rFonts w:eastAsiaTheme="minorEastAsia"/>
            <w:bCs/>
            <w:noProof/>
            <w:kern w:val="0"/>
            <w:lang w:val="en-US" w:eastAsia="ja-JP"/>
          </w:rPr>
          <w:delText>.</w:delText>
        </w:r>
        <w:r w:rsidR="00A25167" w:rsidDel="00C12DC6">
          <w:rPr>
            <w:rFonts w:eastAsiaTheme="minorEastAsia"/>
            <w:bCs/>
            <w:noProof/>
            <w:kern w:val="0"/>
            <w:lang w:val="en-US" w:eastAsia="ja-JP"/>
          </w:rPr>
          <w:delText xml:space="preserve"> </w:delText>
        </w:r>
        <w:r w:rsidR="00FF6BA8" w:rsidDel="00C12DC6">
          <w:rPr>
            <w:rFonts w:eastAsiaTheme="minorEastAsia"/>
            <w:bCs/>
            <w:noProof/>
            <w:kern w:val="0"/>
            <w:lang w:val="en-US" w:eastAsia="ja-JP"/>
          </w:rPr>
          <w:delText>I</w:delText>
        </w:r>
        <w:r w:rsidR="00A25167" w:rsidDel="00C12DC6">
          <w:rPr>
            <w:rFonts w:eastAsiaTheme="minorEastAsia"/>
            <w:bCs/>
            <w:noProof/>
            <w:kern w:val="0"/>
            <w:lang w:val="en-US" w:eastAsia="ja-JP"/>
          </w:rPr>
          <w:delText>n</w:delText>
        </w:r>
        <w:r w:rsidR="00FF6BA8" w:rsidDel="00C12DC6">
          <w:rPr>
            <w:rFonts w:eastAsiaTheme="minorEastAsia"/>
            <w:bCs/>
            <w:noProof/>
            <w:kern w:val="0"/>
            <w:lang w:val="en-US" w:eastAsia="ja-JP"/>
          </w:rPr>
          <w:delText xml:space="preserve"> </w:delText>
        </w:r>
        <w:r w:rsidR="00E210C9" w:rsidDel="00C12DC6">
          <w:rPr>
            <w:rFonts w:eastAsiaTheme="minorEastAsia"/>
            <w:bCs/>
            <w:noProof/>
            <w:kern w:val="0"/>
            <w:lang w:val="en-US" w:eastAsia="ja-JP"/>
          </w:rPr>
          <w:delText xml:space="preserve">one </w:delText>
        </w:r>
        <w:r w:rsidR="003E3987" w:rsidDel="00C12DC6">
          <w:rPr>
            <w:rFonts w:eastAsiaTheme="minorEastAsia"/>
            <w:bCs/>
            <w:noProof/>
            <w:kern w:val="0"/>
            <w:lang w:val="en-US" w:eastAsia="ja-JP"/>
          </w:rPr>
          <w:delText>study</w:delText>
        </w:r>
        <w:r w:rsidR="00E210C9" w:rsidDel="00C12DC6">
          <w:rPr>
            <w:rFonts w:eastAsiaTheme="minorEastAsia"/>
            <w:bCs/>
            <w:noProof/>
            <w:kern w:val="0"/>
            <w:lang w:val="en-US" w:eastAsia="ja-JP"/>
          </w:rPr>
          <w:delText>,</w:delText>
        </w:r>
        <w:r w:rsidR="00A25167" w:rsidDel="00C12DC6">
          <w:rPr>
            <w:rFonts w:eastAsiaTheme="minorEastAsia"/>
            <w:bCs/>
            <w:noProof/>
            <w:kern w:val="0"/>
            <w:lang w:val="en-US" w:eastAsia="ja-JP"/>
          </w:rPr>
          <w:delText xml:space="preserve"> </w:delText>
        </w:r>
        <w:r w:rsidR="00FF6BA8" w:rsidDel="00C12DC6">
          <w:rPr>
            <w:rFonts w:eastAsiaTheme="minorEastAsia"/>
            <w:bCs/>
            <w:noProof/>
            <w:kern w:val="0"/>
            <w:lang w:val="en-US" w:eastAsia="ja-JP"/>
          </w:rPr>
          <w:delText xml:space="preserve">fledging success </w:delText>
        </w:r>
        <w:r w:rsidR="003E3987" w:rsidDel="00C12DC6">
          <w:rPr>
            <w:rFonts w:eastAsiaTheme="minorEastAsia"/>
            <w:bCs/>
            <w:noProof/>
            <w:kern w:val="0"/>
            <w:lang w:val="en-US" w:eastAsia="ja-JP"/>
          </w:rPr>
          <w:delText xml:space="preserve">was only 36% in areas </w:delText>
        </w:r>
        <w:r w:rsidR="008137F0" w:rsidDel="00C12DC6">
          <w:rPr>
            <w:rFonts w:eastAsiaTheme="minorEastAsia"/>
            <w:bCs/>
            <w:noProof/>
            <w:kern w:val="0"/>
            <w:lang w:val="en-US" w:eastAsia="ja-JP"/>
          </w:rPr>
          <w:delText xml:space="preserve">without stoat control compared to over 80% </w:delText>
        </w:r>
        <w:r w:rsidR="00FF6BA8" w:rsidDel="00C12DC6">
          <w:rPr>
            <w:rFonts w:eastAsiaTheme="minorEastAsia"/>
            <w:bCs/>
            <w:noProof/>
            <w:kern w:val="0"/>
            <w:lang w:val="en-US" w:eastAsia="ja-JP"/>
          </w:rPr>
          <w:delText xml:space="preserve">with </w:delText>
        </w:r>
        <w:r w:rsidR="008137F0" w:rsidDel="00C12DC6">
          <w:rPr>
            <w:rFonts w:eastAsiaTheme="minorEastAsia"/>
            <w:bCs/>
            <w:noProof/>
            <w:kern w:val="0"/>
            <w:lang w:val="en-US" w:eastAsia="ja-JP"/>
          </w:rPr>
          <w:delText>stoat trapping</w:delText>
        </w:r>
        <w:r w:rsidR="00FF6BA8" w:rsidDel="00C12DC6">
          <w:rPr>
            <w:rFonts w:eastAsiaTheme="minorEastAsia"/>
            <w:bCs/>
            <w:noProof/>
            <w:kern w:val="0"/>
            <w:lang w:val="en-US" w:eastAsia="ja-JP"/>
          </w:rPr>
          <w:delText>.</w:delText>
        </w:r>
        <w:commentRangeStart w:id="69"/>
        <w:r w:rsidR="00606A18" w:rsidDel="00C12DC6">
          <w:rPr>
            <w:rFonts w:eastAsiaTheme="minorEastAsia"/>
            <w:bCs/>
            <w:noProof/>
            <w:kern w:val="0"/>
            <w:lang w:val="en-US" w:eastAsia="ja-JP"/>
          </w:rPr>
          <w:delText xml:space="preserve"> </w:delText>
        </w:r>
        <w:commentRangeEnd w:id="69"/>
        <w:r w:rsidR="00FF6BA8" w:rsidDel="00C12DC6">
          <w:rPr>
            <w:rStyle w:val="CommentReference"/>
          </w:rPr>
          <w:commentReference w:id="69"/>
        </w:r>
        <w:r w:rsidR="00E210C9" w:rsidRPr="00E210C9" w:rsidDel="00C12DC6">
          <w:rPr>
            <w:lang w:val="en-AU"/>
          </w:rPr>
          <w:delText xml:space="preserve"> </w:delText>
        </w:r>
        <w:r w:rsidR="00E210C9" w:rsidDel="00C12DC6">
          <w:rPr>
            <w:lang w:val="en-AU"/>
          </w:rPr>
          <w:delText xml:space="preserve">However, there is </w:delText>
        </w:r>
        <w:r w:rsidR="003E3987" w:rsidDel="00C12DC6">
          <w:rPr>
            <w:lang w:val="en-AU"/>
          </w:rPr>
          <w:delText>a</w:delText>
        </w:r>
        <w:r w:rsidR="00E210C9" w:rsidDel="00C12DC6">
          <w:rPr>
            <w:lang w:val="en-AU"/>
          </w:rPr>
          <w:delText xml:space="preserve"> </w:delText>
        </w:r>
        <w:r w:rsidR="003E3987" w:rsidDel="00C12DC6">
          <w:rPr>
            <w:lang w:val="en-AU"/>
          </w:rPr>
          <w:delText>general concern</w:delText>
        </w:r>
      </w:del>
      <w:r w:rsidR="003E3987">
        <w:rPr>
          <w:lang w:val="en-AU"/>
        </w:rPr>
        <w:t xml:space="preserve"> </w:t>
      </w:r>
      <w:r w:rsidR="005B297A">
        <w:rPr>
          <w:lang w:val="en-AU"/>
        </w:rPr>
        <w:t xml:space="preserve">that </w:t>
      </w:r>
      <w:del w:id="70" w:author="Richard Duncan" w:date="2018-06-15T12:56:00Z">
        <w:r w:rsidR="00E210C9" w:rsidDel="00354AAD">
          <w:rPr>
            <w:lang w:val="en-AU"/>
          </w:rPr>
          <w:delText xml:space="preserve">stoat </w:delText>
        </w:r>
        <w:r w:rsidR="00E210C9" w:rsidDel="003C111A">
          <w:rPr>
            <w:lang w:val="en-AU"/>
          </w:rPr>
          <w:delText>control</w:delText>
        </w:r>
      </w:del>
      <w:ins w:id="71" w:author="Richard Duncan" w:date="2018-06-15T12:56:00Z">
        <w:r w:rsidR="003C111A">
          <w:rPr>
            <w:lang w:val="en-AU"/>
          </w:rPr>
          <w:t>reducing</w:t>
        </w:r>
        <w:r w:rsidR="00354AAD">
          <w:rPr>
            <w:lang w:val="en-AU"/>
          </w:rPr>
          <w:t xml:space="preserve"> stoat</w:t>
        </w:r>
        <w:r w:rsidR="003C111A">
          <w:rPr>
            <w:lang w:val="en-AU"/>
          </w:rPr>
          <w:t xml:space="preserve"> populatio</w:t>
        </w:r>
      </w:ins>
      <w:ins w:id="72" w:author="Richard Duncan" w:date="2018-06-15T12:57:00Z">
        <w:r w:rsidR="003C111A">
          <w:rPr>
            <w:lang w:val="en-AU"/>
          </w:rPr>
          <w:t>ns</w:t>
        </w:r>
      </w:ins>
      <w:ins w:id="73" w:author="Richard Duncan" w:date="2018-06-15T12:56:00Z">
        <w:r w:rsidR="00354AAD">
          <w:rPr>
            <w:lang w:val="en-AU"/>
          </w:rPr>
          <w:t xml:space="preserve"> to protect native birds</w:t>
        </w:r>
      </w:ins>
      <w:r w:rsidR="00E210C9">
        <w:rPr>
          <w:lang w:val="en-AU"/>
        </w:rPr>
        <w:t xml:space="preserve"> could </w:t>
      </w:r>
      <w:del w:id="74" w:author="Richard Duncan" w:date="2018-06-06T11:57:00Z">
        <w:r w:rsidR="003E3987" w:rsidDel="0042132A">
          <w:rPr>
            <w:lang w:val="en-AU"/>
          </w:rPr>
          <w:delText xml:space="preserve">also </w:delText>
        </w:r>
      </w:del>
      <w:ins w:id="75" w:author="Richard Duncan" w:date="2018-06-06T11:59:00Z">
        <w:r w:rsidR="007B1EA0">
          <w:rPr>
            <w:lang w:val="en-AU"/>
          </w:rPr>
          <w:t>allow</w:t>
        </w:r>
      </w:ins>
      <w:ins w:id="76" w:author="Richard Duncan" w:date="2018-06-06T11:58:00Z">
        <w:r w:rsidR="000D5F2D">
          <w:rPr>
            <w:lang w:val="en-AU"/>
          </w:rPr>
          <w:t xml:space="preserve"> rodent population</w:t>
        </w:r>
      </w:ins>
      <w:ins w:id="77" w:author="Richard Duncan" w:date="2018-06-06T11:59:00Z">
        <w:r w:rsidR="007B1EA0">
          <w:rPr>
            <w:lang w:val="en-AU"/>
          </w:rPr>
          <w:t>s</w:t>
        </w:r>
      </w:ins>
      <w:ins w:id="78" w:author="Richard Duncan" w:date="2018-06-06T11:58:00Z">
        <w:r w:rsidR="000D5F2D">
          <w:rPr>
            <w:lang w:val="en-AU"/>
          </w:rPr>
          <w:t xml:space="preserve"> to increase</w:t>
        </w:r>
      </w:ins>
      <w:ins w:id="79" w:author="Richard Duncan" w:date="2018-06-06T11:59:00Z">
        <w:r w:rsidR="007B1EA0">
          <w:rPr>
            <w:lang w:val="en-AU"/>
          </w:rPr>
          <w:t xml:space="preserve">, an </w:t>
        </w:r>
      </w:ins>
      <w:ins w:id="80" w:author="Richard Duncan" w:date="2018-06-06T12:00:00Z">
        <w:r w:rsidR="007B1EA0">
          <w:rPr>
            <w:lang w:val="en-AU"/>
          </w:rPr>
          <w:t>undesirable</w:t>
        </w:r>
      </w:ins>
      <w:ins w:id="81" w:author="Richard Duncan" w:date="2018-06-06T11:59:00Z">
        <w:r w:rsidR="007B1EA0">
          <w:rPr>
            <w:lang w:val="en-AU"/>
          </w:rPr>
          <w:t xml:space="preserve"> outcome that could</w:t>
        </w:r>
      </w:ins>
      <w:ins w:id="82" w:author="Richard Duncan" w:date="2018-06-06T12:00:00Z">
        <w:r w:rsidR="003B0111">
          <w:rPr>
            <w:lang w:val="en-AU"/>
          </w:rPr>
          <w:t xml:space="preserve"> offset </w:t>
        </w:r>
      </w:ins>
      <w:ins w:id="83" w:author="Richard Duncan" w:date="2018-06-06T12:05:00Z">
        <w:r w:rsidR="00A33921">
          <w:rPr>
            <w:lang w:val="en-AU"/>
          </w:rPr>
          <w:t>the</w:t>
        </w:r>
      </w:ins>
      <w:ins w:id="84" w:author="Richard Duncan" w:date="2018-06-06T12:00:00Z">
        <w:r w:rsidR="003B0111">
          <w:rPr>
            <w:lang w:val="en-AU"/>
          </w:rPr>
          <w:t xml:space="preserve"> benefits of stoat control</w:t>
        </w:r>
      </w:ins>
      <w:ins w:id="85" w:author="Richard Duncan" w:date="2018-06-06T12:01:00Z">
        <w:r w:rsidR="006F3A12">
          <w:rPr>
            <w:lang w:val="en-AU"/>
          </w:rPr>
          <w:t xml:space="preserve"> because rodents are </w:t>
        </w:r>
        <w:proofErr w:type="spellStart"/>
        <w:r w:rsidR="006F3A12">
          <w:rPr>
            <w:lang w:val="en-AU"/>
          </w:rPr>
          <w:t>mesopredators</w:t>
        </w:r>
        <w:proofErr w:type="spellEnd"/>
        <w:r w:rsidR="006F3A12">
          <w:rPr>
            <w:lang w:val="en-AU"/>
          </w:rPr>
          <w:t xml:space="preserve"> </w:t>
        </w:r>
        <w:r w:rsidR="00B04EB9">
          <w:rPr>
            <w:lang w:val="en-AU"/>
          </w:rPr>
          <w:t xml:space="preserve">that </w:t>
        </w:r>
      </w:ins>
      <w:ins w:id="86" w:author="Richard Duncan" w:date="2018-06-06T12:04:00Z">
        <w:r w:rsidR="009A277B">
          <w:rPr>
            <w:lang w:val="en-AU"/>
          </w:rPr>
          <w:t>consume</w:t>
        </w:r>
      </w:ins>
      <w:ins w:id="87" w:author="Richard Duncan" w:date="2018-06-06T12:16:00Z">
        <w:r w:rsidR="00EE4066">
          <w:rPr>
            <w:lang w:val="en-AU"/>
          </w:rPr>
          <w:t xml:space="preserve"> native invertebrates and</w:t>
        </w:r>
      </w:ins>
      <w:ins w:id="88" w:author="Richard Duncan" w:date="2018-06-06T12:04:00Z">
        <w:r w:rsidR="009A277B">
          <w:rPr>
            <w:lang w:val="en-AU"/>
          </w:rPr>
          <w:t xml:space="preserve"> </w:t>
        </w:r>
      </w:ins>
      <w:ins w:id="89" w:author="Richard Duncan" w:date="2018-06-06T12:03:00Z">
        <w:r w:rsidR="006F181A">
          <w:rPr>
            <w:lang w:val="en-AU"/>
          </w:rPr>
          <w:t xml:space="preserve">the </w:t>
        </w:r>
      </w:ins>
      <w:ins w:id="90" w:author="Richard Duncan" w:date="2018-06-06T12:01:00Z">
        <w:r w:rsidR="00B04EB9">
          <w:rPr>
            <w:lang w:val="en-AU"/>
          </w:rPr>
          <w:t>eggs</w:t>
        </w:r>
      </w:ins>
      <w:ins w:id="91" w:author="Richard Duncan" w:date="2018-06-06T12:03:00Z">
        <w:r w:rsidR="006F181A">
          <w:rPr>
            <w:lang w:val="en-AU"/>
          </w:rPr>
          <w:t xml:space="preserve"> and</w:t>
        </w:r>
      </w:ins>
      <w:ins w:id="92" w:author="Richard Duncan" w:date="2018-06-06T12:01:00Z">
        <w:r w:rsidR="00B04EB9">
          <w:rPr>
            <w:lang w:val="en-AU"/>
          </w:rPr>
          <w:t xml:space="preserve"> chicks </w:t>
        </w:r>
      </w:ins>
      <w:ins w:id="93" w:author="Richard Duncan" w:date="2018-06-06T12:03:00Z">
        <w:r w:rsidR="006F181A">
          <w:rPr>
            <w:lang w:val="en-AU"/>
          </w:rPr>
          <w:t>of native birds</w:t>
        </w:r>
      </w:ins>
      <w:del w:id="94" w:author="Richard Duncan" w:date="2018-06-06T12:02:00Z">
        <w:r w:rsidR="00E210C9" w:rsidDel="00577767">
          <w:rPr>
            <w:lang w:val="en-AU"/>
          </w:rPr>
          <w:delText>lead to an increased abundance</w:delText>
        </w:r>
        <w:r w:rsidR="005B297A" w:rsidDel="00577767">
          <w:rPr>
            <w:lang w:val="en-AU"/>
          </w:rPr>
          <w:delText xml:space="preserve"> of rodent populations, especially mice</w:delText>
        </w:r>
        <w:r w:rsidR="004F5E19" w:rsidDel="00577767">
          <w:rPr>
            <w:lang w:val="en-AU"/>
          </w:rPr>
          <w:delText xml:space="preserve"> </w:delText>
        </w:r>
        <w:r w:rsidR="004F5E19" w:rsidRPr="006A5E67" w:rsidDel="00577767">
          <w:rPr>
            <w:rFonts w:eastAsiaTheme="minorEastAsia"/>
            <w:bCs/>
            <w:kern w:val="0"/>
            <w:lang w:val="en-US" w:eastAsia="ja-JP"/>
          </w:rPr>
          <w:delText>(</w:delText>
        </w:r>
        <w:commentRangeStart w:id="95"/>
        <w:r w:rsidR="004F5E19" w:rsidRPr="006A5E67" w:rsidDel="00577767">
          <w:rPr>
            <w:rFonts w:eastAsiaTheme="minorEastAsia"/>
            <w:bCs/>
            <w:i/>
            <w:kern w:val="0"/>
            <w:lang w:val="en-US" w:eastAsia="ja-JP"/>
          </w:rPr>
          <w:delText>Mus</w:delText>
        </w:r>
        <w:r w:rsidR="004F5E19" w:rsidRPr="006A5E67" w:rsidDel="00577767">
          <w:delText xml:space="preserve"> </w:delText>
        </w:r>
        <w:r w:rsidR="004F5E19" w:rsidRPr="006A5E67" w:rsidDel="00577767">
          <w:rPr>
            <w:rFonts w:eastAsiaTheme="minorEastAsia"/>
            <w:bCs/>
            <w:i/>
            <w:kern w:val="0"/>
            <w:lang w:val="en-US" w:eastAsia="ja-JP"/>
          </w:rPr>
          <w:delText>musculus</w:delText>
        </w:r>
        <w:commentRangeEnd w:id="95"/>
        <w:r w:rsidR="004F5E19" w:rsidDel="00577767">
          <w:rPr>
            <w:rStyle w:val="CommentReference"/>
          </w:rPr>
          <w:commentReference w:id="95"/>
        </w:r>
        <w:r w:rsidR="004F5E19" w:rsidRPr="006A5E67" w:rsidDel="00577767">
          <w:rPr>
            <w:rFonts w:eastAsiaTheme="minorEastAsia"/>
            <w:bCs/>
            <w:i/>
            <w:kern w:val="0"/>
            <w:lang w:val="en-US" w:eastAsia="ja-JP"/>
          </w:rPr>
          <w:fldChar w:fldCharType="begin" w:fldLock="1"/>
        </w:r>
        <w:r w:rsidR="00C80477" w:rsidRPr="00577767" w:rsidDel="00577767">
          <w:rPr>
            <w:rFonts w:eastAsiaTheme="minorEastAsia"/>
            <w:bCs/>
            <w:i/>
            <w:kern w:val="0"/>
            <w:lang w:val="en-US" w:eastAsia="ja-JP"/>
          </w:rPr>
          <w:delInstrText>ADDIN CSL_CITATION { "citationItems" : [ { "id" : "ITEM-1", "itemData" : { "DOI" : "10.1098/rspb.2008.0959", "ISBN" : "0962-8452", "ISSN" : "0962-8452", "PMID" : "18826937", "abstract" : "Molecular markers and morphological characters can help infer the colonization history of organisms. A combination of mitochondrial (mt) D-loop DNA sequences, nuclear DNA data, external measurements and skull characteristics shows that house mice (Mus musculus) in New Zealand and its outlying islands are descended from very diverse sources. The predominant genome is Mus musculus domesticus (from western Europe), but Mus musculus musculus (from central Europe) and Mus musculus castaneus (from southern Asia) are also represented genetically. These subspecies have hybridized to produce combinations of musculus and domesticus nuclear DNA coupled with domesticus mtDNA, and castaneus or musculus mtDNA with domesticus nuclear DNA. The majority of the mice with domesticus mtDNA that we sampled had D-loop sequences identical to two haplotypes common in Britain. This is consistent with long-term British-New Zealand cultural linkages. The origins of the castaneus mtDNA sequences widespread in New Zealand are less easy to identify.", "author" : [ { "dropping-particle" : "", "family" : "Searle", "given" : "Jeremy B", "non-dropping-particle" : "", "parse-names" : false, "suffix" : "" }, { "dropping-particle" : "", "family" : "Jamieson", "given" : "Paul M", "non-dropping-particle" : "", "parse-names" : false, "suffix" : "" }, { "dropping-particle" : "", "family" : "G\u00fcnd\u00fcz", "given" : "Islam", "non-dropping-particle" : "", "parse-names" : false, "suffix" : "" }, { "dropping-particle" : "", "family" : "Stevens", "given" : "Mark I", "non-dropping-particle" : "", "parse-names" : false, "suffix" : "" }, { "dropping-particle" : "", "family" : "Jones", "given" : "Eleanor P", "non-dropping-particle" : "", "parse-names" : false, "suffix" : "" }, { "dropping-particle" : "", "family" : "Gemmill", "given" : "Chrissen E C", "non-dropping-particle" : "", "parse-names" : false, "suffix" : "" }, { "dropping-particle" : "", "family" : "King", "given" : "Carolyn M", "non-dropping-particle" : "", "parse-names" : false, "suffix" : "" } ], "container-title" : "Proceedings. Biological sciences / The Royal Society", "id" : "ITEM-1", "issue" : "1655", "issued" : { "date-parts" : [ [ "2009" ] ] }, "page" : "209-217", "title" : "The diverse origins of New Zealand house mice.", "type" : "article-journal", "volume" : "276" }, "uris" : [ "http://www.mendeley.com/documents/?uuid=acef2f07-6b80-4285-974b-bd66084f6531" ] } ], "mendeley" : { "formattedCitation" : "(Searle &lt;i&gt;et al.&lt;/i&gt; 2009)", "manualFormatting" : ")", "plainTextFormattedCitation" : "(Searle et al. 2009)", "previouslyFormattedCitation" : "(Searle &lt;i&gt;et al.&lt;/i&gt; 2009)" }, "properties" : { "noteIndex" : 0 }, "schema" : "https://github.com/citation-style-language/schema/raw/master/csl-citation.json" }</w:delInstrText>
        </w:r>
        <w:r w:rsidR="004F5E19" w:rsidRPr="006A5E67" w:rsidDel="00577767">
          <w:rPr>
            <w:rFonts w:eastAsiaTheme="minorEastAsia"/>
            <w:bCs/>
            <w:i/>
            <w:kern w:val="0"/>
            <w:lang w:val="en-US" w:eastAsia="ja-JP"/>
          </w:rPr>
          <w:fldChar w:fldCharType="separate"/>
        </w:r>
        <w:r w:rsidR="004F5E19" w:rsidRPr="00577767" w:rsidDel="00577767">
          <w:rPr>
            <w:rFonts w:eastAsiaTheme="minorEastAsia"/>
            <w:bCs/>
            <w:noProof/>
            <w:kern w:val="0"/>
            <w:lang w:val="en-US" w:eastAsia="ja-JP"/>
          </w:rPr>
          <w:delText>)</w:delText>
        </w:r>
        <w:r w:rsidR="004F5E19" w:rsidRPr="006A5E67" w:rsidDel="00577767">
          <w:rPr>
            <w:rFonts w:eastAsiaTheme="minorEastAsia"/>
            <w:bCs/>
            <w:i/>
            <w:kern w:val="0"/>
            <w:lang w:val="en-US" w:eastAsia="ja-JP"/>
          </w:rPr>
          <w:fldChar w:fldCharType="end"/>
        </w:r>
        <w:r w:rsidR="005B297A" w:rsidDel="00577767">
          <w:rPr>
            <w:lang w:val="en-AU"/>
          </w:rPr>
          <w:delText xml:space="preserve">. </w:delText>
        </w:r>
        <w:r w:rsidR="00D16386" w:rsidDel="00577767">
          <w:rPr>
            <w:lang w:val="en-AU"/>
          </w:rPr>
          <w:delText>M</w:delText>
        </w:r>
        <w:r w:rsidR="005B297A" w:rsidDel="00577767">
          <w:rPr>
            <w:rFonts w:eastAsiaTheme="minorEastAsia"/>
            <w:noProof/>
            <w:kern w:val="0"/>
            <w:lang w:val="en-US" w:eastAsia="ja-JP"/>
          </w:rPr>
          <w:delText xml:space="preserve">ice </w:delText>
        </w:r>
        <w:r w:rsidR="00D16386" w:rsidDel="00577767">
          <w:rPr>
            <w:rFonts w:eastAsiaTheme="minorEastAsia"/>
            <w:noProof/>
            <w:kern w:val="0"/>
            <w:lang w:val="en-US" w:eastAsia="ja-JP"/>
          </w:rPr>
          <w:delText xml:space="preserve">are known to </w:delText>
        </w:r>
        <w:r w:rsidR="005E7E5A" w:rsidDel="00577767">
          <w:rPr>
            <w:rFonts w:eastAsiaTheme="minorEastAsia"/>
            <w:noProof/>
            <w:kern w:val="0"/>
            <w:lang w:val="en-US" w:eastAsia="ja-JP"/>
          </w:rPr>
          <w:delText xml:space="preserve">predate on </w:delText>
        </w:r>
        <w:r w:rsidR="00982217" w:rsidDel="00577767">
          <w:rPr>
            <w:rFonts w:eastAsiaTheme="minorEastAsia"/>
            <w:noProof/>
            <w:kern w:val="0"/>
            <w:lang w:val="en-US" w:eastAsia="ja-JP"/>
          </w:rPr>
          <w:delText xml:space="preserve">the eggs and chicks of </w:delText>
        </w:r>
        <w:r w:rsidR="005E7E5A" w:rsidDel="00577767">
          <w:rPr>
            <w:rFonts w:eastAsiaTheme="minorEastAsia"/>
            <w:noProof/>
            <w:kern w:val="0"/>
            <w:lang w:val="en-US" w:eastAsia="ja-JP"/>
          </w:rPr>
          <w:delText xml:space="preserve">nesting seabirds </w:delText>
        </w:r>
        <w:r w:rsidR="0059470B" w:rsidDel="00577767">
          <w:rPr>
            <w:rFonts w:eastAsiaTheme="minorEastAsia"/>
            <w:noProof/>
            <w:kern w:val="0"/>
            <w:lang w:val="en-US" w:eastAsia="ja-JP"/>
          </w:rPr>
          <w:delText xml:space="preserve">when </w:delText>
        </w:r>
        <w:r w:rsidR="005E7E5A" w:rsidDel="00577767">
          <w:rPr>
            <w:rFonts w:eastAsiaTheme="minorEastAsia"/>
            <w:noProof/>
            <w:kern w:val="0"/>
            <w:lang w:val="en-US" w:eastAsia="ja-JP"/>
          </w:rPr>
          <w:delText xml:space="preserve">higher level predators are </w:delText>
        </w:r>
        <w:commentRangeStart w:id="96"/>
        <w:r w:rsidR="008C074C" w:rsidDel="00577767">
          <w:rPr>
            <w:rFonts w:eastAsiaTheme="minorEastAsia"/>
            <w:noProof/>
            <w:kern w:val="0"/>
            <w:lang w:val="en-US" w:eastAsia="ja-JP"/>
          </w:rPr>
          <w:delText>absent</w:delText>
        </w:r>
        <w:r w:rsidR="00AA0449" w:rsidDel="00577767">
          <w:rPr>
            <w:rFonts w:eastAsiaTheme="minorEastAsia"/>
            <w:noProof/>
            <w:kern w:val="0"/>
            <w:lang w:val="en-US" w:eastAsia="ja-JP"/>
          </w:rPr>
          <w:delText>;</w:delText>
        </w:r>
        <w:commentRangeEnd w:id="96"/>
        <w:r w:rsidR="0070270B" w:rsidDel="00577767">
          <w:rPr>
            <w:rStyle w:val="CommentReference"/>
          </w:rPr>
          <w:commentReference w:id="96"/>
        </w:r>
        <w:r w:rsidR="00FF6BA8" w:rsidDel="00577767">
          <w:rPr>
            <w:rFonts w:eastAsiaTheme="minorEastAsia"/>
            <w:noProof/>
            <w:kern w:val="0"/>
            <w:lang w:val="en-US" w:eastAsia="ja-JP"/>
          </w:rPr>
          <w:delText xml:space="preserve"> and</w:delText>
        </w:r>
        <w:r w:rsidR="0059470B" w:rsidDel="00577767">
          <w:rPr>
            <w:rFonts w:eastAsiaTheme="minorEastAsia"/>
            <w:noProof/>
            <w:kern w:val="0"/>
            <w:lang w:val="en-US" w:eastAsia="ja-JP"/>
          </w:rPr>
          <w:delText xml:space="preserve"> </w:delText>
        </w:r>
        <w:r w:rsidR="00B5167A" w:rsidDel="00577767">
          <w:rPr>
            <w:rFonts w:eastAsiaTheme="minorEastAsia"/>
            <w:noProof/>
            <w:kern w:val="0"/>
            <w:lang w:val="en-US" w:eastAsia="ja-JP"/>
          </w:rPr>
          <w:delText>predator-proof sancuaries</w:delText>
        </w:r>
        <w:r w:rsidR="0059470B" w:rsidDel="00577767">
          <w:rPr>
            <w:rFonts w:eastAsiaTheme="minorEastAsia"/>
            <w:noProof/>
            <w:kern w:val="0"/>
            <w:lang w:val="en-US" w:eastAsia="ja-JP"/>
          </w:rPr>
          <w:delText xml:space="preserve"> on the mainland of NZ </w:delText>
        </w:r>
        <w:r w:rsidR="005E7E5A" w:rsidDel="00577767">
          <w:rPr>
            <w:rFonts w:eastAsiaTheme="minorEastAsia"/>
            <w:noProof/>
            <w:kern w:val="0"/>
            <w:lang w:val="en-US" w:eastAsia="ja-JP"/>
          </w:rPr>
          <w:delText>hav</w:delText>
        </w:r>
        <w:r w:rsidR="0059470B" w:rsidDel="00577767">
          <w:rPr>
            <w:rFonts w:eastAsiaTheme="minorEastAsia"/>
            <w:noProof/>
            <w:kern w:val="0"/>
            <w:lang w:val="en-US" w:eastAsia="ja-JP"/>
          </w:rPr>
          <w:delText>e greater numbers of mice within the fenced areas</w:delText>
        </w:r>
        <w:r w:rsidR="005E7E5A" w:rsidDel="00577767">
          <w:rPr>
            <w:rFonts w:eastAsiaTheme="minorEastAsia"/>
            <w:noProof/>
            <w:kern w:val="0"/>
            <w:lang w:val="en-US" w:eastAsia="ja-JP"/>
          </w:rPr>
          <w:delText xml:space="preserve"> </w:delText>
        </w:r>
        <w:r w:rsidR="00982217" w:rsidDel="00577767">
          <w:rPr>
            <w:rFonts w:eastAsiaTheme="minorEastAsia"/>
            <w:noProof/>
            <w:kern w:val="0"/>
            <w:lang w:val="en-US" w:eastAsia="ja-JP"/>
          </w:rPr>
          <w:delText xml:space="preserve">absent of other </w:delText>
        </w:r>
        <w:commentRangeStart w:id="97"/>
        <w:r w:rsidR="00982217" w:rsidDel="00577767">
          <w:rPr>
            <w:rFonts w:eastAsiaTheme="minorEastAsia"/>
            <w:noProof/>
            <w:kern w:val="0"/>
            <w:lang w:val="en-US" w:eastAsia="ja-JP"/>
          </w:rPr>
          <w:delText>predators</w:delText>
        </w:r>
        <w:commentRangeEnd w:id="97"/>
        <w:r w:rsidR="00FF6BA8" w:rsidDel="00577767">
          <w:rPr>
            <w:rStyle w:val="CommentReference"/>
          </w:rPr>
          <w:commentReference w:id="97"/>
        </w:r>
        <w:r w:rsidR="00982217" w:rsidDel="00577767">
          <w:rPr>
            <w:rFonts w:eastAsiaTheme="minorEastAsia"/>
            <w:noProof/>
            <w:kern w:val="0"/>
            <w:lang w:val="en-US" w:eastAsia="ja-JP"/>
          </w:rPr>
          <w:delText xml:space="preserve">. </w:delText>
        </w:r>
      </w:del>
      <w:ins w:id="98" w:author="Richard Duncan" w:date="2018-06-06T12:02:00Z">
        <w:r w:rsidR="00577767">
          <w:rPr>
            <w:rFonts w:eastAsiaTheme="minorEastAsia"/>
            <w:noProof/>
            <w:kern w:val="0"/>
            <w:lang w:val="en-US" w:eastAsia="ja-JP"/>
          </w:rPr>
          <w:t xml:space="preserve">. </w:t>
        </w:r>
      </w:ins>
      <w:r w:rsidR="00B5167A">
        <w:rPr>
          <w:rFonts w:eastAsiaTheme="minorEastAsia"/>
          <w:noProof/>
          <w:kern w:val="0"/>
          <w:lang w:val="en-US" w:eastAsia="ja-JP"/>
        </w:rPr>
        <w:t>An important question</w:t>
      </w:r>
      <w:r w:rsidR="0059470B">
        <w:rPr>
          <w:rFonts w:eastAsiaTheme="minorEastAsia"/>
          <w:noProof/>
          <w:kern w:val="0"/>
          <w:lang w:val="en-US" w:eastAsia="ja-JP"/>
        </w:rPr>
        <w:t xml:space="preserve"> </w:t>
      </w:r>
      <w:r w:rsidR="00311D32">
        <w:rPr>
          <w:rFonts w:eastAsiaTheme="minorEastAsia"/>
          <w:noProof/>
          <w:kern w:val="0"/>
          <w:lang w:val="en-US" w:eastAsia="ja-JP"/>
        </w:rPr>
        <w:t xml:space="preserve">is </w:t>
      </w:r>
      <w:r w:rsidR="002E01DC">
        <w:rPr>
          <w:rFonts w:eastAsiaTheme="minorEastAsia"/>
          <w:noProof/>
          <w:kern w:val="0"/>
          <w:lang w:val="en-US" w:eastAsia="ja-JP"/>
        </w:rPr>
        <w:t>therefore</w:t>
      </w:r>
      <w:ins w:id="99" w:author="Richard Duncan" w:date="2018-06-06T12:02:00Z">
        <w:r w:rsidR="00577767">
          <w:rPr>
            <w:rFonts w:eastAsiaTheme="minorEastAsia"/>
            <w:noProof/>
            <w:kern w:val="0"/>
            <w:lang w:val="en-US" w:eastAsia="ja-JP"/>
          </w:rPr>
          <w:t>:</w:t>
        </w:r>
      </w:ins>
      <w:del w:id="100" w:author="Richard Duncan" w:date="2018-06-06T12:02:00Z">
        <w:r w:rsidR="00311D32" w:rsidDel="00577767">
          <w:rPr>
            <w:rFonts w:eastAsiaTheme="minorEastAsia"/>
            <w:noProof/>
            <w:kern w:val="0"/>
            <w:lang w:val="en-US" w:eastAsia="ja-JP"/>
          </w:rPr>
          <w:delText>;</w:delText>
        </w:r>
      </w:del>
      <w:r w:rsidR="00766D0A" w:rsidRPr="006A5E67">
        <w:rPr>
          <w:rFonts w:eastAsiaTheme="minorEastAsia"/>
          <w:noProof/>
          <w:kern w:val="0"/>
          <w:lang w:val="en-US" w:eastAsia="ja-JP"/>
        </w:rPr>
        <w:t xml:space="preserve"> </w:t>
      </w:r>
      <w:del w:id="101" w:author="Richard Duncan" w:date="2018-06-06T12:06:00Z">
        <w:r w:rsidR="00311D32" w:rsidDel="004D5184">
          <w:rPr>
            <w:rFonts w:eastAsiaTheme="minorEastAsia"/>
            <w:noProof/>
            <w:kern w:val="0"/>
            <w:lang w:val="en-US" w:eastAsia="ja-JP"/>
          </w:rPr>
          <w:delText>w</w:delText>
        </w:r>
        <w:r w:rsidR="005E7E5A" w:rsidDel="004D5184">
          <w:rPr>
            <w:rFonts w:eastAsiaTheme="minorEastAsia"/>
            <w:noProof/>
            <w:kern w:val="0"/>
            <w:lang w:val="en-US" w:eastAsia="ja-JP"/>
          </w:rPr>
          <w:delText>ill</w:delText>
        </w:r>
        <w:r w:rsidR="00A25167" w:rsidDel="004D5184">
          <w:rPr>
            <w:rFonts w:eastAsiaTheme="minorEastAsia"/>
            <w:noProof/>
            <w:kern w:val="0"/>
            <w:lang w:val="en-US" w:eastAsia="ja-JP"/>
          </w:rPr>
          <w:delText xml:space="preserve"> </w:delText>
        </w:r>
      </w:del>
      <w:ins w:id="102" w:author="Richard Duncan" w:date="2018-06-06T12:06:00Z">
        <w:r w:rsidR="004D5184">
          <w:rPr>
            <w:rFonts w:eastAsiaTheme="minorEastAsia"/>
            <w:noProof/>
            <w:kern w:val="0"/>
            <w:lang w:val="en-US" w:eastAsia="ja-JP"/>
          </w:rPr>
          <w:t xml:space="preserve">does </w:t>
        </w:r>
      </w:ins>
      <w:ins w:id="103" w:author="Richard Duncan" w:date="2018-06-06T12:02:00Z">
        <w:r w:rsidR="00577767">
          <w:rPr>
            <w:rFonts w:eastAsiaTheme="minorEastAsia"/>
            <w:noProof/>
            <w:kern w:val="0"/>
            <w:lang w:val="en-US" w:eastAsia="ja-JP"/>
          </w:rPr>
          <w:t xml:space="preserve">stoat </w:t>
        </w:r>
      </w:ins>
      <w:del w:id="104" w:author="Richard Duncan" w:date="2018-06-06T12:02:00Z">
        <w:r w:rsidR="00A25167" w:rsidDel="00577767">
          <w:rPr>
            <w:rFonts w:eastAsiaTheme="minorEastAsia"/>
            <w:noProof/>
            <w:kern w:val="0"/>
            <w:lang w:val="en-US" w:eastAsia="ja-JP"/>
          </w:rPr>
          <w:delText xml:space="preserve">the </w:delText>
        </w:r>
      </w:del>
      <w:r w:rsidR="00A25167">
        <w:rPr>
          <w:rFonts w:eastAsiaTheme="minorEastAsia"/>
          <w:noProof/>
          <w:kern w:val="0"/>
          <w:lang w:val="en-US" w:eastAsia="ja-JP"/>
        </w:rPr>
        <w:t xml:space="preserve">control </w:t>
      </w:r>
      <w:del w:id="105" w:author="Richard Duncan" w:date="2018-06-06T12:02:00Z">
        <w:r w:rsidR="00A25167" w:rsidDel="00577767">
          <w:rPr>
            <w:rFonts w:eastAsiaTheme="minorEastAsia"/>
            <w:noProof/>
            <w:kern w:val="0"/>
            <w:lang w:val="en-US" w:eastAsia="ja-JP"/>
          </w:rPr>
          <w:delText xml:space="preserve">of stoats </w:delText>
        </w:r>
      </w:del>
      <w:r w:rsidR="00A25167">
        <w:rPr>
          <w:rFonts w:eastAsiaTheme="minorEastAsia"/>
          <w:noProof/>
          <w:kern w:val="0"/>
          <w:lang w:val="en-US" w:eastAsia="ja-JP"/>
        </w:rPr>
        <w:t>lead</w:t>
      </w:r>
      <w:r w:rsidR="00766D0A" w:rsidRPr="006A5E67">
        <w:rPr>
          <w:rFonts w:eastAsiaTheme="minorEastAsia"/>
          <w:noProof/>
          <w:kern w:val="0"/>
          <w:lang w:val="en-US" w:eastAsia="ja-JP"/>
        </w:rPr>
        <w:t xml:space="preserve"> </w:t>
      </w:r>
      <w:r w:rsidR="00DC60E5">
        <w:rPr>
          <w:rFonts w:eastAsiaTheme="minorEastAsia"/>
          <w:noProof/>
          <w:kern w:val="0"/>
          <w:lang w:val="en-US" w:eastAsia="ja-JP"/>
        </w:rPr>
        <w:t xml:space="preserve">to </w:t>
      </w:r>
      <w:r w:rsidR="002E01DC">
        <w:rPr>
          <w:rFonts w:eastAsiaTheme="minorEastAsia"/>
          <w:noProof/>
          <w:kern w:val="0"/>
          <w:lang w:val="en-US" w:eastAsia="ja-JP"/>
        </w:rPr>
        <w:t xml:space="preserve">an </w:t>
      </w:r>
      <w:r w:rsidR="00AA0449">
        <w:rPr>
          <w:rFonts w:eastAsiaTheme="minorEastAsia"/>
          <w:noProof/>
          <w:kern w:val="0"/>
          <w:lang w:val="en-US" w:eastAsia="ja-JP"/>
        </w:rPr>
        <w:t xml:space="preserve">increased abundance of </w:t>
      </w:r>
      <w:ins w:id="106" w:author="Richard Duncan" w:date="2018-06-06T12:02:00Z">
        <w:r w:rsidR="00417E8B">
          <w:rPr>
            <w:rFonts w:eastAsiaTheme="minorEastAsia"/>
            <w:noProof/>
            <w:kern w:val="0"/>
            <w:lang w:val="en-US" w:eastAsia="ja-JP"/>
          </w:rPr>
          <w:t xml:space="preserve">rodents, particularly </w:t>
        </w:r>
      </w:ins>
      <w:r w:rsidR="0059470B">
        <w:rPr>
          <w:rFonts w:eastAsiaTheme="minorEastAsia"/>
          <w:noProof/>
          <w:kern w:val="0"/>
          <w:lang w:val="en-US" w:eastAsia="ja-JP"/>
        </w:rPr>
        <w:t>mice</w:t>
      </w:r>
      <w:ins w:id="107" w:author="Richard Duncan" w:date="2018-06-06T12:07:00Z">
        <w:r w:rsidR="00E36935">
          <w:rPr>
            <w:rFonts w:eastAsiaTheme="minorEastAsia"/>
            <w:noProof/>
            <w:kern w:val="0"/>
            <w:lang w:val="en-US" w:eastAsia="ja-JP"/>
          </w:rPr>
          <w:t>,</w:t>
        </w:r>
      </w:ins>
      <w:r w:rsidR="002E01DC">
        <w:rPr>
          <w:rFonts w:eastAsiaTheme="minorEastAsia"/>
          <w:noProof/>
          <w:kern w:val="0"/>
          <w:lang w:val="en-US" w:eastAsia="ja-JP"/>
        </w:rPr>
        <w:t xml:space="preserve"> </w:t>
      </w:r>
      <w:del w:id="108" w:author="Richard Duncan" w:date="2018-06-06T12:02:00Z">
        <w:r w:rsidR="002E01DC" w:rsidDel="00417E8B">
          <w:rPr>
            <w:rFonts w:eastAsiaTheme="minorEastAsia"/>
            <w:noProof/>
            <w:kern w:val="0"/>
            <w:lang w:val="en-US" w:eastAsia="ja-JP"/>
          </w:rPr>
          <w:delText>(</w:delText>
        </w:r>
        <w:r w:rsidR="00E210C9" w:rsidDel="00417E8B">
          <w:rPr>
            <w:rFonts w:eastAsiaTheme="minorEastAsia"/>
            <w:noProof/>
            <w:kern w:val="0"/>
            <w:lang w:val="en-US" w:eastAsia="ja-JP"/>
          </w:rPr>
          <w:delText xml:space="preserve">a </w:delText>
        </w:r>
        <w:r w:rsidR="002E01DC" w:rsidDel="00417E8B">
          <w:rPr>
            <w:rFonts w:eastAsiaTheme="minorEastAsia"/>
            <w:noProof/>
            <w:kern w:val="0"/>
            <w:lang w:val="en-US" w:eastAsia="ja-JP"/>
          </w:rPr>
          <w:delText>mesopredator)</w:delText>
        </w:r>
      </w:del>
      <w:ins w:id="109" w:author="Richard Duncan" w:date="2018-06-06T12:02:00Z">
        <w:r w:rsidR="00417E8B">
          <w:rPr>
            <w:rFonts w:eastAsiaTheme="minorEastAsia"/>
            <w:noProof/>
            <w:kern w:val="0"/>
            <w:lang w:val="en-US" w:eastAsia="ja-JP"/>
          </w:rPr>
          <w:t>in NZ fore</w:t>
        </w:r>
      </w:ins>
      <w:ins w:id="110" w:author="Richard Duncan" w:date="2018-06-06T12:03:00Z">
        <w:r w:rsidR="00417E8B">
          <w:rPr>
            <w:rFonts w:eastAsiaTheme="minorEastAsia"/>
            <w:noProof/>
            <w:kern w:val="0"/>
            <w:lang w:val="en-US" w:eastAsia="ja-JP"/>
          </w:rPr>
          <w:t>sts</w:t>
        </w:r>
      </w:ins>
      <w:r w:rsidR="00DC60E5">
        <w:rPr>
          <w:rFonts w:eastAsiaTheme="minorEastAsia"/>
          <w:noProof/>
          <w:kern w:val="0"/>
          <w:lang w:val="en-US" w:eastAsia="ja-JP"/>
        </w:rPr>
        <w:t xml:space="preserve">? </w:t>
      </w:r>
    </w:p>
    <w:p w14:paraId="41286885" w14:textId="5639F426" w:rsidR="00A929BC" w:rsidRDefault="00C27991">
      <w:pPr>
        <w:wordWrap/>
        <w:adjustRightInd w:val="0"/>
        <w:spacing w:before="0" w:after="0"/>
        <w:ind w:firstLine="720"/>
        <w:rPr>
          <w:ins w:id="111" w:author="Richard Duncan" w:date="2018-06-15T13:12:00Z"/>
          <w:rFonts w:eastAsiaTheme="minorEastAsia"/>
          <w:bCs/>
          <w:noProof/>
          <w:kern w:val="0"/>
          <w:lang w:val="en-US" w:eastAsia="ja-JP"/>
        </w:rPr>
      </w:pPr>
      <w:ins w:id="112" w:author="Richard Duncan" w:date="2018-06-06T12:07:00Z">
        <w:r>
          <w:rPr>
            <w:rFonts w:eastAsiaTheme="minorEastAsia"/>
            <w:bCs/>
            <w:noProof/>
            <w:kern w:val="0"/>
            <w:lang w:val="en-US" w:eastAsia="ja-JP"/>
          </w:rPr>
          <w:lastRenderedPageBreak/>
          <w:t>Stu</w:t>
        </w:r>
      </w:ins>
      <w:ins w:id="113" w:author="Richard Duncan" w:date="2018-06-06T12:08:00Z">
        <w:r>
          <w:rPr>
            <w:rFonts w:eastAsiaTheme="minorEastAsia"/>
            <w:bCs/>
            <w:noProof/>
            <w:kern w:val="0"/>
            <w:lang w:val="en-US" w:eastAsia="ja-JP"/>
          </w:rPr>
          <w:t>dies globally have shown that remov</w:t>
        </w:r>
        <w:r w:rsidR="004A6E5F">
          <w:rPr>
            <w:rFonts w:eastAsiaTheme="minorEastAsia"/>
            <w:bCs/>
            <w:noProof/>
            <w:kern w:val="0"/>
            <w:lang w:val="en-US" w:eastAsia="ja-JP"/>
          </w:rPr>
          <w:t>al of a top predator often results in mesopredator release</w:t>
        </w:r>
      </w:ins>
      <w:ins w:id="114" w:author="Richard Duncan" w:date="2018-06-06T12:09:00Z">
        <w:r w:rsidR="003E140E">
          <w:rPr>
            <w:rFonts w:eastAsiaTheme="minorEastAsia"/>
            <w:bCs/>
            <w:noProof/>
            <w:kern w:val="0"/>
            <w:lang w:val="en-US" w:eastAsia="ja-JP"/>
          </w:rPr>
          <w:t>, which can lead to unexpected and often undesireable outcomes.</w:t>
        </w:r>
        <w:r w:rsidR="00982610">
          <w:rPr>
            <w:rFonts w:eastAsiaTheme="minorEastAsia"/>
            <w:bCs/>
            <w:noProof/>
            <w:kern w:val="0"/>
            <w:lang w:val="en-US" w:eastAsia="ja-JP"/>
          </w:rPr>
          <w:t xml:space="preserve"> </w:t>
        </w:r>
      </w:ins>
      <w:ins w:id="115" w:author="Richard Duncan" w:date="2018-06-15T12:59:00Z">
        <w:r w:rsidR="00860F61">
          <w:rPr>
            <w:rFonts w:eastAsiaTheme="minorEastAsia"/>
            <w:bCs/>
            <w:noProof/>
            <w:kern w:val="0"/>
            <w:lang w:val="en-US" w:eastAsia="ja-JP"/>
          </w:rPr>
          <w:t xml:space="preserve">While mesopredator </w:t>
        </w:r>
      </w:ins>
      <w:ins w:id="116" w:author="Richard Duncan" w:date="2018-06-06T12:10:00Z">
        <w:r w:rsidR="00982610">
          <w:rPr>
            <w:rFonts w:eastAsiaTheme="minorEastAsia"/>
            <w:bCs/>
            <w:noProof/>
            <w:kern w:val="0"/>
            <w:lang w:val="en-US" w:eastAsia="ja-JP"/>
          </w:rPr>
          <w:t xml:space="preserve">release </w:t>
        </w:r>
      </w:ins>
      <w:ins w:id="117" w:author="Richard Duncan" w:date="2018-06-15T13:01:00Z">
        <w:r w:rsidR="00920F7B">
          <w:rPr>
            <w:rFonts w:eastAsiaTheme="minorEastAsia"/>
            <w:bCs/>
            <w:noProof/>
            <w:kern w:val="0"/>
            <w:lang w:val="en-US" w:eastAsia="ja-JP"/>
          </w:rPr>
          <w:t>has been</w:t>
        </w:r>
      </w:ins>
      <w:ins w:id="118" w:author="Richard Duncan" w:date="2018-06-15T12:59:00Z">
        <w:r w:rsidR="00D11445">
          <w:rPr>
            <w:rFonts w:eastAsiaTheme="minorEastAsia"/>
            <w:bCs/>
            <w:noProof/>
            <w:kern w:val="0"/>
            <w:lang w:val="en-US" w:eastAsia="ja-JP"/>
          </w:rPr>
          <w:t xml:space="preserve"> widely observed, it is unclear if </w:t>
        </w:r>
      </w:ins>
      <w:ins w:id="119" w:author="Richard Duncan" w:date="2018-06-06T12:10:00Z">
        <w:r w:rsidR="006A0095">
          <w:rPr>
            <w:rFonts w:eastAsiaTheme="minorEastAsia"/>
            <w:bCs/>
            <w:noProof/>
            <w:kern w:val="0"/>
            <w:lang w:val="en-US" w:eastAsia="ja-JP"/>
          </w:rPr>
          <w:t xml:space="preserve">stoat control </w:t>
        </w:r>
      </w:ins>
      <w:ins w:id="120" w:author="Richard Duncan" w:date="2018-06-15T12:59:00Z">
        <w:r w:rsidR="00D11445">
          <w:rPr>
            <w:rFonts w:eastAsiaTheme="minorEastAsia"/>
            <w:bCs/>
            <w:noProof/>
            <w:kern w:val="0"/>
            <w:lang w:val="en-US" w:eastAsia="ja-JP"/>
          </w:rPr>
          <w:t>will cause rodent</w:t>
        </w:r>
      </w:ins>
      <w:ins w:id="121" w:author="Richard Duncan" w:date="2018-06-15T13:04:00Z">
        <w:r w:rsidR="005F7796">
          <w:rPr>
            <w:rFonts w:eastAsiaTheme="minorEastAsia"/>
            <w:bCs/>
            <w:noProof/>
            <w:kern w:val="0"/>
            <w:lang w:val="en-US" w:eastAsia="ja-JP"/>
          </w:rPr>
          <w:t xml:space="preserve"> populations</w:t>
        </w:r>
      </w:ins>
      <w:ins w:id="122" w:author="Richard Duncan" w:date="2018-06-15T12:59:00Z">
        <w:r w:rsidR="00D11445">
          <w:rPr>
            <w:rFonts w:eastAsiaTheme="minorEastAsia"/>
            <w:bCs/>
            <w:noProof/>
            <w:kern w:val="0"/>
            <w:lang w:val="en-US" w:eastAsia="ja-JP"/>
          </w:rPr>
          <w:t xml:space="preserve"> t</w:t>
        </w:r>
      </w:ins>
      <w:ins w:id="123" w:author="Richard Duncan" w:date="2018-06-15T13:00:00Z">
        <w:r w:rsidR="00D11445">
          <w:rPr>
            <w:rFonts w:eastAsiaTheme="minorEastAsia"/>
            <w:bCs/>
            <w:noProof/>
            <w:kern w:val="0"/>
            <w:lang w:val="en-US" w:eastAsia="ja-JP"/>
          </w:rPr>
          <w:t xml:space="preserve">o increase </w:t>
        </w:r>
      </w:ins>
      <w:ins w:id="124" w:author="Richard Duncan" w:date="2018-06-06T12:10:00Z">
        <w:r w:rsidR="006A0095">
          <w:rPr>
            <w:rFonts w:eastAsiaTheme="minorEastAsia"/>
            <w:bCs/>
            <w:noProof/>
            <w:kern w:val="0"/>
            <w:lang w:val="en-US" w:eastAsia="ja-JP"/>
          </w:rPr>
          <w:t>in NZ forests</w:t>
        </w:r>
      </w:ins>
      <w:ins w:id="125" w:author="Richard Duncan" w:date="2018-06-15T13:00:00Z">
        <w:r w:rsidR="00D11445">
          <w:rPr>
            <w:rFonts w:eastAsiaTheme="minorEastAsia"/>
            <w:bCs/>
            <w:noProof/>
            <w:kern w:val="0"/>
            <w:lang w:val="en-US" w:eastAsia="ja-JP"/>
          </w:rPr>
          <w:t>.</w:t>
        </w:r>
      </w:ins>
      <w:ins w:id="126" w:author="Richard Duncan" w:date="2018-06-15T13:02:00Z">
        <w:r w:rsidR="00D40909">
          <w:rPr>
            <w:rFonts w:eastAsiaTheme="minorEastAsia"/>
            <w:bCs/>
            <w:noProof/>
            <w:kern w:val="0"/>
            <w:lang w:val="en-US" w:eastAsia="ja-JP"/>
          </w:rPr>
          <w:t xml:space="preserve"> Rodent populations respond </w:t>
        </w:r>
        <w:r w:rsidR="00457FF4">
          <w:rPr>
            <w:rFonts w:eastAsiaTheme="minorEastAsia"/>
            <w:bCs/>
            <w:noProof/>
            <w:kern w:val="0"/>
            <w:lang w:val="en-US" w:eastAsia="ja-JP"/>
          </w:rPr>
          <w:t>strongly to variation in food supply</w:t>
        </w:r>
      </w:ins>
      <w:ins w:id="127" w:author="Richard Duncan" w:date="2018-06-15T13:03:00Z">
        <w:r w:rsidR="00457FF4">
          <w:rPr>
            <w:rFonts w:eastAsiaTheme="minorEastAsia"/>
            <w:bCs/>
            <w:noProof/>
            <w:kern w:val="0"/>
            <w:lang w:val="en-US" w:eastAsia="ja-JP"/>
          </w:rPr>
          <w:t xml:space="preserve">, primarily </w:t>
        </w:r>
      </w:ins>
      <w:ins w:id="128" w:author="Richard Duncan" w:date="2018-06-15T13:04:00Z">
        <w:r w:rsidR="00F22478">
          <w:rPr>
            <w:rFonts w:eastAsiaTheme="minorEastAsia"/>
            <w:bCs/>
            <w:noProof/>
            <w:kern w:val="0"/>
            <w:lang w:val="en-US" w:eastAsia="ja-JP"/>
          </w:rPr>
          <w:t>seed</w:t>
        </w:r>
      </w:ins>
      <w:ins w:id="129" w:author="Richard Duncan" w:date="2018-06-15T13:03:00Z">
        <w:r w:rsidR="00457FF4">
          <w:rPr>
            <w:rFonts w:eastAsiaTheme="minorEastAsia"/>
            <w:bCs/>
            <w:noProof/>
            <w:kern w:val="0"/>
            <w:lang w:val="en-US" w:eastAsia="ja-JP"/>
          </w:rPr>
          <w:t xml:space="preserve"> availability, in NZ forests</w:t>
        </w:r>
      </w:ins>
      <w:ins w:id="130" w:author="Richard Duncan" w:date="2018-06-15T13:05:00Z">
        <w:r w:rsidR="00D35246">
          <w:rPr>
            <w:rFonts w:eastAsiaTheme="minorEastAsia"/>
            <w:bCs/>
            <w:noProof/>
            <w:kern w:val="0"/>
            <w:lang w:val="en-US" w:eastAsia="ja-JP"/>
          </w:rPr>
          <w:t>,</w:t>
        </w:r>
      </w:ins>
      <w:ins w:id="131" w:author="Richard Duncan" w:date="2018-06-15T13:06:00Z">
        <w:r w:rsidR="0011436A">
          <w:rPr>
            <w:rFonts w:eastAsiaTheme="minorEastAsia"/>
            <w:bCs/>
            <w:noProof/>
            <w:kern w:val="0"/>
            <w:lang w:val="en-US" w:eastAsia="ja-JP"/>
          </w:rPr>
          <w:t xml:space="preserve"> </w:t>
        </w:r>
      </w:ins>
      <w:ins w:id="132" w:author="Richard Duncan" w:date="2018-06-15T13:15:00Z">
        <w:r w:rsidR="00B54D72">
          <w:rPr>
            <w:rFonts w:eastAsiaTheme="minorEastAsia"/>
            <w:bCs/>
            <w:noProof/>
            <w:kern w:val="0"/>
            <w:lang w:val="en-US" w:eastAsia="ja-JP"/>
          </w:rPr>
          <w:t xml:space="preserve">with </w:t>
        </w:r>
      </w:ins>
      <w:ins w:id="133" w:author="Richard Duncan" w:date="2018-06-15T13:07:00Z">
        <w:r w:rsidR="00BD0790">
          <w:rPr>
            <w:rFonts w:eastAsiaTheme="minorEastAsia"/>
            <w:bCs/>
            <w:noProof/>
            <w:kern w:val="0"/>
            <w:lang w:val="en-US" w:eastAsia="ja-JP"/>
          </w:rPr>
          <w:t>their population</w:t>
        </w:r>
      </w:ins>
      <w:ins w:id="134" w:author="Richard Duncan" w:date="2018-06-15T13:08:00Z">
        <w:r w:rsidR="006E79E6">
          <w:rPr>
            <w:rFonts w:eastAsiaTheme="minorEastAsia"/>
            <w:bCs/>
            <w:noProof/>
            <w:kern w:val="0"/>
            <w:lang w:val="en-US" w:eastAsia="ja-JP"/>
          </w:rPr>
          <w:t>s</w:t>
        </w:r>
      </w:ins>
      <w:ins w:id="135" w:author="Richard Duncan" w:date="2018-06-15T13:07:00Z">
        <w:r w:rsidR="00BD0790">
          <w:rPr>
            <w:rFonts w:eastAsiaTheme="minorEastAsia"/>
            <w:bCs/>
            <w:noProof/>
            <w:kern w:val="0"/>
            <w:lang w:val="en-US" w:eastAsia="ja-JP"/>
          </w:rPr>
          <w:t xml:space="preserve"> irr</w:t>
        </w:r>
      </w:ins>
      <w:ins w:id="136" w:author="Richard Duncan" w:date="2018-06-15T13:06:00Z">
        <w:r w:rsidR="00BD0790">
          <w:rPr>
            <w:rFonts w:eastAsiaTheme="minorEastAsia"/>
            <w:bCs/>
            <w:noProof/>
            <w:kern w:val="0"/>
            <w:lang w:val="en-US" w:eastAsia="ja-JP"/>
          </w:rPr>
          <w:t>rupt</w:t>
        </w:r>
      </w:ins>
      <w:ins w:id="137" w:author="Richard Duncan" w:date="2018-06-15T13:15:00Z">
        <w:r w:rsidR="00B54D72">
          <w:rPr>
            <w:rFonts w:eastAsiaTheme="minorEastAsia"/>
            <w:bCs/>
            <w:noProof/>
            <w:kern w:val="0"/>
            <w:lang w:val="en-US" w:eastAsia="ja-JP"/>
          </w:rPr>
          <w:t>ing</w:t>
        </w:r>
      </w:ins>
      <w:ins w:id="138" w:author="Richard Duncan" w:date="2018-06-15T13:06:00Z">
        <w:r w:rsidR="00BD0790">
          <w:rPr>
            <w:rFonts w:eastAsiaTheme="minorEastAsia"/>
            <w:bCs/>
            <w:noProof/>
            <w:kern w:val="0"/>
            <w:lang w:val="en-US" w:eastAsia="ja-JP"/>
          </w:rPr>
          <w:t xml:space="preserve"> </w:t>
        </w:r>
      </w:ins>
      <w:ins w:id="139" w:author="Richard Duncan" w:date="2018-06-15T13:08:00Z">
        <w:r w:rsidR="006E79E6">
          <w:rPr>
            <w:rFonts w:eastAsiaTheme="minorEastAsia"/>
            <w:bCs/>
            <w:noProof/>
            <w:kern w:val="0"/>
            <w:lang w:val="en-US" w:eastAsia="ja-JP"/>
          </w:rPr>
          <w:t xml:space="preserve">during </w:t>
        </w:r>
      </w:ins>
      <w:ins w:id="140" w:author="Richard Duncan" w:date="2018-06-15T13:07:00Z">
        <w:r w:rsidR="00BD0790">
          <w:rPr>
            <w:rFonts w:eastAsiaTheme="minorEastAsia"/>
            <w:bCs/>
            <w:noProof/>
            <w:kern w:val="0"/>
            <w:lang w:val="en-US" w:eastAsia="ja-JP"/>
          </w:rPr>
          <w:t xml:space="preserve">years of high seed supply </w:t>
        </w:r>
      </w:ins>
      <w:ins w:id="141" w:author="Richard Duncan" w:date="2018-06-15T13:16:00Z">
        <w:r w:rsidR="00701874">
          <w:rPr>
            <w:rFonts w:eastAsiaTheme="minorEastAsia"/>
            <w:bCs/>
            <w:noProof/>
            <w:kern w:val="0"/>
            <w:lang w:val="en-US" w:eastAsia="ja-JP"/>
          </w:rPr>
          <w:t xml:space="preserve">when forest trees </w:t>
        </w:r>
      </w:ins>
      <w:ins w:id="142" w:author="Richard Duncan" w:date="2018-06-15T13:07:00Z">
        <w:r w:rsidR="00BD0790">
          <w:rPr>
            <w:rFonts w:eastAsiaTheme="minorEastAsia"/>
            <w:bCs/>
            <w:noProof/>
            <w:kern w:val="0"/>
            <w:lang w:val="en-US" w:eastAsia="ja-JP"/>
          </w:rPr>
          <w:t>mast seed</w:t>
        </w:r>
        <w:r w:rsidR="003F769F">
          <w:rPr>
            <w:rFonts w:eastAsiaTheme="minorEastAsia"/>
            <w:bCs/>
            <w:noProof/>
            <w:kern w:val="0"/>
            <w:lang w:val="en-US" w:eastAsia="ja-JP"/>
          </w:rPr>
          <w:t>, and declin</w:t>
        </w:r>
      </w:ins>
      <w:ins w:id="143" w:author="Richard Duncan" w:date="2018-06-15T13:16:00Z">
        <w:r w:rsidR="00F17548">
          <w:rPr>
            <w:rFonts w:eastAsiaTheme="minorEastAsia"/>
            <w:bCs/>
            <w:noProof/>
            <w:kern w:val="0"/>
            <w:lang w:val="en-US" w:eastAsia="ja-JP"/>
          </w:rPr>
          <w:t>ing</w:t>
        </w:r>
      </w:ins>
      <w:ins w:id="144" w:author="Richard Duncan" w:date="2018-06-15T13:07:00Z">
        <w:r w:rsidR="003F769F">
          <w:rPr>
            <w:rFonts w:eastAsiaTheme="minorEastAsia"/>
            <w:bCs/>
            <w:noProof/>
            <w:kern w:val="0"/>
            <w:lang w:val="en-US" w:eastAsia="ja-JP"/>
          </w:rPr>
          <w:t xml:space="preserve"> </w:t>
        </w:r>
      </w:ins>
      <w:ins w:id="145" w:author="Richard Duncan" w:date="2018-06-15T13:08:00Z">
        <w:r w:rsidR="003F769F">
          <w:rPr>
            <w:rFonts w:eastAsiaTheme="minorEastAsia"/>
            <w:bCs/>
            <w:noProof/>
            <w:kern w:val="0"/>
            <w:lang w:val="en-US" w:eastAsia="ja-JP"/>
          </w:rPr>
          <w:t>in years of low seed</w:t>
        </w:r>
        <w:r w:rsidR="006E79E6">
          <w:rPr>
            <w:rFonts w:eastAsiaTheme="minorEastAsia"/>
            <w:bCs/>
            <w:noProof/>
            <w:kern w:val="0"/>
            <w:lang w:val="en-US" w:eastAsia="ja-JP"/>
          </w:rPr>
          <w:t xml:space="preserve"> supply</w:t>
        </w:r>
        <w:r w:rsidR="003F769F">
          <w:rPr>
            <w:rFonts w:eastAsiaTheme="minorEastAsia"/>
            <w:bCs/>
            <w:noProof/>
            <w:kern w:val="0"/>
            <w:lang w:val="en-US" w:eastAsia="ja-JP"/>
          </w:rPr>
          <w:t>.</w:t>
        </w:r>
      </w:ins>
      <w:ins w:id="146" w:author="Richard Duncan" w:date="2018-06-15T13:05:00Z">
        <w:r w:rsidR="00D35246">
          <w:rPr>
            <w:rFonts w:eastAsiaTheme="minorEastAsia"/>
            <w:bCs/>
            <w:noProof/>
            <w:kern w:val="0"/>
            <w:lang w:val="en-US" w:eastAsia="ja-JP"/>
          </w:rPr>
          <w:t xml:space="preserve"> </w:t>
        </w:r>
      </w:ins>
      <w:ins w:id="147" w:author="Richard Duncan" w:date="2018-06-15T13:08:00Z">
        <w:r w:rsidR="006E79E6">
          <w:rPr>
            <w:rFonts w:eastAsiaTheme="minorEastAsia"/>
            <w:bCs/>
            <w:noProof/>
            <w:kern w:val="0"/>
            <w:lang w:val="en-US" w:eastAsia="ja-JP"/>
          </w:rPr>
          <w:t>S</w:t>
        </w:r>
      </w:ins>
      <w:ins w:id="148" w:author="Richard Duncan" w:date="2018-06-15T13:05:00Z">
        <w:r w:rsidR="00D35246">
          <w:rPr>
            <w:rFonts w:eastAsiaTheme="minorEastAsia"/>
            <w:bCs/>
            <w:noProof/>
            <w:kern w:val="0"/>
            <w:lang w:val="en-US" w:eastAsia="ja-JP"/>
          </w:rPr>
          <w:t xml:space="preserve">toats may be unable to exert sufficient top-down </w:t>
        </w:r>
      </w:ins>
      <w:ins w:id="149" w:author="Richard Duncan" w:date="2018-06-15T13:06:00Z">
        <w:r w:rsidR="003B7511">
          <w:rPr>
            <w:rFonts w:eastAsiaTheme="minorEastAsia"/>
            <w:bCs/>
            <w:noProof/>
            <w:kern w:val="0"/>
            <w:lang w:val="en-US" w:eastAsia="ja-JP"/>
          </w:rPr>
          <w:t xml:space="preserve">pressure through predation to </w:t>
        </w:r>
      </w:ins>
      <w:ins w:id="150" w:author="Richard Duncan" w:date="2018-06-15T13:08:00Z">
        <w:r w:rsidR="00CD45B6">
          <w:rPr>
            <w:rFonts w:eastAsiaTheme="minorEastAsia"/>
            <w:bCs/>
            <w:noProof/>
            <w:kern w:val="0"/>
            <w:lang w:val="en-US" w:eastAsia="ja-JP"/>
          </w:rPr>
          <w:t>p</w:t>
        </w:r>
      </w:ins>
      <w:ins w:id="151" w:author="Richard Duncan" w:date="2018-06-15T13:09:00Z">
        <w:r w:rsidR="00CD45B6">
          <w:rPr>
            <w:rFonts w:eastAsiaTheme="minorEastAsia"/>
            <w:bCs/>
            <w:noProof/>
            <w:kern w:val="0"/>
            <w:lang w:val="en-US" w:eastAsia="ja-JP"/>
          </w:rPr>
          <w:t>revent or slow these population irruptions</w:t>
        </w:r>
      </w:ins>
      <w:ins w:id="152" w:author="Richard Duncan" w:date="2018-06-15T13:10:00Z">
        <w:r w:rsidR="00A164B7">
          <w:rPr>
            <w:rFonts w:eastAsiaTheme="minorEastAsia"/>
            <w:bCs/>
            <w:noProof/>
            <w:kern w:val="0"/>
            <w:lang w:val="en-US" w:eastAsia="ja-JP"/>
          </w:rPr>
          <w:t>.</w:t>
        </w:r>
        <w:r w:rsidR="00B751AF">
          <w:rPr>
            <w:rFonts w:eastAsiaTheme="minorEastAsia"/>
            <w:bCs/>
            <w:noProof/>
            <w:kern w:val="0"/>
            <w:lang w:val="en-US" w:eastAsia="ja-JP"/>
          </w:rPr>
          <w:t xml:space="preserve"> Blackwell et al. (2003) identified </w:t>
        </w:r>
      </w:ins>
      <w:ins w:id="153" w:author="Richard Duncan" w:date="2018-06-15T13:11:00Z">
        <w:r w:rsidR="00B751AF">
          <w:rPr>
            <w:rFonts w:eastAsiaTheme="minorEastAsia"/>
            <w:bCs/>
            <w:noProof/>
            <w:kern w:val="0"/>
            <w:lang w:val="en-US" w:eastAsia="ja-JP"/>
          </w:rPr>
          <w:t xml:space="preserve">four ways in which stoats might </w:t>
        </w:r>
        <w:r w:rsidR="0009066F">
          <w:rPr>
            <w:rFonts w:eastAsiaTheme="minorEastAsia"/>
            <w:bCs/>
            <w:noProof/>
            <w:kern w:val="0"/>
            <w:lang w:val="en-US" w:eastAsia="ja-JP"/>
          </w:rPr>
          <w:t xml:space="preserve">regulate </w:t>
        </w:r>
        <w:r w:rsidR="00953C22">
          <w:rPr>
            <w:rFonts w:eastAsiaTheme="minorEastAsia"/>
            <w:bCs/>
            <w:noProof/>
            <w:kern w:val="0"/>
            <w:lang w:val="en-US" w:eastAsia="ja-JP"/>
          </w:rPr>
          <w:t>mous</w:t>
        </w:r>
        <w:r w:rsidR="0009066F">
          <w:rPr>
            <w:rFonts w:eastAsiaTheme="minorEastAsia"/>
            <w:bCs/>
            <w:noProof/>
            <w:kern w:val="0"/>
            <w:lang w:val="en-US" w:eastAsia="ja-JP"/>
          </w:rPr>
          <w:t>e</w:t>
        </w:r>
        <w:r w:rsidR="00953C22">
          <w:rPr>
            <w:rFonts w:eastAsiaTheme="minorEastAsia"/>
            <w:bCs/>
            <w:noProof/>
            <w:kern w:val="0"/>
            <w:lang w:val="en-US" w:eastAsia="ja-JP"/>
          </w:rPr>
          <w:t xml:space="preserve"> populations</w:t>
        </w:r>
        <w:r w:rsidR="0009066F">
          <w:rPr>
            <w:rFonts w:eastAsiaTheme="minorEastAsia"/>
            <w:bCs/>
            <w:noProof/>
            <w:kern w:val="0"/>
            <w:lang w:val="en-US" w:eastAsia="ja-JP"/>
          </w:rPr>
          <w:t>:..... briefly describe</w:t>
        </w:r>
      </w:ins>
      <w:ins w:id="154" w:author="Richard Duncan" w:date="2018-06-15T13:12:00Z">
        <w:r w:rsidR="0009066F">
          <w:rPr>
            <w:rFonts w:eastAsiaTheme="minorEastAsia"/>
            <w:bCs/>
            <w:noProof/>
            <w:kern w:val="0"/>
            <w:lang w:val="en-US" w:eastAsia="ja-JP"/>
          </w:rPr>
          <w:t xml:space="preserve"> these. They tested these ideas</w:t>
        </w:r>
        <w:r w:rsidR="0004717A">
          <w:rPr>
            <w:rFonts w:eastAsiaTheme="minorEastAsia"/>
            <w:bCs/>
            <w:noProof/>
            <w:kern w:val="0"/>
            <w:lang w:val="en-US" w:eastAsia="ja-JP"/>
          </w:rPr>
          <w:t xml:space="preserve"> in a field study and found </w:t>
        </w:r>
        <w:r w:rsidR="00A929BC">
          <w:rPr>
            <w:rFonts w:eastAsiaTheme="minorEastAsia"/>
            <w:bCs/>
            <w:noProof/>
            <w:kern w:val="0"/>
            <w:lang w:val="en-US" w:eastAsia="ja-JP"/>
          </w:rPr>
          <w:t>evidence that.....</w:t>
        </w:r>
      </w:ins>
    </w:p>
    <w:p w14:paraId="1B0D978F" w14:textId="6D775D17" w:rsidR="00F17548" w:rsidRDefault="00A929BC">
      <w:pPr>
        <w:wordWrap/>
        <w:adjustRightInd w:val="0"/>
        <w:spacing w:before="0" w:after="0"/>
        <w:ind w:firstLine="720"/>
        <w:rPr>
          <w:ins w:id="155" w:author="Richard Duncan" w:date="2018-06-15T13:17:00Z"/>
          <w:rFonts w:eastAsiaTheme="minorEastAsia"/>
          <w:bCs/>
          <w:noProof/>
          <w:kern w:val="0"/>
          <w:lang w:val="en-US" w:eastAsia="ja-JP"/>
        </w:rPr>
      </w:pPr>
      <w:ins w:id="156" w:author="Richard Duncan" w:date="2018-06-15T13:12:00Z">
        <w:r>
          <w:rPr>
            <w:rFonts w:eastAsiaTheme="minorEastAsia"/>
            <w:bCs/>
            <w:noProof/>
            <w:kern w:val="0"/>
            <w:lang w:val="en-US" w:eastAsia="ja-JP"/>
          </w:rPr>
          <w:t xml:space="preserve">More recently, attempts to model </w:t>
        </w:r>
      </w:ins>
      <w:ins w:id="157" w:author="Richard Duncan" w:date="2018-06-15T13:13:00Z">
        <w:r>
          <w:rPr>
            <w:rFonts w:eastAsiaTheme="minorEastAsia"/>
            <w:bCs/>
            <w:noProof/>
            <w:kern w:val="0"/>
            <w:lang w:val="en-US" w:eastAsia="ja-JP"/>
          </w:rPr>
          <w:t xml:space="preserve">interactions between seed availability, mice, rats, possums and stoats in NZ forests have suggested that </w:t>
        </w:r>
        <w:r w:rsidR="00EA610F">
          <w:rPr>
            <w:rFonts w:eastAsiaTheme="minorEastAsia"/>
            <w:bCs/>
            <w:noProof/>
            <w:kern w:val="0"/>
            <w:lang w:val="en-US" w:eastAsia="ja-JP"/>
          </w:rPr>
          <w:t>stoat control could allow rat populatio</w:t>
        </w:r>
      </w:ins>
      <w:ins w:id="158" w:author="Richard Duncan" w:date="2018-06-15T13:14:00Z">
        <w:r w:rsidR="00EA610F">
          <w:rPr>
            <w:rFonts w:eastAsiaTheme="minorEastAsia"/>
            <w:bCs/>
            <w:noProof/>
            <w:kern w:val="0"/>
            <w:lang w:val="en-US" w:eastAsia="ja-JP"/>
          </w:rPr>
          <w:t>ns to increase</w:t>
        </w:r>
        <w:r w:rsidR="00891B58">
          <w:rPr>
            <w:rFonts w:eastAsiaTheme="minorEastAsia"/>
            <w:bCs/>
            <w:noProof/>
            <w:kern w:val="0"/>
            <w:lang w:val="en-US" w:eastAsia="ja-JP"/>
          </w:rPr>
          <w:t>, which in turn might suppress mouse populations.</w:t>
        </w:r>
      </w:ins>
      <w:ins w:id="159" w:author="Richard Duncan" w:date="2018-06-15T13:16:00Z">
        <w:r w:rsidR="00F17548">
          <w:rPr>
            <w:rFonts w:eastAsiaTheme="minorEastAsia"/>
            <w:bCs/>
            <w:noProof/>
            <w:kern w:val="0"/>
            <w:lang w:val="en-US" w:eastAsia="ja-JP"/>
          </w:rPr>
          <w:t>.... br</w:t>
        </w:r>
      </w:ins>
      <w:ins w:id="160" w:author="Richard Duncan" w:date="2018-06-15T13:17:00Z">
        <w:r w:rsidR="00F17548">
          <w:rPr>
            <w:rFonts w:eastAsiaTheme="minorEastAsia"/>
            <w:bCs/>
            <w:noProof/>
            <w:kern w:val="0"/>
            <w:lang w:val="en-US" w:eastAsia="ja-JP"/>
          </w:rPr>
          <w:t>iefly describe the T</w:t>
        </w:r>
      </w:ins>
      <w:ins w:id="161" w:author="Richard Duncan" w:date="2018-06-15T13:20:00Z">
        <w:r w:rsidR="00203FEB">
          <w:rPr>
            <w:rFonts w:eastAsiaTheme="minorEastAsia"/>
            <w:bCs/>
            <w:noProof/>
            <w:kern w:val="0"/>
            <w:lang w:val="en-US" w:eastAsia="ja-JP"/>
          </w:rPr>
          <w:t>omkins</w:t>
        </w:r>
      </w:ins>
      <w:ins w:id="162" w:author="Richard Duncan" w:date="2018-06-15T13:17:00Z">
        <w:r w:rsidR="00F17548">
          <w:rPr>
            <w:rFonts w:eastAsiaTheme="minorEastAsia"/>
            <w:bCs/>
            <w:noProof/>
            <w:kern w:val="0"/>
            <w:lang w:val="en-US" w:eastAsia="ja-JP"/>
          </w:rPr>
          <w:t xml:space="preserve"> et al findings.</w:t>
        </w:r>
      </w:ins>
    </w:p>
    <w:p w14:paraId="0E6B43DC" w14:textId="6006586D" w:rsidR="00D11445" w:rsidRDefault="00F17548">
      <w:pPr>
        <w:wordWrap/>
        <w:adjustRightInd w:val="0"/>
        <w:spacing w:before="0" w:after="0"/>
        <w:ind w:firstLine="720"/>
        <w:rPr>
          <w:ins w:id="163" w:author="Richard Duncan" w:date="2018-06-15T13:21:00Z"/>
          <w:rFonts w:eastAsiaTheme="minorEastAsia"/>
          <w:bCs/>
          <w:noProof/>
          <w:kern w:val="0"/>
          <w:lang w:val="en-US" w:eastAsia="ja-JP"/>
        </w:rPr>
      </w:pPr>
      <w:ins w:id="164" w:author="Richard Duncan" w:date="2018-06-15T13:17:00Z">
        <w:r>
          <w:rPr>
            <w:rFonts w:eastAsiaTheme="minorEastAsia"/>
            <w:bCs/>
            <w:noProof/>
            <w:kern w:val="0"/>
            <w:lang w:val="en-US" w:eastAsia="ja-JP"/>
          </w:rPr>
          <w:t>Our aim in this study is to test the hypothesis</w:t>
        </w:r>
        <w:r w:rsidR="00676B58">
          <w:rPr>
            <w:rFonts w:eastAsiaTheme="minorEastAsia"/>
            <w:bCs/>
            <w:noProof/>
            <w:kern w:val="0"/>
            <w:lang w:val="en-US" w:eastAsia="ja-JP"/>
          </w:rPr>
          <w:t xml:space="preserve"> that stoat control might allow mouse populations to increase in NZ fore</w:t>
        </w:r>
      </w:ins>
      <w:ins w:id="165" w:author="Richard Duncan" w:date="2018-06-15T13:18:00Z">
        <w:r w:rsidR="00676B58">
          <w:rPr>
            <w:rFonts w:eastAsiaTheme="minorEastAsia"/>
            <w:bCs/>
            <w:noProof/>
            <w:kern w:val="0"/>
            <w:lang w:val="en-US" w:eastAsia="ja-JP"/>
          </w:rPr>
          <w:t xml:space="preserve">sts </w:t>
        </w:r>
        <w:r w:rsidR="00843118">
          <w:rPr>
            <w:rFonts w:eastAsiaTheme="minorEastAsia"/>
            <w:bCs/>
            <w:noProof/>
            <w:kern w:val="0"/>
            <w:lang w:val="en-US" w:eastAsia="ja-JP"/>
          </w:rPr>
          <w:t>by comparing mouse population dynamics in two catchments: one with stoat control and the second without..... des</w:t>
        </w:r>
      </w:ins>
      <w:ins w:id="166" w:author="Richard Duncan" w:date="2018-06-15T13:19:00Z">
        <w:r w:rsidR="00843118">
          <w:rPr>
            <w:rFonts w:eastAsiaTheme="minorEastAsia"/>
            <w:bCs/>
            <w:noProof/>
            <w:kern w:val="0"/>
            <w:lang w:val="en-US" w:eastAsia="ja-JP"/>
          </w:rPr>
          <w:t xml:space="preserve">cribe the features of this study that make it a good test e.g. </w:t>
        </w:r>
        <w:r w:rsidR="00081A05">
          <w:rPr>
            <w:rFonts w:eastAsiaTheme="minorEastAsia"/>
            <w:bCs/>
            <w:noProof/>
            <w:kern w:val="0"/>
            <w:lang w:val="en-US" w:eastAsia="ja-JP"/>
          </w:rPr>
          <w:t xml:space="preserve">follow populations for several years </w:t>
        </w:r>
        <w:r w:rsidR="00EF39EE">
          <w:rPr>
            <w:rFonts w:eastAsiaTheme="minorEastAsia"/>
            <w:bCs/>
            <w:noProof/>
            <w:kern w:val="0"/>
            <w:lang w:val="en-US" w:eastAsia="ja-JP"/>
          </w:rPr>
          <w:t>to</w:t>
        </w:r>
        <w:r w:rsidR="00081A05">
          <w:rPr>
            <w:rFonts w:eastAsiaTheme="minorEastAsia"/>
            <w:bCs/>
            <w:noProof/>
            <w:kern w:val="0"/>
            <w:lang w:val="en-US" w:eastAsia="ja-JP"/>
          </w:rPr>
          <w:t xml:space="preserve"> encompass irruptions and declines</w:t>
        </w:r>
      </w:ins>
      <w:ins w:id="167" w:author="Richard Duncan" w:date="2018-06-15T13:11:00Z">
        <w:r w:rsidR="0009066F">
          <w:rPr>
            <w:rFonts w:eastAsiaTheme="minorEastAsia"/>
            <w:bCs/>
            <w:noProof/>
            <w:kern w:val="0"/>
            <w:lang w:val="en-US" w:eastAsia="ja-JP"/>
          </w:rPr>
          <w:t xml:space="preserve"> </w:t>
        </w:r>
      </w:ins>
      <w:ins w:id="168" w:author="Richard Duncan" w:date="2018-06-15T13:19:00Z">
        <w:r w:rsidR="00EF39EE">
          <w:rPr>
            <w:rFonts w:eastAsiaTheme="minorEastAsia"/>
            <w:bCs/>
            <w:noProof/>
            <w:kern w:val="0"/>
            <w:lang w:val="en-US" w:eastAsia="ja-JP"/>
          </w:rPr>
          <w:t xml:space="preserve">that allow you test </w:t>
        </w:r>
      </w:ins>
      <w:ins w:id="169" w:author="Richard Duncan" w:date="2018-06-15T13:20:00Z">
        <w:r w:rsidR="00EF39EE">
          <w:rPr>
            <w:rFonts w:eastAsiaTheme="minorEastAsia"/>
            <w:bCs/>
            <w:noProof/>
            <w:kern w:val="0"/>
            <w:lang w:val="en-US" w:eastAsia="ja-JP"/>
          </w:rPr>
          <w:t xml:space="preserve">the Blackwell et al. ideas. </w:t>
        </w:r>
      </w:ins>
      <w:ins w:id="170" w:author="Richard Duncan" w:date="2018-06-15T13:22:00Z">
        <w:r w:rsidR="000102D8">
          <w:rPr>
            <w:rFonts w:eastAsiaTheme="minorEastAsia"/>
            <w:bCs/>
            <w:noProof/>
            <w:kern w:val="0"/>
            <w:lang w:val="en-US" w:eastAsia="ja-JP"/>
          </w:rPr>
          <w:t>The study design i</w:t>
        </w:r>
      </w:ins>
      <w:ins w:id="171" w:author="Richard Duncan" w:date="2018-06-15T13:20:00Z">
        <w:r w:rsidR="00EF39EE">
          <w:rPr>
            <w:rFonts w:eastAsiaTheme="minorEastAsia"/>
            <w:bCs/>
            <w:noProof/>
            <w:kern w:val="0"/>
            <w:lang w:val="en-US" w:eastAsia="ja-JP"/>
          </w:rPr>
          <w:t>nclude</w:t>
        </w:r>
      </w:ins>
      <w:ins w:id="172" w:author="Richard Duncan" w:date="2018-06-15T13:22:00Z">
        <w:r w:rsidR="000102D8">
          <w:rPr>
            <w:rFonts w:eastAsiaTheme="minorEastAsia"/>
            <w:bCs/>
            <w:noProof/>
            <w:kern w:val="0"/>
            <w:lang w:val="en-US" w:eastAsia="ja-JP"/>
          </w:rPr>
          <w:t xml:space="preserve">s rat control to </w:t>
        </w:r>
      </w:ins>
      <w:ins w:id="173" w:author="Richard Duncan" w:date="2018-06-15T13:20:00Z">
        <w:r w:rsidR="00EF39EE">
          <w:rPr>
            <w:rFonts w:eastAsiaTheme="minorEastAsia"/>
            <w:bCs/>
            <w:noProof/>
            <w:kern w:val="0"/>
            <w:lang w:val="en-US" w:eastAsia="ja-JP"/>
          </w:rPr>
          <w:t xml:space="preserve">allow you to test </w:t>
        </w:r>
        <w:r w:rsidR="00203FEB">
          <w:rPr>
            <w:rFonts w:eastAsiaTheme="minorEastAsia"/>
            <w:bCs/>
            <w:noProof/>
            <w:kern w:val="0"/>
            <w:lang w:val="en-US" w:eastAsia="ja-JP"/>
          </w:rPr>
          <w:t>Tomkins et al. ideas that mouse outcomes might depend on interactions with rats.....</w:t>
        </w:r>
      </w:ins>
      <w:ins w:id="174" w:author="Richard Duncan" w:date="2018-06-15T13:21:00Z">
        <w:r w:rsidR="000D10C2">
          <w:rPr>
            <w:rFonts w:eastAsiaTheme="minorEastAsia"/>
            <w:bCs/>
            <w:noProof/>
            <w:kern w:val="0"/>
            <w:lang w:val="en-US" w:eastAsia="ja-JP"/>
          </w:rPr>
          <w:t xml:space="preserve"> Some of what you’ve written below could be incorporated into here</w:t>
        </w:r>
      </w:ins>
      <w:ins w:id="175" w:author="Richard Duncan" w:date="2018-06-15T13:23:00Z">
        <w:r w:rsidR="00900A7E">
          <w:rPr>
            <w:rFonts w:eastAsiaTheme="minorEastAsia"/>
            <w:bCs/>
            <w:noProof/>
            <w:kern w:val="0"/>
            <w:lang w:val="en-US" w:eastAsia="ja-JP"/>
          </w:rPr>
          <w:t>, but keep it more direct and to the point</w:t>
        </w:r>
      </w:ins>
    </w:p>
    <w:p w14:paraId="15D541D4" w14:textId="77777777" w:rsidR="00203FEB" w:rsidRDefault="00203FEB">
      <w:pPr>
        <w:wordWrap/>
        <w:adjustRightInd w:val="0"/>
        <w:spacing w:before="0" w:after="0"/>
        <w:ind w:firstLine="720"/>
        <w:rPr>
          <w:ins w:id="176" w:author="Richard Duncan" w:date="2018-06-15T13:00:00Z"/>
          <w:rFonts w:eastAsiaTheme="minorEastAsia"/>
          <w:bCs/>
          <w:noProof/>
          <w:kern w:val="0"/>
          <w:lang w:val="en-US" w:eastAsia="ja-JP"/>
        </w:rPr>
      </w:pPr>
    </w:p>
    <w:p w14:paraId="5B082DB6" w14:textId="5900CAA7" w:rsidR="00C27991" w:rsidRDefault="006A0095">
      <w:pPr>
        <w:wordWrap/>
        <w:adjustRightInd w:val="0"/>
        <w:spacing w:before="0" w:after="0"/>
        <w:ind w:firstLine="720"/>
        <w:rPr>
          <w:ins w:id="177" w:author="Richard Duncan" w:date="2018-06-06T12:07:00Z"/>
          <w:rFonts w:eastAsiaTheme="minorEastAsia"/>
          <w:bCs/>
          <w:noProof/>
          <w:kern w:val="0"/>
          <w:lang w:val="en-US" w:eastAsia="ja-JP"/>
        </w:rPr>
      </w:pPr>
      <w:ins w:id="178" w:author="Richard Duncan" w:date="2018-06-06T12:10:00Z">
        <w:r>
          <w:rPr>
            <w:rFonts w:eastAsiaTheme="minorEastAsia"/>
            <w:bCs/>
            <w:noProof/>
            <w:kern w:val="0"/>
            <w:lang w:val="en-US" w:eastAsia="ja-JP"/>
          </w:rPr>
          <w:t xml:space="preserve"> </w:t>
        </w:r>
      </w:ins>
    </w:p>
    <w:p w14:paraId="494ABA67" w14:textId="79FF87C3" w:rsidR="001246B3" w:rsidRDefault="00B5167A">
      <w:pPr>
        <w:wordWrap/>
        <w:adjustRightInd w:val="0"/>
        <w:spacing w:before="0" w:after="0"/>
        <w:ind w:firstLine="720"/>
        <w:rPr>
          <w:rFonts w:eastAsiaTheme="minorEastAsia"/>
          <w:bCs/>
          <w:kern w:val="0"/>
          <w:lang w:val="en-US" w:eastAsia="ja-JP"/>
        </w:rPr>
      </w:pPr>
      <w:commentRangeStart w:id="179"/>
      <w:r w:rsidRPr="006A5E67">
        <w:rPr>
          <w:rFonts w:eastAsiaTheme="minorEastAsia"/>
          <w:bCs/>
          <w:noProof/>
          <w:kern w:val="0"/>
          <w:lang w:val="en-US" w:eastAsia="ja-JP"/>
        </w:rPr>
        <w:t xml:space="preserve">Mesopredator release </w:t>
      </w:r>
      <w:r w:rsidR="00D16386">
        <w:rPr>
          <w:rFonts w:eastAsiaTheme="minorEastAsia"/>
          <w:bCs/>
          <w:noProof/>
          <w:kern w:val="0"/>
          <w:lang w:val="en-US" w:eastAsia="ja-JP"/>
        </w:rPr>
        <w:t>is</w:t>
      </w:r>
      <w:r w:rsidR="002E01DC">
        <w:rPr>
          <w:rFonts w:eastAsiaTheme="minorEastAsia"/>
          <w:bCs/>
          <w:noProof/>
          <w:kern w:val="0"/>
          <w:lang w:val="en-US" w:eastAsia="ja-JP"/>
        </w:rPr>
        <w:t xml:space="preserve"> the</w:t>
      </w:r>
      <w:r w:rsidRPr="006A5E67">
        <w:rPr>
          <w:rFonts w:eastAsiaTheme="minorEastAsia"/>
          <w:bCs/>
          <w:noProof/>
          <w:kern w:val="0"/>
          <w:lang w:val="en-US" w:eastAsia="ja-JP"/>
        </w:rPr>
        <w:t xml:space="preserve"> removal of a </w:t>
      </w:r>
      <w:r w:rsidR="00D16386">
        <w:rPr>
          <w:rFonts w:eastAsiaTheme="minorEastAsia"/>
          <w:bCs/>
          <w:noProof/>
          <w:kern w:val="0"/>
          <w:lang w:val="en-US" w:eastAsia="ja-JP"/>
        </w:rPr>
        <w:t xml:space="preserve">top </w:t>
      </w:r>
      <w:r w:rsidRPr="006A5E67">
        <w:rPr>
          <w:rFonts w:eastAsiaTheme="minorEastAsia"/>
          <w:bCs/>
          <w:noProof/>
          <w:kern w:val="0"/>
          <w:lang w:val="en-US" w:eastAsia="ja-JP"/>
        </w:rPr>
        <w:t xml:space="preserve">predator </w:t>
      </w:r>
      <w:r>
        <w:rPr>
          <w:rFonts w:eastAsiaTheme="minorEastAsia"/>
          <w:bCs/>
          <w:noProof/>
          <w:kern w:val="0"/>
          <w:lang w:val="en-US" w:eastAsia="ja-JP"/>
        </w:rPr>
        <w:t xml:space="preserve">that </w:t>
      </w:r>
      <w:r w:rsidRPr="006A5E67">
        <w:rPr>
          <w:rFonts w:eastAsiaTheme="minorEastAsia"/>
          <w:bCs/>
          <w:noProof/>
          <w:kern w:val="0"/>
          <w:lang w:val="en-US" w:eastAsia="ja-JP"/>
        </w:rPr>
        <w:t>leads to a lower-level predator (mesop</w:t>
      </w:r>
      <w:r>
        <w:rPr>
          <w:rFonts w:eastAsiaTheme="minorEastAsia"/>
          <w:bCs/>
          <w:noProof/>
          <w:kern w:val="0"/>
          <w:lang w:val="en-US" w:eastAsia="ja-JP"/>
        </w:rPr>
        <w:t>r</w:t>
      </w:r>
      <w:r w:rsidR="0059470B">
        <w:rPr>
          <w:rFonts w:eastAsiaTheme="minorEastAsia"/>
          <w:bCs/>
          <w:noProof/>
          <w:kern w:val="0"/>
          <w:lang w:val="en-US" w:eastAsia="ja-JP"/>
        </w:rPr>
        <w:t xml:space="preserve">edator) becoming more </w:t>
      </w:r>
      <w:commentRangeStart w:id="180"/>
      <w:r w:rsidR="0059470B">
        <w:rPr>
          <w:rFonts w:eastAsiaTheme="minorEastAsia"/>
          <w:bCs/>
          <w:noProof/>
          <w:kern w:val="0"/>
          <w:lang w:val="en-US" w:eastAsia="ja-JP"/>
        </w:rPr>
        <w:t>abundant</w:t>
      </w:r>
      <w:commentRangeEnd w:id="180"/>
      <w:r w:rsidR="0070270B">
        <w:rPr>
          <w:rStyle w:val="CommentReference"/>
        </w:rPr>
        <w:commentReference w:id="180"/>
      </w:r>
      <w:r w:rsidR="0059470B">
        <w:rPr>
          <w:rFonts w:eastAsiaTheme="minorEastAsia"/>
          <w:bCs/>
          <w:noProof/>
          <w:kern w:val="0"/>
          <w:lang w:val="en-US" w:eastAsia="ja-JP"/>
        </w:rPr>
        <w:t xml:space="preserve">. This </w:t>
      </w:r>
      <w:r>
        <w:rPr>
          <w:rFonts w:eastAsiaTheme="minorEastAsia"/>
          <w:bCs/>
          <w:noProof/>
          <w:kern w:val="0"/>
          <w:lang w:val="en-US" w:eastAsia="ja-JP"/>
        </w:rPr>
        <w:t xml:space="preserve">has been </w:t>
      </w:r>
      <w:r w:rsidRPr="006A5E67">
        <w:rPr>
          <w:rFonts w:eastAsiaTheme="minorEastAsia"/>
          <w:bCs/>
          <w:noProof/>
          <w:kern w:val="0"/>
          <w:lang w:val="en-US" w:eastAsia="ja-JP"/>
        </w:rPr>
        <w:t xml:space="preserve">identified as </w:t>
      </w:r>
      <w:r>
        <w:rPr>
          <w:rFonts w:eastAsiaTheme="minorEastAsia"/>
          <w:bCs/>
          <w:noProof/>
          <w:kern w:val="0"/>
          <w:lang w:val="en-US" w:eastAsia="ja-JP"/>
        </w:rPr>
        <w:t>a major issue</w:t>
      </w:r>
      <w:r w:rsidRPr="006A5E67">
        <w:rPr>
          <w:rFonts w:eastAsiaTheme="minorEastAsia"/>
          <w:bCs/>
          <w:noProof/>
          <w:kern w:val="0"/>
          <w:lang w:val="en-US" w:eastAsia="ja-JP"/>
        </w:rPr>
        <w:t xml:space="preserve"> </w:t>
      </w:r>
      <w:r w:rsidR="002E01DC">
        <w:rPr>
          <w:rFonts w:eastAsiaTheme="minorEastAsia"/>
          <w:bCs/>
          <w:noProof/>
          <w:kern w:val="0"/>
          <w:lang w:val="en-US" w:eastAsia="ja-JP"/>
        </w:rPr>
        <w:t xml:space="preserve">for conservation </w:t>
      </w:r>
      <w:r w:rsidRPr="006A5E67">
        <w:rPr>
          <w:rFonts w:eastAsiaTheme="minorEastAsia"/>
          <w:bCs/>
          <w:noProof/>
          <w:kern w:val="0"/>
          <w:lang w:val="en-US" w:eastAsia="ja-JP"/>
        </w:rPr>
        <w:t>in marine, terrestrial and freshwater ecosystems globa</w:t>
      </w:r>
      <w:commentRangeStart w:id="181"/>
      <w:r w:rsidRPr="006A5E67">
        <w:rPr>
          <w:rFonts w:eastAsiaTheme="minorEastAsia"/>
          <w:bCs/>
          <w:noProof/>
          <w:kern w:val="0"/>
          <w:lang w:val="en-US" w:eastAsia="ja-JP"/>
        </w:rPr>
        <w:t>lly</w:t>
      </w:r>
      <w:commentRangeEnd w:id="181"/>
      <w:r>
        <w:rPr>
          <w:rStyle w:val="CommentReference"/>
        </w:rPr>
        <w:commentReference w:id="181"/>
      </w:r>
      <w:r w:rsidRPr="006A5E67">
        <w:rPr>
          <w:rFonts w:eastAsiaTheme="minorEastAsia"/>
          <w:bCs/>
          <w:noProof/>
          <w:kern w:val="0"/>
          <w:lang w:val="en-US" w:eastAsia="ja-JP"/>
        </w:rPr>
        <w:t>.</w:t>
      </w:r>
      <w:r>
        <w:rPr>
          <w:lang w:val="en-AU"/>
        </w:rPr>
        <w:t xml:space="preserve"> </w:t>
      </w:r>
      <w:r w:rsidR="00D16386">
        <w:rPr>
          <w:rFonts w:eastAsiaTheme="minorEastAsia"/>
          <w:bCs/>
          <w:kern w:val="0"/>
          <w:lang w:val="en-US" w:eastAsia="ja-JP"/>
        </w:rPr>
        <w:t xml:space="preserve">A </w:t>
      </w:r>
      <w:r w:rsidR="00190DE3">
        <w:rPr>
          <w:rFonts w:eastAsiaTheme="minorEastAsia"/>
          <w:bCs/>
          <w:kern w:val="0"/>
          <w:lang w:val="en-US" w:eastAsia="ja-JP"/>
        </w:rPr>
        <w:t>common</w:t>
      </w:r>
      <w:r w:rsidR="00D16386">
        <w:rPr>
          <w:rFonts w:eastAsiaTheme="minorEastAsia"/>
          <w:bCs/>
          <w:kern w:val="0"/>
          <w:lang w:val="en-US" w:eastAsia="ja-JP"/>
        </w:rPr>
        <w:t xml:space="preserve"> approach to quantifying mesopredator release is to </w:t>
      </w:r>
      <w:r w:rsidR="00600CF6">
        <w:rPr>
          <w:rFonts w:eastAsiaTheme="minorEastAsia"/>
          <w:bCs/>
          <w:kern w:val="0"/>
          <w:lang w:val="en-US" w:eastAsia="ja-JP"/>
        </w:rPr>
        <w:t>construct</w:t>
      </w:r>
      <w:r w:rsidR="00D16386">
        <w:rPr>
          <w:rFonts w:eastAsiaTheme="minorEastAsia"/>
          <w:bCs/>
          <w:kern w:val="0"/>
          <w:lang w:val="en-US" w:eastAsia="ja-JP"/>
        </w:rPr>
        <w:t xml:space="preserve"> a</w:t>
      </w:r>
      <w:r w:rsidR="0038072C">
        <w:rPr>
          <w:rFonts w:eastAsiaTheme="minorEastAsia"/>
          <w:bCs/>
          <w:kern w:val="0"/>
          <w:lang w:val="en-US" w:eastAsia="ja-JP"/>
        </w:rPr>
        <w:t xml:space="preserve"> set of</w:t>
      </w:r>
      <w:r w:rsidR="00766D0A" w:rsidRPr="007776E2">
        <w:rPr>
          <w:rFonts w:eastAsiaTheme="minorEastAsia"/>
          <w:bCs/>
          <w:kern w:val="0"/>
          <w:lang w:eastAsia="ja-JP"/>
        </w:rPr>
        <w:t xml:space="preserve"> </w:t>
      </w:r>
      <w:r w:rsidR="0038072C">
        <w:rPr>
          <w:rFonts w:eastAsiaTheme="minorEastAsia"/>
          <w:bCs/>
          <w:kern w:val="0"/>
          <w:lang w:eastAsia="ja-JP"/>
        </w:rPr>
        <w:t>differential equations to</w:t>
      </w:r>
      <w:r w:rsidR="00C407DB">
        <w:rPr>
          <w:rFonts w:eastAsiaTheme="minorEastAsia"/>
          <w:bCs/>
          <w:kern w:val="0"/>
          <w:lang w:eastAsia="ja-JP"/>
        </w:rPr>
        <w:t xml:space="preserve"> define a multi-species population model </w:t>
      </w:r>
      <w:r w:rsidR="00600CF6">
        <w:rPr>
          <w:rFonts w:eastAsiaTheme="minorEastAsia"/>
          <w:bCs/>
          <w:kern w:val="0"/>
          <w:lang w:eastAsia="ja-JP"/>
        </w:rPr>
        <w:t xml:space="preserve">(e.g. a </w:t>
      </w:r>
      <w:r w:rsidRPr="007776E2">
        <w:rPr>
          <w:rFonts w:eastAsiaTheme="minorEastAsia"/>
          <w:bCs/>
          <w:kern w:val="0"/>
          <w:lang w:eastAsia="ja-JP"/>
        </w:rPr>
        <w:t>Lo</w:t>
      </w:r>
      <w:r w:rsidR="00923934" w:rsidRPr="007776E2">
        <w:rPr>
          <w:rFonts w:eastAsiaTheme="minorEastAsia"/>
          <w:bCs/>
          <w:kern w:val="0"/>
          <w:lang w:eastAsia="ja-JP"/>
        </w:rPr>
        <w:t>tk</w:t>
      </w:r>
      <w:r w:rsidRPr="007776E2">
        <w:rPr>
          <w:rFonts w:eastAsiaTheme="minorEastAsia"/>
          <w:bCs/>
          <w:kern w:val="0"/>
          <w:lang w:eastAsia="ja-JP"/>
        </w:rPr>
        <w:t>a-V</w:t>
      </w:r>
      <w:r w:rsidR="00DC60E5" w:rsidRPr="007776E2">
        <w:rPr>
          <w:rFonts w:eastAsiaTheme="minorEastAsia"/>
          <w:bCs/>
          <w:kern w:val="0"/>
          <w:lang w:eastAsia="ja-JP"/>
        </w:rPr>
        <w:t>olterra</w:t>
      </w:r>
      <w:r w:rsidR="00DC60E5">
        <w:rPr>
          <w:rFonts w:eastAsiaTheme="minorEastAsia"/>
          <w:bCs/>
          <w:kern w:val="0"/>
          <w:lang w:val="en-US" w:eastAsia="ja-JP"/>
        </w:rPr>
        <w:t xml:space="preserve"> predator-prey</w:t>
      </w:r>
      <w:r w:rsidR="00600CF6">
        <w:rPr>
          <w:rFonts w:eastAsiaTheme="minorEastAsia"/>
          <w:bCs/>
          <w:kern w:val="0"/>
          <w:lang w:val="en-US" w:eastAsia="ja-JP"/>
        </w:rPr>
        <w:t xml:space="preserve"> model </w:t>
      </w:r>
      <w:r w:rsidR="001246B3">
        <w:rPr>
          <w:rFonts w:eastAsiaTheme="minorEastAsia"/>
          <w:bCs/>
          <w:kern w:val="0"/>
          <w:lang w:val="en-US" w:eastAsia="ja-JP"/>
        </w:rPr>
        <w:t>(LVPP)</w:t>
      </w:r>
      <w:r w:rsidR="00600CF6">
        <w:rPr>
          <w:rFonts w:eastAsiaTheme="minorEastAsia"/>
          <w:bCs/>
          <w:kern w:val="0"/>
          <w:lang w:val="en-US" w:eastAsia="ja-JP"/>
        </w:rPr>
        <w:t>)</w:t>
      </w:r>
      <w:r w:rsidR="00C407DB">
        <w:rPr>
          <w:rFonts w:eastAsiaTheme="minorEastAsia"/>
          <w:bCs/>
          <w:kern w:val="0"/>
          <w:lang w:val="en-US" w:eastAsia="ja-JP"/>
        </w:rPr>
        <w:t>. B</w:t>
      </w:r>
      <w:r w:rsidR="00600CF6">
        <w:rPr>
          <w:rFonts w:eastAsiaTheme="minorEastAsia"/>
          <w:bCs/>
          <w:kern w:val="0"/>
          <w:lang w:val="en-US" w:eastAsia="ja-JP"/>
        </w:rPr>
        <w:t>y</w:t>
      </w:r>
      <w:r w:rsidR="00DC60E5">
        <w:rPr>
          <w:rFonts w:eastAsiaTheme="minorEastAsia"/>
          <w:bCs/>
          <w:kern w:val="0"/>
          <w:lang w:val="en-US" w:eastAsia="ja-JP"/>
        </w:rPr>
        <w:t xml:space="preserve"> </w:t>
      </w:r>
      <w:r w:rsidR="00600CF6">
        <w:rPr>
          <w:rFonts w:eastAsiaTheme="minorEastAsia"/>
          <w:bCs/>
          <w:kern w:val="0"/>
          <w:lang w:val="en-US" w:eastAsia="ja-JP"/>
        </w:rPr>
        <w:t>applying</w:t>
      </w:r>
      <w:r w:rsidR="00CF3C3E">
        <w:rPr>
          <w:rFonts w:eastAsiaTheme="minorEastAsia"/>
          <w:bCs/>
          <w:kern w:val="0"/>
          <w:lang w:val="en-US" w:eastAsia="ja-JP"/>
        </w:rPr>
        <w:t xml:space="preserve"> </w:t>
      </w:r>
      <w:r w:rsidR="007776E2">
        <w:rPr>
          <w:rFonts w:eastAsiaTheme="minorEastAsia"/>
          <w:bCs/>
          <w:kern w:val="0"/>
          <w:lang w:val="en-US" w:eastAsia="ja-JP"/>
        </w:rPr>
        <w:t xml:space="preserve">life history </w:t>
      </w:r>
      <w:r w:rsidR="00D16386">
        <w:rPr>
          <w:rFonts w:eastAsiaTheme="minorEastAsia"/>
          <w:bCs/>
          <w:kern w:val="0"/>
          <w:lang w:val="en-US" w:eastAsia="ja-JP"/>
        </w:rPr>
        <w:t xml:space="preserve">estimates </w:t>
      </w:r>
      <w:r w:rsidR="00287462">
        <w:rPr>
          <w:rFonts w:eastAsiaTheme="minorEastAsia"/>
          <w:bCs/>
          <w:kern w:val="0"/>
          <w:lang w:val="en-US" w:eastAsia="ja-JP"/>
        </w:rPr>
        <w:t xml:space="preserve">to the proposed dynamics </w:t>
      </w:r>
      <w:r w:rsidR="00CF3C3E">
        <w:rPr>
          <w:rFonts w:eastAsiaTheme="minorEastAsia"/>
          <w:bCs/>
          <w:kern w:val="0"/>
          <w:lang w:val="en-US" w:eastAsia="ja-JP"/>
        </w:rPr>
        <w:t xml:space="preserve">from </w:t>
      </w:r>
      <w:r w:rsidR="00D16386">
        <w:rPr>
          <w:rFonts w:eastAsiaTheme="minorEastAsia"/>
          <w:bCs/>
          <w:kern w:val="0"/>
          <w:lang w:val="en-US" w:eastAsia="ja-JP"/>
        </w:rPr>
        <w:t xml:space="preserve">relevant </w:t>
      </w:r>
      <w:r w:rsidR="00600CF6">
        <w:rPr>
          <w:rFonts w:eastAsiaTheme="minorEastAsia"/>
          <w:bCs/>
          <w:kern w:val="0"/>
          <w:lang w:val="en-US" w:eastAsia="ja-JP"/>
        </w:rPr>
        <w:t xml:space="preserve">studies </w:t>
      </w:r>
      <w:r w:rsidR="00014089">
        <w:rPr>
          <w:rFonts w:eastAsiaTheme="minorEastAsia"/>
          <w:bCs/>
          <w:kern w:val="0"/>
          <w:lang w:val="en-US" w:eastAsia="ja-JP"/>
        </w:rPr>
        <w:t xml:space="preserve">researchers </w:t>
      </w:r>
      <w:r w:rsidR="00600CF6">
        <w:rPr>
          <w:rFonts w:eastAsiaTheme="minorEastAsia"/>
          <w:bCs/>
          <w:kern w:val="0"/>
          <w:lang w:val="en-US" w:eastAsia="ja-JP"/>
        </w:rPr>
        <w:t xml:space="preserve">can attempt to </w:t>
      </w:r>
      <w:r w:rsidR="002E01DC">
        <w:rPr>
          <w:rFonts w:eastAsiaTheme="minorEastAsia"/>
          <w:bCs/>
          <w:kern w:val="0"/>
          <w:lang w:val="en-US" w:eastAsia="ja-JP"/>
        </w:rPr>
        <w:t xml:space="preserve">infer </w:t>
      </w:r>
      <w:r w:rsidR="00766D0A">
        <w:rPr>
          <w:rFonts w:eastAsiaTheme="minorEastAsia"/>
          <w:bCs/>
          <w:kern w:val="0"/>
          <w:lang w:val="en-US" w:eastAsia="ja-JP"/>
        </w:rPr>
        <w:t>mesopredator release</w:t>
      </w:r>
      <w:r w:rsidR="00014089">
        <w:rPr>
          <w:rFonts w:eastAsiaTheme="minorEastAsia"/>
          <w:bCs/>
          <w:kern w:val="0"/>
          <w:lang w:val="en-US" w:eastAsia="ja-JP"/>
        </w:rPr>
        <w:t xml:space="preserve"> from the model projections</w:t>
      </w:r>
      <w:r w:rsidR="00766D0A">
        <w:rPr>
          <w:rFonts w:eastAsiaTheme="minorEastAsia"/>
          <w:bCs/>
          <w:kern w:val="0"/>
          <w:lang w:val="en-US" w:eastAsia="ja-JP"/>
        </w:rPr>
        <w:t xml:space="preserve">. </w:t>
      </w:r>
      <w:r w:rsidR="00E210C9">
        <w:rPr>
          <w:rFonts w:eastAsiaTheme="minorEastAsia"/>
          <w:bCs/>
          <w:kern w:val="0"/>
          <w:lang w:val="en-US" w:eastAsia="ja-JP"/>
        </w:rPr>
        <w:t xml:space="preserve">This approach has been </w:t>
      </w:r>
      <w:r w:rsidR="007776E2">
        <w:rPr>
          <w:rFonts w:eastAsiaTheme="minorEastAsia"/>
          <w:bCs/>
          <w:kern w:val="0"/>
          <w:lang w:val="en-US" w:eastAsia="ja-JP"/>
        </w:rPr>
        <w:t>applied</w:t>
      </w:r>
      <w:r w:rsidR="001372A4">
        <w:rPr>
          <w:rFonts w:eastAsiaTheme="minorEastAsia"/>
          <w:bCs/>
          <w:kern w:val="0"/>
          <w:lang w:val="en-US" w:eastAsia="ja-JP"/>
        </w:rPr>
        <w:t xml:space="preserve"> to</w:t>
      </w:r>
      <w:r w:rsidR="00600CF6">
        <w:rPr>
          <w:rFonts w:eastAsiaTheme="minorEastAsia"/>
          <w:bCs/>
          <w:kern w:val="0"/>
          <w:lang w:val="en-US" w:eastAsia="ja-JP"/>
        </w:rPr>
        <w:t xml:space="preserve"> invasive mammals in NZ </w:t>
      </w:r>
      <w:r w:rsidR="00014089">
        <w:rPr>
          <w:rFonts w:eastAsiaTheme="minorEastAsia"/>
          <w:bCs/>
          <w:kern w:val="0"/>
          <w:lang w:val="en-US" w:eastAsia="ja-JP"/>
        </w:rPr>
        <w:t>to incorporate the</w:t>
      </w:r>
      <w:r w:rsidR="00E210C9">
        <w:rPr>
          <w:rFonts w:eastAsiaTheme="minorEastAsia"/>
          <w:bCs/>
          <w:kern w:val="0"/>
          <w:lang w:val="en-US" w:eastAsia="ja-JP"/>
        </w:rPr>
        <w:t xml:space="preserve"> </w:t>
      </w:r>
      <w:r w:rsidR="00A6321D" w:rsidRPr="006A5E67">
        <w:rPr>
          <w:rFonts w:eastAsiaTheme="minorEastAsia"/>
          <w:bCs/>
          <w:kern w:val="0"/>
          <w:lang w:val="en-US" w:eastAsia="ja-JP"/>
        </w:rPr>
        <w:t xml:space="preserve">interactions between mice, </w:t>
      </w:r>
      <w:r w:rsidR="004F5E19">
        <w:rPr>
          <w:rFonts w:eastAsiaTheme="minorEastAsia"/>
          <w:bCs/>
          <w:kern w:val="0"/>
          <w:lang w:val="en-US" w:eastAsia="ja-JP"/>
        </w:rPr>
        <w:t xml:space="preserve">ship </w:t>
      </w:r>
      <w:r w:rsidR="00766D0A">
        <w:rPr>
          <w:rFonts w:eastAsiaTheme="minorEastAsia"/>
          <w:bCs/>
          <w:kern w:val="0"/>
          <w:lang w:val="en-US" w:eastAsia="ja-JP"/>
        </w:rPr>
        <w:t>rats</w:t>
      </w:r>
      <w:r w:rsidR="003A5AC1">
        <w:rPr>
          <w:rFonts w:eastAsiaTheme="minorEastAsia"/>
          <w:bCs/>
          <w:kern w:val="0"/>
          <w:lang w:val="en-US" w:eastAsia="ja-JP"/>
        </w:rPr>
        <w:t xml:space="preserve"> </w:t>
      </w:r>
      <w:commentRangeStart w:id="182"/>
      <w:r w:rsidR="003A5AC1" w:rsidRPr="006A5E67">
        <w:rPr>
          <w:rFonts w:eastAsiaTheme="minorEastAsia"/>
          <w:bCs/>
          <w:kern w:val="0"/>
          <w:lang w:val="en-US" w:eastAsia="ja-JP"/>
        </w:rPr>
        <w:t>(</w:t>
      </w:r>
      <w:r w:rsidR="003A5AC1" w:rsidRPr="006A5E67">
        <w:rPr>
          <w:rFonts w:eastAsiaTheme="minorEastAsia"/>
          <w:bCs/>
          <w:i/>
          <w:kern w:val="0"/>
          <w:lang w:val="en-US" w:eastAsia="ja-JP"/>
        </w:rPr>
        <w:t>Rattus rattus</w:t>
      </w:r>
      <w:commentRangeEnd w:id="182"/>
      <w:r w:rsidR="003A5AC1">
        <w:rPr>
          <w:rStyle w:val="CommentReference"/>
        </w:rPr>
        <w:commentReference w:id="182"/>
      </w:r>
      <w:r w:rsidR="004F5E19">
        <w:rPr>
          <w:rFonts w:eastAsiaTheme="minorEastAsia"/>
          <w:bCs/>
          <w:i/>
          <w:kern w:val="0"/>
          <w:lang w:val="en-US" w:eastAsia="ja-JP"/>
        </w:rPr>
        <w:t xml:space="preserve">; </w:t>
      </w:r>
      <w:r w:rsidR="004F5E19" w:rsidRPr="004F5E19">
        <w:rPr>
          <w:rFonts w:eastAsiaTheme="minorEastAsia"/>
          <w:bCs/>
          <w:kern w:val="0"/>
          <w:lang w:val="en-US" w:eastAsia="ja-JP"/>
        </w:rPr>
        <w:t>referred</w:t>
      </w:r>
      <w:r w:rsidR="004F5E19" w:rsidRPr="00923934">
        <w:rPr>
          <w:rFonts w:eastAsiaTheme="minorEastAsia"/>
          <w:bCs/>
          <w:kern w:val="0"/>
          <w:lang w:val="en-US" w:eastAsia="ja-JP"/>
        </w:rPr>
        <w:t xml:space="preserve"> to as rat</w:t>
      </w:r>
      <w:r w:rsidR="004F5E19">
        <w:rPr>
          <w:rFonts w:eastAsiaTheme="minorEastAsia"/>
          <w:bCs/>
          <w:kern w:val="0"/>
          <w:lang w:val="en-US" w:eastAsia="ja-JP"/>
        </w:rPr>
        <w:t>s</w:t>
      </w:r>
      <w:r w:rsidR="003A5AC1" w:rsidRPr="006A5E67">
        <w:rPr>
          <w:rFonts w:eastAsiaTheme="minorEastAsia"/>
          <w:bCs/>
          <w:kern w:val="0"/>
          <w:lang w:val="en-US" w:eastAsia="ja-JP"/>
        </w:rPr>
        <w:t>)</w:t>
      </w:r>
      <w:r w:rsidR="007B57FC">
        <w:rPr>
          <w:rFonts w:eastAsiaTheme="minorEastAsia"/>
          <w:bCs/>
          <w:kern w:val="0"/>
          <w:lang w:val="en-US" w:eastAsia="ja-JP"/>
        </w:rPr>
        <w:t>, possums</w:t>
      </w:r>
      <w:r w:rsidR="007E4F44">
        <w:rPr>
          <w:rFonts w:eastAsiaTheme="minorEastAsia"/>
          <w:bCs/>
          <w:kern w:val="0"/>
          <w:lang w:val="en-US" w:eastAsia="ja-JP"/>
        </w:rPr>
        <w:t xml:space="preserve"> </w:t>
      </w:r>
      <w:r w:rsidR="004F5E19">
        <w:rPr>
          <w:rFonts w:eastAsiaTheme="minorEastAsia"/>
          <w:bCs/>
          <w:kern w:val="0"/>
          <w:lang w:val="en-US" w:eastAsia="ja-JP"/>
        </w:rPr>
        <w:t>(</w:t>
      </w:r>
      <w:r w:rsidR="004F5E19" w:rsidRPr="00923934">
        <w:rPr>
          <w:rFonts w:eastAsiaTheme="minorEastAsia"/>
          <w:bCs/>
          <w:i/>
          <w:kern w:val="0"/>
          <w:lang w:val="en-US" w:eastAsia="ja-JP"/>
        </w:rPr>
        <w:t>Trichosurus vu</w:t>
      </w:r>
      <w:commentRangeStart w:id="183"/>
      <w:r w:rsidR="004F5E19" w:rsidRPr="00923934">
        <w:rPr>
          <w:rFonts w:eastAsiaTheme="minorEastAsia"/>
          <w:bCs/>
          <w:i/>
          <w:kern w:val="0"/>
          <w:lang w:val="en-US" w:eastAsia="ja-JP"/>
        </w:rPr>
        <w:t>lpecula</w:t>
      </w:r>
      <w:commentRangeEnd w:id="183"/>
      <w:r w:rsidR="004F5E19">
        <w:rPr>
          <w:rStyle w:val="CommentReference"/>
        </w:rPr>
        <w:commentReference w:id="183"/>
      </w:r>
      <w:r w:rsidR="004F5E19">
        <w:rPr>
          <w:rFonts w:eastAsiaTheme="minorEastAsia"/>
          <w:bCs/>
          <w:kern w:val="0"/>
          <w:lang w:val="en-US" w:eastAsia="ja-JP"/>
        </w:rPr>
        <w:t xml:space="preserve">) </w:t>
      </w:r>
      <w:r w:rsidR="00766D0A">
        <w:rPr>
          <w:rFonts w:eastAsiaTheme="minorEastAsia"/>
          <w:bCs/>
          <w:kern w:val="0"/>
          <w:lang w:val="en-US" w:eastAsia="ja-JP"/>
        </w:rPr>
        <w:t xml:space="preserve">and </w:t>
      </w:r>
      <w:commentRangeStart w:id="184"/>
      <w:r w:rsidR="00766D0A">
        <w:rPr>
          <w:rFonts w:eastAsiaTheme="minorEastAsia"/>
          <w:bCs/>
          <w:kern w:val="0"/>
          <w:lang w:val="en-US" w:eastAsia="ja-JP"/>
        </w:rPr>
        <w:t>stoats</w:t>
      </w:r>
      <w:commentRangeEnd w:id="184"/>
      <w:r w:rsidR="007776E2">
        <w:rPr>
          <w:rStyle w:val="CommentReference"/>
        </w:rPr>
        <w:commentReference w:id="184"/>
      </w:r>
      <w:r w:rsidR="00FA0273">
        <w:rPr>
          <w:rFonts w:eastAsiaTheme="minorEastAsia"/>
          <w:bCs/>
          <w:kern w:val="0"/>
          <w:lang w:val="en-US" w:eastAsia="ja-JP"/>
        </w:rPr>
        <w:t xml:space="preserve">. </w:t>
      </w:r>
    </w:p>
    <w:p w14:paraId="0EB8E942" w14:textId="5612004F" w:rsidR="001246B3" w:rsidRDefault="00287462">
      <w:pPr>
        <w:wordWrap/>
        <w:adjustRightInd w:val="0"/>
        <w:spacing w:before="0" w:after="0"/>
        <w:ind w:firstLine="720"/>
        <w:rPr>
          <w:rFonts w:eastAsiaTheme="minorEastAsia"/>
          <w:bCs/>
          <w:kern w:val="0"/>
          <w:lang w:val="en-US" w:eastAsia="ja-JP"/>
        </w:rPr>
      </w:pPr>
      <w:r>
        <w:rPr>
          <w:rFonts w:eastAsiaTheme="minorEastAsia"/>
          <w:bCs/>
          <w:kern w:val="0"/>
          <w:lang w:val="en-US" w:eastAsia="ja-JP"/>
        </w:rPr>
        <w:t>The LVPP</w:t>
      </w:r>
      <w:r w:rsidR="00014089">
        <w:rPr>
          <w:rFonts w:eastAsiaTheme="minorEastAsia"/>
          <w:bCs/>
          <w:kern w:val="0"/>
          <w:lang w:val="en-US" w:eastAsia="ja-JP"/>
        </w:rPr>
        <w:t xml:space="preserve"> </w:t>
      </w:r>
      <w:r w:rsidR="00FA0273">
        <w:rPr>
          <w:rFonts w:eastAsiaTheme="minorEastAsia"/>
          <w:bCs/>
          <w:kern w:val="0"/>
          <w:lang w:val="en-US" w:eastAsia="ja-JP"/>
        </w:rPr>
        <w:t xml:space="preserve">models </w:t>
      </w:r>
      <w:r>
        <w:rPr>
          <w:rFonts w:eastAsiaTheme="minorEastAsia"/>
          <w:bCs/>
          <w:kern w:val="0"/>
          <w:lang w:val="en-US" w:eastAsia="ja-JP"/>
        </w:rPr>
        <w:t xml:space="preserve">highlighted above all </w:t>
      </w:r>
      <w:r w:rsidR="00014089">
        <w:rPr>
          <w:rFonts w:eastAsiaTheme="minorEastAsia"/>
          <w:bCs/>
          <w:kern w:val="0"/>
          <w:lang w:val="en-US" w:eastAsia="ja-JP"/>
        </w:rPr>
        <w:t xml:space="preserve">reviewed </w:t>
      </w:r>
      <w:r w:rsidR="00B7558D">
        <w:rPr>
          <w:rFonts w:eastAsiaTheme="minorEastAsia"/>
          <w:bCs/>
          <w:kern w:val="0"/>
          <w:lang w:val="en-US" w:eastAsia="ja-JP"/>
        </w:rPr>
        <w:t xml:space="preserve">the relationship between </w:t>
      </w:r>
      <w:r w:rsidR="001246B3">
        <w:rPr>
          <w:rFonts w:eastAsiaTheme="minorEastAsia"/>
          <w:bCs/>
          <w:kern w:val="0"/>
          <w:lang w:val="en-US" w:eastAsia="ja-JP"/>
        </w:rPr>
        <w:t xml:space="preserve">food </w:t>
      </w:r>
      <w:r w:rsidR="001246B3">
        <w:rPr>
          <w:rFonts w:eastAsiaTheme="minorEastAsia"/>
          <w:bCs/>
          <w:kern w:val="0"/>
          <w:lang w:val="en-US" w:eastAsia="ja-JP"/>
        </w:rPr>
        <w:lastRenderedPageBreak/>
        <w:t xml:space="preserve">availability and </w:t>
      </w:r>
      <w:r w:rsidR="005C7DD0">
        <w:rPr>
          <w:rFonts w:eastAsiaTheme="minorEastAsia"/>
          <w:bCs/>
          <w:kern w:val="0"/>
          <w:lang w:val="en-US" w:eastAsia="ja-JP"/>
        </w:rPr>
        <w:t>the population increases</w:t>
      </w:r>
      <w:r w:rsidR="00B7558D">
        <w:rPr>
          <w:rFonts w:eastAsiaTheme="minorEastAsia"/>
          <w:bCs/>
          <w:kern w:val="0"/>
          <w:lang w:val="en-US" w:eastAsia="ja-JP"/>
        </w:rPr>
        <w:t xml:space="preserve"> of </w:t>
      </w:r>
      <w:r w:rsidR="005C7DD0">
        <w:rPr>
          <w:rFonts w:eastAsiaTheme="minorEastAsia"/>
          <w:bCs/>
          <w:kern w:val="0"/>
          <w:lang w:val="en-US" w:eastAsia="ja-JP"/>
        </w:rPr>
        <w:t xml:space="preserve">multiple invasive </w:t>
      </w:r>
      <w:commentRangeStart w:id="185"/>
      <w:r w:rsidR="005C7DD0">
        <w:rPr>
          <w:rFonts w:eastAsiaTheme="minorEastAsia"/>
          <w:bCs/>
          <w:kern w:val="0"/>
          <w:lang w:val="en-US" w:eastAsia="ja-JP"/>
        </w:rPr>
        <w:t>species</w:t>
      </w:r>
      <w:commentRangeEnd w:id="185"/>
      <w:r w:rsidR="00C407DB">
        <w:rPr>
          <w:rStyle w:val="CommentReference"/>
        </w:rPr>
        <w:commentReference w:id="185"/>
      </w:r>
      <w:r w:rsidR="001246B3">
        <w:rPr>
          <w:rFonts w:eastAsiaTheme="minorEastAsia"/>
          <w:bCs/>
          <w:kern w:val="0"/>
          <w:lang w:val="en-US" w:eastAsia="ja-JP"/>
        </w:rPr>
        <w:t xml:space="preserve">. </w:t>
      </w:r>
      <w:r w:rsidR="004B4ACD">
        <w:rPr>
          <w:rFonts w:eastAsiaTheme="minorEastAsia"/>
          <w:bCs/>
          <w:kern w:val="0"/>
          <w:lang w:val="en-US" w:eastAsia="ja-JP"/>
        </w:rPr>
        <w:t xml:space="preserve">Results show that </w:t>
      </w:r>
      <w:r w:rsidR="00D16386">
        <w:rPr>
          <w:rFonts w:eastAsiaTheme="minorEastAsia"/>
          <w:bCs/>
          <w:kern w:val="0"/>
          <w:lang w:val="en-US" w:eastAsia="ja-JP"/>
        </w:rPr>
        <w:t xml:space="preserve">the </w:t>
      </w:r>
      <w:r w:rsidR="00E210C9">
        <w:rPr>
          <w:rFonts w:eastAsiaTheme="minorEastAsia"/>
          <w:bCs/>
          <w:kern w:val="0"/>
          <w:lang w:val="en-US" w:eastAsia="ja-JP"/>
        </w:rPr>
        <w:t>secondary impacts</w:t>
      </w:r>
      <w:r w:rsidR="001246B3">
        <w:rPr>
          <w:rFonts w:eastAsiaTheme="minorEastAsia"/>
          <w:bCs/>
          <w:kern w:val="0"/>
          <w:lang w:val="en-US" w:eastAsia="ja-JP"/>
        </w:rPr>
        <w:t xml:space="preserve"> </w:t>
      </w:r>
      <w:r w:rsidR="0046779C">
        <w:rPr>
          <w:rFonts w:eastAsiaTheme="minorEastAsia"/>
          <w:bCs/>
          <w:kern w:val="0"/>
          <w:lang w:val="en-US" w:eastAsia="ja-JP"/>
        </w:rPr>
        <w:t xml:space="preserve">of </w:t>
      </w:r>
      <w:r w:rsidR="00D16386">
        <w:rPr>
          <w:rFonts w:eastAsiaTheme="minorEastAsia"/>
          <w:bCs/>
          <w:kern w:val="0"/>
          <w:lang w:val="en-US" w:eastAsia="ja-JP"/>
        </w:rPr>
        <w:t xml:space="preserve">the other interacting </w:t>
      </w:r>
      <w:r w:rsidR="0046779C">
        <w:rPr>
          <w:rFonts w:eastAsiaTheme="minorEastAsia"/>
          <w:bCs/>
          <w:kern w:val="0"/>
          <w:lang w:val="en-US" w:eastAsia="ja-JP"/>
        </w:rPr>
        <w:t>invasive species</w:t>
      </w:r>
      <w:r w:rsidR="00D16386">
        <w:rPr>
          <w:rFonts w:eastAsiaTheme="minorEastAsia"/>
          <w:bCs/>
          <w:kern w:val="0"/>
          <w:lang w:val="en-US" w:eastAsia="ja-JP"/>
        </w:rPr>
        <w:t xml:space="preserve"> </w:t>
      </w:r>
      <w:r w:rsidR="004B4ACD">
        <w:rPr>
          <w:rFonts w:eastAsiaTheme="minorEastAsia"/>
          <w:bCs/>
          <w:kern w:val="0"/>
          <w:lang w:val="en-US" w:eastAsia="ja-JP"/>
        </w:rPr>
        <w:t xml:space="preserve">can reduce the benefits of </w:t>
      </w:r>
      <w:r w:rsidR="00D16386">
        <w:rPr>
          <w:rFonts w:eastAsiaTheme="minorEastAsia"/>
          <w:bCs/>
          <w:kern w:val="0"/>
          <w:lang w:val="en-US" w:eastAsia="ja-JP"/>
        </w:rPr>
        <w:t>control operations</w:t>
      </w:r>
      <w:r w:rsidR="004B4ACD">
        <w:rPr>
          <w:rFonts w:eastAsiaTheme="minorEastAsia"/>
          <w:bCs/>
          <w:kern w:val="0"/>
          <w:lang w:val="en-US" w:eastAsia="ja-JP"/>
        </w:rPr>
        <w:t xml:space="preserve">, however, </w:t>
      </w:r>
      <w:r w:rsidR="001246B3">
        <w:rPr>
          <w:rFonts w:eastAsiaTheme="minorEastAsia"/>
          <w:bCs/>
          <w:kern w:val="0"/>
          <w:lang w:val="en-US" w:eastAsia="ja-JP"/>
        </w:rPr>
        <w:t xml:space="preserve">the </w:t>
      </w:r>
      <w:r w:rsidR="007B57FC">
        <w:rPr>
          <w:rFonts w:eastAsiaTheme="minorEastAsia"/>
          <w:bCs/>
          <w:kern w:val="0"/>
          <w:lang w:val="en-US" w:eastAsia="ja-JP"/>
        </w:rPr>
        <w:t xml:space="preserve">overall effect may </w:t>
      </w:r>
      <w:r w:rsidR="004B4ACD">
        <w:rPr>
          <w:rFonts w:eastAsiaTheme="minorEastAsia"/>
          <w:bCs/>
          <w:kern w:val="0"/>
          <w:lang w:val="en-US" w:eastAsia="ja-JP"/>
        </w:rPr>
        <w:t xml:space="preserve">also </w:t>
      </w:r>
      <w:r w:rsidR="00D35FDF">
        <w:rPr>
          <w:rFonts w:eastAsiaTheme="minorEastAsia"/>
          <w:bCs/>
          <w:kern w:val="0"/>
          <w:lang w:val="en-US" w:eastAsia="ja-JP"/>
        </w:rPr>
        <w:t>be</w:t>
      </w:r>
      <w:r w:rsidR="007B57FC">
        <w:rPr>
          <w:rFonts w:eastAsiaTheme="minorEastAsia"/>
          <w:bCs/>
          <w:kern w:val="0"/>
          <w:lang w:val="en-US" w:eastAsia="ja-JP"/>
        </w:rPr>
        <w:t xml:space="preserve"> </w:t>
      </w:r>
      <w:r w:rsidR="00D35FDF">
        <w:rPr>
          <w:rFonts w:eastAsiaTheme="minorEastAsia"/>
          <w:bCs/>
          <w:kern w:val="0"/>
          <w:lang w:val="en-US" w:eastAsia="ja-JP"/>
        </w:rPr>
        <w:t>dependent</w:t>
      </w:r>
      <w:r w:rsidR="007B57FC">
        <w:rPr>
          <w:rFonts w:eastAsiaTheme="minorEastAsia"/>
          <w:bCs/>
          <w:kern w:val="0"/>
          <w:lang w:val="en-US" w:eastAsia="ja-JP"/>
        </w:rPr>
        <w:t xml:space="preserve"> on </w:t>
      </w:r>
      <w:r w:rsidR="005C7DD0">
        <w:rPr>
          <w:rFonts w:eastAsiaTheme="minorEastAsia"/>
          <w:bCs/>
          <w:kern w:val="0"/>
          <w:lang w:val="en-US" w:eastAsia="ja-JP"/>
        </w:rPr>
        <w:t xml:space="preserve">the </w:t>
      </w:r>
      <w:r w:rsidR="007B57FC">
        <w:rPr>
          <w:rFonts w:eastAsiaTheme="minorEastAsia"/>
          <w:bCs/>
          <w:kern w:val="0"/>
          <w:lang w:val="en-US" w:eastAsia="ja-JP"/>
        </w:rPr>
        <w:t xml:space="preserve">thresholds </w:t>
      </w:r>
      <w:r w:rsidR="004B4ACD">
        <w:rPr>
          <w:rFonts w:eastAsiaTheme="minorEastAsia"/>
          <w:bCs/>
          <w:kern w:val="0"/>
          <w:lang w:val="en-US" w:eastAsia="ja-JP"/>
        </w:rPr>
        <w:t>of both direct and in-directly</w:t>
      </w:r>
      <w:r w:rsidR="008E622A">
        <w:rPr>
          <w:rFonts w:eastAsiaTheme="minorEastAsia"/>
          <w:bCs/>
          <w:kern w:val="0"/>
          <w:lang w:val="en-US" w:eastAsia="ja-JP"/>
        </w:rPr>
        <w:t xml:space="preserve"> interacting species</w:t>
      </w:r>
      <w:r w:rsidR="001168B4">
        <w:rPr>
          <w:rFonts w:eastAsiaTheme="minorEastAsia"/>
          <w:bCs/>
          <w:kern w:val="0"/>
          <w:lang w:val="en-US" w:eastAsia="ja-JP"/>
        </w:rPr>
        <w:t>.</w:t>
      </w:r>
      <w:r w:rsidR="008E622A">
        <w:rPr>
          <w:rFonts w:eastAsiaTheme="minorEastAsia"/>
          <w:bCs/>
          <w:kern w:val="0"/>
          <w:lang w:val="en-US" w:eastAsia="ja-JP"/>
        </w:rPr>
        <w:t xml:space="preserve"> More </w:t>
      </w:r>
      <w:r w:rsidR="004B4ACD">
        <w:rPr>
          <w:rFonts w:eastAsiaTheme="minorEastAsia"/>
          <w:bCs/>
          <w:kern w:val="0"/>
          <w:lang w:val="en-US" w:eastAsia="ja-JP"/>
        </w:rPr>
        <w:t>precisely</w:t>
      </w:r>
      <w:r w:rsidR="008E622A">
        <w:rPr>
          <w:rFonts w:eastAsiaTheme="minorEastAsia"/>
          <w:bCs/>
          <w:kern w:val="0"/>
          <w:lang w:val="en-US" w:eastAsia="ja-JP"/>
        </w:rPr>
        <w:t>,</w:t>
      </w:r>
      <w:r w:rsidR="00E210C9">
        <w:rPr>
          <w:rFonts w:eastAsiaTheme="minorEastAsia"/>
          <w:bCs/>
          <w:kern w:val="0"/>
          <w:lang w:val="en-US" w:eastAsia="ja-JP"/>
        </w:rPr>
        <w:t xml:space="preserve"> Tompkins and colleagues </w:t>
      </w:r>
      <w:r w:rsidR="0001040D">
        <w:rPr>
          <w:rFonts w:eastAsiaTheme="minorEastAsia"/>
          <w:bCs/>
          <w:kern w:val="0"/>
          <w:lang w:val="en-US" w:eastAsia="ja-JP"/>
        </w:rPr>
        <w:t xml:space="preserve">simulated </w:t>
      </w:r>
      <w:r w:rsidR="007E4F44">
        <w:rPr>
          <w:rFonts w:eastAsiaTheme="minorEastAsia"/>
          <w:bCs/>
          <w:kern w:val="0"/>
          <w:lang w:val="en-US" w:eastAsia="ja-JP"/>
        </w:rPr>
        <w:t xml:space="preserve">different </w:t>
      </w:r>
      <w:r w:rsidR="00A6321D" w:rsidRPr="006A5E67">
        <w:rPr>
          <w:rFonts w:eastAsiaTheme="minorEastAsia"/>
          <w:bCs/>
          <w:kern w:val="0"/>
          <w:lang w:val="en-US" w:eastAsia="ja-JP"/>
        </w:rPr>
        <w:t xml:space="preserve">removal </w:t>
      </w:r>
      <w:r w:rsidR="00E210C9">
        <w:rPr>
          <w:rFonts w:eastAsiaTheme="minorEastAsia"/>
          <w:bCs/>
          <w:kern w:val="0"/>
          <w:lang w:val="en-US" w:eastAsia="ja-JP"/>
        </w:rPr>
        <w:t>scenarios</w:t>
      </w:r>
      <w:r w:rsidR="007E4F44">
        <w:rPr>
          <w:rFonts w:eastAsiaTheme="minorEastAsia"/>
          <w:bCs/>
          <w:kern w:val="0"/>
          <w:lang w:val="en-US" w:eastAsia="ja-JP"/>
        </w:rPr>
        <w:t xml:space="preserve"> </w:t>
      </w:r>
      <w:r w:rsidR="0046779C">
        <w:rPr>
          <w:rFonts w:eastAsiaTheme="minorEastAsia"/>
          <w:bCs/>
          <w:kern w:val="0"/>
          <w:lang w:val="en-US" w:eastAsia="ja-JP"/>
        </w:rPr>
        <w:t>and found;</w:t>
      </w:r>
      <w:r w:rsidR="00E210C9">
        <w:rPr>
          <w:rFonts w:eastAsiaTheme="minorEastAsia"/>
          <w:bCs/>
          <w:kern w:val="0"/>
          <w:lang w:val="en-US" w:eastAsia="ja-JP"/>
        </w:rPr>
        <w:t xml:space="preserve"> 1. Stoat</w:t>
      </w:r>
      <w:r w:rsidR="00A6321D" w:rsidRPr="006A5E67">
        <w:rPr>
          <w:rFonts w:eastAsiaTheme="minorEastAsia"/>
          <w:bCs/>
          <w:kern w:val="0"/>
          <w:lang w:val="en-US" w:eastAsia="ja-JP"/>
        </w:rPr>
        <w:t xml:space="preserve"> </w:t>
      </w:r>
      <w:r w:rsidR="00E210C9">
        <w:rPr>
          <w:rFonts w:eastAsiaTheme="minorEastAsia"/>
          <w:bCs/>
          <w:kern w:val="0"/>
          <w:lang w:val="en-US" w:eastAsia="ja-JP"/>
        </w:rPr>
        <w:t xml:space="preserve">removal </w:t>
      </w:r>
      <w:r w:rsidR="0001040D">
        <w:rPr>
          <w:rFonts w:eastAsiaTheme="minorEastAsia"/>
          <w:bCs/>
          <w:kern w:val="0"/>
          <w:lang w:val="en-US" w:eastAsia="ja-JP"/>
        </w:rPr>
        <w:t xml:space="preserve">through trapping </w:t>
      </w:r>
      <w:r w:rsidR="008C4442">
        <w:rPr>
          <w:rFonts w:eastAsiaTheme="minorEastAsia"/>
          <w:bCs/>
          <w:kern w:val="0"/>
          <w:lang w:val="en-US" w:eastAsia="ja-JP"/>
        </w:rPr>
        <w:t xml:space="preserve">caused rats </w:t>
      </w:r>
      <w:r w:rsidR="008E622A">
        <w:rPr>
          <w:rFonts w:eastAsiaTheme="minorEastAsia"/>
          <w:bCs/>
          <w:kern w:val="0"/>
          <w:lang w:val="en-US" w:eastAsia="ja-JP"/>
        </w:rPr>
        <w:t xml:space="preserve">but not mice </w:t>
      </w:r>
      <w:r w:rsidR="008C4442">
        <w:rPr>
          <w:rFonts w:eastAsiaTheme="minorEastAsia"/>
          <w:bCs/>
          <w:kern w:val="0"/>
          <w:lang w:val="en-US" w:eastAsia="ja-JP"/>
        </w:rPr>
        <w:t xml:space="preserve">to increase in the </w:t>
      </w:r>
      <w:r w:rsidR="00C40BA1">
        <w:rPr>
          <w:rFonts w:eastAsiaTheme="minorEastAsia"/>
          <w:bCs/>
          <w:kern w:val="0"/>
          <w:lang w:val="en-US" w:eastAsia="ja-JP"/>
        </w:rPr>
        <w:t>subsequent</w:t>
      </w:r>
      <w:r w:rsidR="008E622A">
        <w:rPr>
          <w:rFonts w:eastAsiaTheme="minorEastAsia"/>
          <w:bCs/>
          <w:kern w:val="0"/>
          <w:lang w:val="en-US" w:eastAsia="ja-JP"/>
        </w:rPr>
        <w:t xml:space="preserve"> </w:t>
      </w:r>
      <w:r w:rsidR="007E4F44">
        <w:rPr>
          <w:rFonts w:eastAsiaTheme="minorEastAsia"/>
          <w:bCs/>
          <w:kern w:val="0"/>
          <w:lang w:val="en-US" w:eastAsia="ja-JP"/>
        </w:rPr>
        <w:t>year</w:t>
      </w:r>
      <w:r w:rsidR="008E622A">
        <w:rPr>
          <w:rFonts w:eastAsiaTheme="minorEastAsia"/>
          <w:bCs/>
          <w:kern w:val="0"/>
          <w:lang w:val="en-US" w:eastAsia="ja-JP"/>
        </w:rPr>
        <w:t xml:space="preserve">. </w:t>
      </w:r>
      <w:r w:rsidR="00E210C9">
        <w:rPr>
          <w:rFonts w:eastAsiaTheme="minorEastAsia"/>
          <w:bCs/>
          <w:kern w:val="0"/>
          <w:lang w:val="en-US" w:eastAsia="ja-JP"/>
        </w:rPr>
        <w:t xml:space="preserve">2. </w:t>
      </w:r>
      <w:r w:rsidR="008E622A">
        <w:rPr>
          <w:rFonts w:eastAsiaTheme="minorEastAsia"/>
          <w:bCs/>
          <w:kern w:val="0"/>
          <w:lang w:val="en-US" w:eastAsia="ja-JP"/>
        </w:rPr>
        <w:t>R</w:t>
      </w:r>
      <w:r w:rsidR="008C4442">
        <w:rPr>
          <w:rFonts w:eastAsiaTheme="minorEastAsia"/>
          <w:bCs/>
          <w:kern w:val="0"/>
          <w:lang w:val="en-US" w:eastAsia="ja-JP"/>
        </w:rPr>
        <w:t xml:space="preserve">emoval of both rats and mice lead to lower numbers of stoats in the </w:t>
      </w:r>
      <w:r w:rsidR="008E622A">
        <w:rPr>
          <w:rFonts w:eastAsiaTheme="minorEastAsia"/>
          <w:bCs/>
          <w:kern w:val="0"/>
          <w:lang w:val="en-US" w:eastAsia="ja-JP"/>
        </w:rPr>
        <w:t xml:space="preserve">following years. </w:t>
      </w:r>
      <w:r w:rsidR="00E210C9">
        <w:rPr>
          <w:rFonts w:eastAsiaTheme="minorEastAsia"/>
          <w:bCs/>
          <w:kern w:val="0"/>
          <w:lang w:val="en-US" w:eastAsia="ja-JP"/>
        </w:rPr>
        <w:t xml:space="preserve">3. </w:t>
      </w:r>
      <w:r w:rsidR="008E622A">
        <w:rPr>
          <w:rFonts w:eastAsiaTheme="minorEastAsia"/>
          <w:bCs/>
          <w:kern w:val="0"/>
          <w:lang w:val="en-US" w:eastAsia="ja-JP"/>
        </w:rPr>
        <w:t>M</w:t>
      </w:r>
      <w:r w:rsidR="00A6321D" w:rsidRPr="006A5E67">
        <w:rPr>
          <w:rFonts w:eastAsiaTheme="minorEastAsia"/>
          <w:bCs/>
          <w:kern w:val="0"/>
          <w:lang w:val="en-US" w:eastAsia="ja-JP"/>
        </w:rPr>
        <w:t xml:space="preserve">ice numbers </w:t>
      </w:r>
      <w:r w:rsidR="008E622A">
        <w:rPr>
          <w:rFonts w:eastAsiaTheme="minorEastAsia"/>
          <w:bCs/>
          <w:kern w:val="0"/>
          <w:lang w:val="en-US" w:eastAsia="ja-JP"/>
        </w:rPr>
        <w:t>only increased during model simulations</w:t>
      </w:r>
      <w:r w:rsidR="00A6321D" w:rsidRPr="006A5E67">
        <w:rPr>
          <w:rFonts w:eastAsiaTheme="minorEastAsia"/>
          <w:bCs/>
          <w:kern w:val="0"/>
          <w:lang w:val="en-US" w:eastAsia="ja-JP"/>
        </w:rPr>
        <w:t xml:space="preserve"> if </w:t>
      </w:r>
      <w:r w:rsidR="00A6321D" w:rsidRPr="006A5E67">
        <w:rPr>
          <w:rFonts w:eastAsiaTheme="minorEastAsia"/>
          <w:bCs/>
          <w:noProof/>
          <w:kern w:val="0"/>
          <w:lang w:val="en-US" w:eastAsia="ja-JP"/>
        </w:rPr>
        <w:t>rats</w:t>
      </w:r>
      <w:r w:rsidR="00A6321D" w:rsidRPr="006A5E67">
        <w:rPr>
          <w:rFonts w:eastAsiaTheme="minorEastAsia"/>
          <w:bCs/>
          <w:kern w:val="0"/>
          <w:lang w:val="en-US" w:eastAsia="ja-JP"/>
        </w:rPr>
        <w:t xml:space="preserve"> or both rats and stoats </w:t>
      </w:r>
      <w:r w:rsidR="00A6321D" w:rsidRPr="006A5E67">
        <w:rPr>
          <w:rFonts w:eastAsiaTheme="minorEastAsia"/>
          <w:bCs/>
          <w:noProof/>
          <w:kern w:val="0"/>
          <w:lang w:val="en-US" w:eastAsia="ja-JP"/>
        </w:rPr>
        <w:t xml:space="preserve">were </w:t>
      </w:r>
      <w:commentRangeStart w:id="186"/>
      <w:r w:rsidR="00A6321D" w:rsidRPr="006A5E67">
        <w:rPr>
          <w:rFonts w:eastAsiaTheme="minorEastAsia"/>
          <w:bCs/>
          <w:noProof/>
          <w:kern w:val="0"/>
          <w:lang w:val="en-US" w:eastAsia="ja-JP"/>
        </w:rPr>
        <w:t>removed</w:t>
      </w:r>
      <w:commentRangeEnd w:id="186"/>
      <w:r w:rsidR="0046779C">
        <w:rPr>
          <w:rStyle w:val="CommentReference"/>
        </w:rPr>
        <w:commentReference w:id="186"/>
      </w:r>
      <w:r w:rsidR="00A6321D" w:rsidRPr="006A5E67">
        <w:rPr>
          <w:rFonts w:eastAsiaTheme="minorEastAsia"/>
          <w:bCs/>
          <w:kern w:val="0"/>
          <w:lang w:val="en-US" w:eastAsia="ja-JP"/>
        </w:rPr>
        <w:t>.</w:t>
      </w:r>
      <w:r w:rsidR="00AE4A25">
        <w:rPr>
          <w:rFonts w:eastAsiaTheme="minorEastAsia"/>
          <w:bCs/>
          <w:kern w:val="0"/>
          <w:lang w:val="en-US" w:eastAsia="ja-JP"/>
        </w:rPr>
        <w:t xml:space="preserve"> </w:t>
      </w:r>
      <w:r w:rsidR="004B4ACD">
        <w:rPr>
          <w:rFonts w:eastAsiaTheme="minorEastAsia"/>
          <w:bCs/>
          <w:kern w:val="0"/>
          <w:lang w:val="en-US" w:eastAsia="ja-JP"/>
        </w:rPr>
        <w:t>Another</w:t>
      </w:r>
      <w:r w:rsidR="00E210C9">
        <w:rPr>
          <w:rFonts w:eastAsiaTheme="minorEastAsia"/>
          <w:bCs/>
          <w:kern w:val="0"/>
          <w:lang w:val="en-US" w:eastAsia="ja-JP"/>
        </w:rPr>
        <w:t xml:space="preserve"> simulation model </w:t>
      </w:r>
      <w:r w:rsidR="004B4ACD">
        <w:rPr>
          <w:rFonts w:eastAsiaTheme="minorEastAsia"/>
          <w:bCs/>
          <w:kern w:val="0"/>
          <w:lang w:val="en-US" w:eastAsia="ja-JP"/>
        </w:rPr>
        <w:t xml:space="preserve">that </w:t>
      </w:r>
      <w:r w:rsidR="00E210C9">
        <w:rPr>
          <w:rFonts w:eastAsiaTheme="minorEastAsia"/>
          <w:bCs/>
          <w:kern w:val="0"/>
          <w:lang w:val="en-US" w:eastAsia="ja-JP"/>
        </w:rPr>
        <w:t>excluded possums</w:t>
      </w:r>
      <w:r w:rsidR="00D37FFC">
        <w:rPr>
          <w:rFonts w:eastAsiaTheme="minorEastAsia"/>
          <w:bCs/>
          <w:kern w:val="0"/>
          <w:lang w:val="en-US" w:eastAsia="ja-JP"/>
        </w:rPr>
        <w:t xml:space="preserve"> found </w:t>
      </w:r>
      <w:r>
        <w:rPr>
          <w:rFonts w:eastAsiaTheme="minorEastAsia"/>
          <w:bCs/>
          <w:kern w:val="0"/>
          <w:lang w:val="en-US" w:eastAsia="ja-JP"/>
        </w:rPr>
        <w:t xml:space="preserve">varying </w:t>
      </w:r>
      <w:commentRangeStart w:id="187"/>
      <w:r w:rsidR="00D37FFC">
        <w:rPr>
          <w:rFonts w:eastAsiaTheme="minorEastAsia"/>
          <w:bCs/>
          <w:kern w:val="0"/>
          <w:lang w:val="en-US" w:eastAsia="ja-JP"/>
        </w:rPr>
        <w:t>results</w:t>
      </w:r>
      <w:commentRangeEnd w:id="187"/>
      <w:r w:rsidR="007776E2">
        <w:rPr>
          <w:rStyle w:val="CommentReference"/>
        </w:rPr>
        <w:commentReference w:id="187"/>
      </w:r>
      <w:r w:rsidR="004B4ACD">
        <w:rPr>
          <w:rFonts w:eastAsiaTheme="minorEastAsia"/>
          <w:bCs/>
          <w:kern w:val="0"/>
          <w:lang w:val="en-US" w:eastAsia="ja-JP"/>
        </w:rPr>
        <w:t xml:space="preserve">, </w:t>
      </w:r>
      <w:r>
        <w:rPr>
          <w:rFonts w:eastAsiaTheme="minorEastAsia"/>
          <w:bCs/>
          <w:kern w:val="0"/>
          <w:lang w:val="en-US" w:eastAsia="ja-JP"/>
        </w:rPr>
        <w:t>whereby</w:t>
      </w:r>
      <w:r w:rsidR="0046779C">
        <w:rPr>
          <w:rFonts w:eastAsiaTheme="minorEastAsia"/>
          <w:bCs/>
          <w:kern w:val="0"/>
          <w:lang w:val="en-US" w:eastAsia="ja-JP"/>
        </w:rPr>
        <w:t xml:space="preserve">; </w:t>
      </w:r>
      <w:r w:rsidR="006F6569">
        <w:rPr>
          <w:rFonts w:eastAsiaTheme="minorEastAsia"/>
          <w:bCs/>
          <w:kern w:val="0"/>
          <w:lang w:val="en-US" w:eastAsia="ja-JP"/>
        </w:rPr>
        <w:t>1</w:t>
      </w:r>
      <w:r w:rsidR="007E4F44">
        <w:rPr>
          <w:rFonts w:eastAsiaTheme="minorEastAsia"/>
          <w:bCs/>
          <w:kern w:val="0"/>
          <w:lang w:val="en-US" w:eastAsia="ja-JP"/>
        </w:rPr>
        <w:t xml:space="preserve">. Predators can delay but not prevent a prey </w:t>
      </w:r>
      <w:r w:rsidR="006F6569">
        <w:rPr>
          <w:rFonts w:eastAsiaTheme="minorEastAsia"/>
          <w:bCs/>
          <w:kern w:val="0"/>
          <w:lang w:val="en-US" w:eastAsia="ja-JP"/>
        </w:rPr>
        <w:t>eruption</w:t>
      </w:r>
      <w:r w:rsidR="007F0878">
        <w:rPr>
          <w:rFonts w:eastAsiaTheme="minorEastAsia"/>
          <w:bCs/>
          <w:kern w:val="0"/>
          <w:lang w:val="en-US" w:eastAsia="ja-JP"/>
        </w:rPr>
        <w:t xml:space="preserve"> (phase one)</w:t>
      </w:r>
      <w:r w:rsidR="006F6569">
        <w:rPr>
          <w:rFonts w:eastAsiaTheme="minorEastAsia"/>
          <w:bCs/>
          <w:kern w:val="0"/>
          <w:lang w:val="en-US" w:eastAsia="ja-JP"/>
        </w:rPr>
        <w:t>; 2. Predators cannot reduce prey abundance at their peak</w:t>
      </w:r>
      <w:r w:rsidR="007F0878">
        <w:rPr>
          <w:rFonts w:eastAsiaTheme="minorEastAsia"/>
          <w:bCs/>
          <w:kern w:val="0"/>
          <w:lang w:val="en-US" w:eastAsia="ja-JP"/>
        </w:rPr>
        <w:t xml:space="preserve"> (phase 2)</w:t>
      </w:r>
      <w:r w:rsidR="006F6569">
        <w:rPr>
          <w:rFonts w:eastAsiaTheme="minorEastAsia"/>
          <w:bCs/>
          <w:kern w:val="0"/>
          <w:lang w:val="en-US" w:eastAsia="ja-JP"/>
        </w:rPr>
        <w:t>; 3. Predators can hasten the rate of decline of prey populations</w:t>
      </w:r>
      <w:r w:rsidR="007F0878">
        <w:rPr>
          <w:rFonts w:eastAsiaTheme="minorEastAsia"/>
          <w:bCs/>
          <w:kern w:val="0"/>
          <w:lang w:val="en-US" w:eastAsia="ja-JP"/>
        </w:rPr>
        <w:t xml:space="preserve"> (phase 3)</w:t>
      </w:r>
      <w:r w:rsidR="006F6569">
        <w:rPr>
          <w:rFonts w:eastAsiaTheme="minorEastAsia"/>
          <w:bCs/>
          <w:kern w:val="0"/>
          <w:lang w:val="en-US" w:eastAsia="ja-JP"/>
        </w:rPr>
        <w:t xml:space="preserve">; 4. </w:t>
      </w:r>
      <w:r w:rsidR="007F0878">
        <w:rPr>
          <w:rFonts w:eastAsiaTheme="minorEastAsia"/>
          <w:bCs/>
          <w:kern w:val="0"/>
          <w:lang w:val="en-US" w:eastAsia="ja-JP"/>
        </w:rPr>
        <w:t>P</w:t>
      </w:r>
      <w:r w:rsidR="006F6569">
        <w:rPr>
          <w:rFonts w:eastAsiaTheme="minorEastAsia"/>
          <w:bCs/>
          <w:kern w:val="0"/>
          <w:lang w:val="en-US" w:eastAsia="ja-JP"/>
        </w:rPr>
        <w:t xml:space="preserve">rey populations </w:t>
      </w:r>
      <w:r w:rsidR="007F0878">
        <w:rPr>
          <w:rFonts w:eastAsiaTheme="minorEastAsia"/>
          <w:bCs/>
          <w:kern w:val="0"/>
          <w:lang w:val="en-US" w:eastAsia="ja-JP"/>
        </w:rPr>
        <w:t>are limited by predators at l</w:t>
      </w:r>
      <w:r w:rsidR="006F6569">
        <w:rPr>
          <w:rFonts w:eastAsiaTheme="minorEastAsia"/>
          <w:bCs/>
          <w:kern w:val="0"/>
          <w:lang w:val="en-US" w:eastAsia="ja-JP"/>
        </w:rPr>
        <w:t xml:space="preserve">ow </w:t>
      </w:r>
      <w:r w:rsidR="007F0878">
        <w:rPr>
          <w:rFonts w:eastAsiaTheme="minorEastAsia"/>
          <w:bCs/>
          <w:kern w:val="0"/>
          <w:lang w:val="en-US" w:eastAsia="ja-JP"/>
        </w:rPr>
        <w:t>abundances (</w:t>
      </w:r>
      <w:commentRangeStart w:id="188"/>
      <w:r w:rsidR="006F6569">
        <w:rPr>
          <w:rFonts w:eastAsiaTheme="minorEastAsia"/>
          <w:bCs/>
          <w:kern w:val="0"/>
          <w:lang w:val="en-US" w:eastAsia="ja-JP"/>
        </w:rPr>
        <w:t>phase</w:t>
      </w:r>
      <w:commentRangeEnd w:id="188"/>
      <w:r w:rsidR="0046779C">
        <w:rPr>
          <w:rStyle w:val="CommentReference"/>
        </w:rPr>
        <w:commentReference w:id="188"/>
      </w:r>
      <w:r w:rsidR="007F0878">
        <w:rPr>
          <w:rFonts w:eastAsiaTheme="minorEastAsia"/>
          <w:bCs/>
          <w:kern w:val="0"/>
          <w:lang w:val="en-US" w:eastAsia="ja-JP"/>
        </w:rPr>
        <w:t xml:space="preserve"> 4)</w:t>
      </w:r>
      <w:r w:rsidR="00794E54" w:rsidRPr="00794E54">
        <w:rPr>
          <w:rFonts w:eastAsiaTheme="minorEastAsia"/>
          <w:bCs/>
          <w:kern w:val="0"/>
          <w:lang w:val="en-US" w:eastAsia="ja-JP"/>
        </w:rPr>
        <w:t xml:space="preserve"> </w:t>
      </w:r>
      <w:r w:rsidR="00794E54">
        <w:rPr>
          <w:rFonts w:eastAsiaTheme="minorEastAsia"/>
          <w:bCs/>
          <w:kern w:val="0"/>
          <w:lang w:val="en-US" w:eastAsia="ja-JP"/>
        </w:rPr>
        <w:t>(Figure 1b)</w:t>
      </w:r>
      <w:r w:rsidR="001246B3">
        <w:rPr>
          <w:rFonts w:eastAsiaTheme="minorEastAsia"/>
          <w:bCs/>
          <w:kern w:val="0"/>
          <w:lang w:val="en-US" w:eastAsia="ja-JP"/>
        </w:rPr>
        <w:t xml:space="preserve">. </w:t>
      </w:r>
    </w:p>
    <w:p w14:paraId="417946A6" w14:textId="3C03F3CA" w:rsidR="00B03211" w:rsidRDefault="00E210C9" w:rsidP="00794E54">
      <w:pPr>
        <w:wordWrap/>
        <w:adjustRightInd w:val="0"/>
        <w:spacing w:before="0" w:after="0"/>
        <w:ind w:firstLine="720"/>
        <w:rPr>
          <w:rFonts w:eastAsiaTheme="minorEastAsia"/>
          <w:bCs/>
          <w:kern w:val="0"/>
          <w:lang w:val="en-US" w:eastAsia="ja-JP"/>
        </w:rPr>
      </w:pPr>
      <w:r>
        <w:rPr>
          <w:rFonts w:eastAsiaTheme="minorEastAsia"/>
          <w:bCs/>
          <w:kern w:val="0"/>
          <w:lang w:val="en-US" w:eastAsia="ja-JP"/>
        </w:rPr>
        <w:t xml:space="preserve">Blackwell </w:t>
      </w:r>
      <w:r w:rsidR="007F74A7">
        <w:rPr>
          <w:rFonts w:eastAsiaTheme="minorEastAsia"/>
          <w:bCs/>
          <w:kern w:val="0"/>
          <w:lang w:val="en-US" w:eastAsia="ja-JP"/>
        </w:rPr>
        <w:t xml:space="preserve">et al. (2003) </w:t>
      </w:r>
      <w:r w:rsidR="003C7F98">
        <w:rPr>
          <w:rFonts w:eastAsiaTheme="minorEastAsia"/>
          <w:bCs/>
          <w:kern w:val="0"/>
          <w:lang w:val="en-US" w:eastAsia="ja-JP"/>
        </w:rPr>
        <w:t>tested</w:t>
      </w:r>
      <w:r w:rsidR="00B03211">
        <w:rPr>
          <w:rFonts w:eastAsiaTheme="minorEastAsia"/>
          <w:bCs/>
          <w:kern w:val="0"/>
          <w:lang w:val="en-US" w:eastAsia="ja-JP"/>
        </w:rPr>
        <w:t xml:space="preserve"> </w:t>
      </w:r>
      <w:r w:rsidR="007F74A7">
        <w:rPr>
          <w:rFonts w:eastAsiaTheme="minorEastAsia"/>
          <w:bCs/>
          <w:kern w:val="0"/>
          <w:lang w:val="en-US" w:eastAsia="ja-JP"/>
        </w:rPr>
        <w:t xml:space="preserve">the </w:t>
      </w:r>
      <w:r w:rsidR="00794E54">
        <w:rPr>
          <w:rFonts w:eastAsiaTheme="minorEastAsia"/>
          <w:bCs/>
          <w:kern w:val="0"/>
          <w:lang w:val="en-US" w:eastAsia="ja-JP"/>
        </w:rPr>
        <w:t xml:space="preserve">proposed </w:t>
      </w:r>
      <w:r w:rsidR="00AE4A25">
        <w:rPr>
          <w:rFonts w:eastAsiaTheme="minorEastAsia"/>
          <w:bCs/>
          <w:kern w:val="0"/>
          <w:lang w:val="en-US" w:eastAsia="ja-JP"/>
        </w:rPr>
        <w:t xml:space="preserve">phases </w:t>
      </w:r>
      <w:r w:rsidR="00794E54">
        <w:rPr>
          <w:rFonts w:eastAsiaTheme="minorEastAsia"/>
          <w:bCs/>
          <w:kern w:val="0"/>
          <w:lang w:val="en-US" w:eastAsia="ja-JP"/>
        </w:rPr>
        <w:t xml:space="preserve">of the LVPP model by controlling different predators in different areas and subsequently monitoring prey </w:t>
      </w:r>
      <w:r w:rsidR="007B57FC">
        <w:rPr>
          <w:rFonts w:eastAsiaTheme="minorEastAsia"/>
          <w:bCs/>
          <w:kern w:val="0"/>
          <w:lang w:val="en-US" w:eastAsia="ja-JP"/>
        </w:rPr>
        <w:t>population</w:t>
      </w:r>
      <w:r w:rsidR="00794E54">
        <w:rPr>
          <w:rFonts w:eastAsiaTheme="minorEastAsia"/>
          <w:bCs/>
          <w:kern w:val="0"/>
          <w:lang w:val="en-US" w:eastAsia="ja-JP"/>
        </w:rPr>
        <w:t>s</w:t>
      </w:r>
      <w:r w:rsidR="00766D0A">
        <w:rPr>
          <w:rFonts w:eastAsiaTheme="minorEastAsia"/>
          <w:bCs/>
          <w:kern w:val="0"/>
          <w:lang w:val="en-US" w:eastAsia="ja-JP"/>
        </w:rPr>
        <w:t xml:space="preserve">. </w:t>
      </w:r>
      <w:r w:rsidR="00D37FFC">
        <w:rPr>
          <w:rFonts w:eastAsiaTheme="minorEastAsia"/>
          <w:bCs/>
          <w:noProof/>
          <w:kern w:val="0"/>
          <w:lang w:val="en-US" w:eastAsia="ja-JP"/>
        </w:rPr>
        <w:t>Each</w:t>
      </w:r>
      <w:r w:rsidRPr="00330AA0">
        <w:rPr>
          <w:rFonts w:eastAsiaTheme="minorEastAsia"/>
          <w:bCs/>
          <w:kern w:val="0"/>
          <w:lang w:val="en-US" w:eastAsia="ja-JP"/>
        </w:rPr>
        <w:t xml:space="preserve"> phase was compared with two treatment types (predator removal or not) and two forest types (mixed beech forest and podocarp-tawa forest)</w:t>
      </w:r>
      <w:r w:rsidR="007F74A7">
        <w:rPr>
          <w:rFonts w:eastAsiaTheme="minorEastAsia"/>
          <w:bCs/>
          <w:kern w:val="0"/>
          <w:lang w:val="en-US" w:eastAsia="ja-JP"/>
        </w:rPr>
        <w:t xml:space="preserve">. </w:t>
      </w:r>
      <w:r w:rsidR="0046328A">
        <w:rPr>
          <w:rFonts w:eastAsiaTheme="minorEastAsia"/>
          <w:bCs/>
          <w:kern w:val="0"/>
          <w:lang w:val="en-US" w:eastAsia="ja-JP"/>
        </w:rPr>
        <w:t>The study</w:t>
      </w:r>
      <w:r w:rsidR="00D37FFC">
        <w:rPr>
          <w:rFonts w:eastAsiaTheme="minorEastAsia"/>
          <w:bCs/>
          <w:kern w:val="0"/>
          <w:lang w:val="en-US" w:eastAsia="ja-JP"/>
        </w:rPr>
        <w:t xml:space="preserve"> </w:t>
      </w:r>
      <w:r w:rsidRPr="00330AA0">
        <w:rPr>
          <w:rFonts w:eastAsiaTheme="minorEastAsia"/>
          <w:bCs/>
          <w:kern w:val="0"/>
          <w:lang w:val="en-US" w:eastAsia="ja-JP"/>
        </w:rPr>
        <w:t>concluded that in general predators may be able to slow</w:t>
      </w:r>
      <w:r w:rsidR="00C40BA1">
        <w:rPr>
          <w:rFonts w:eastAsiaTheme="minorEastAsia"/>
          <w:bCs/>
          <w:kern w:val="0"/>
          <w:lang w:val="en-US" w:eastAsia="ja-JP"/>
        </w:rPr>
        <w:t>,</w:t>
      </w:r>
      <w:r w:rsidRPr="00330AA0">
        <w:rPr>
          <w:rFonts w:eastAsiaTheme="minorEastAsia"/>
          <w:bCs/>
          <w:kern w:val="0"/>
          <w:lang w:val="en-US" w:eastAsia="ja-JP"/>
        </w:rPr>
        <w:t xml:space="preserve"> but not prevent </w:t>
      </w:r>
      <w:r w:rsidR="00EE2F5B">
        <w:rPr>
          <w:rFonts w:eastAsiaTheme="minorEastAsia"/>
          <w:bCs/>
          <w:kern w:val="0"/>
          <w:lang w:val="en-US" w:eastAsia="ja-JP"/>
        </w:rPr>
        <w:t>prey</w:t>
      </w:r>
      <w:r w:rsidRPr="00330AA0">
        <w:rPr>
          <w:rFonts w:eastAsiaTheme="minorEastAsia"/>
          <w:bCs/>
          <w:kern w:val="0"/>
          <w:lang w:val="en-US" w:eastAsia="ja-JP"/>
        </w:rPr>
        <w:t xml:space="preserve"> eruptions</w:t>
      </w:r>
      <w:r w:rsidR="00C40BA1">
        <w:rPr>
          <w:rFonts w:eastAsiaTheme="minorEastAsia"/>
          <w:bCs/>
          <w:kern w:val="0"/>
          <w:lang w:val="en-US" w:eastAsia="ja-JP"/>
        </w:rPr>
        <w:t xml:space="preserve">. </w:t>
      </w:r>
      <w:r w:rsidR="00794E54">
        <w:rPr>
          <w:rFonts w:eastAsiaTheme="minorEastAsia"/>
          <w:bCs/>
          <w:kern w:val="0"/>
          <w:lang w:val="en-US" w:eastAsia="ja-JP"/>
        </w:rPr>
        <w:t>Limited</w:t>
      </w:r>
      <w:r w:rsidRPr="00330AA0">
        <w:rPr>
          <w:rFonts w:eastAsiaTheme="minorEastAsia"/>
          <w:bCs/>
          <w:kern w:val="0"/>
          <w:lang w:val="en-US" w:eastAsia="ja-JP"/>
        </w:rPr>
        <w:t xml:space="preserve"> evidence </w:t>
      </w:r>
      <w:r w:rsidR="00C40BA1">
        <w:rPr>
          <w:rFonts w:eastAsiaTheme="minorEastAsia"/>
          <w:bCs/>
          <w:kern w:val="0"/>
          <w:lang w:val="en-US" w:eastAsia="ja-JP"/>
        </w:rPr>
        <w:t>was found to suggest that the</w:t>
      </w:r>
      <w:r w:rsidRPr="00FB267D">
        <w:rPr>
          <w:rFonts w:eastAsiaTheme="minorEastAsia"/>
          <w:bCs/>
          <w:kern w:val="0"/>
          <w:lang w:val="en-US" w:eastAsia="ja-JP"/>
        </w:rPr>
        <w:t xml:space="preserve"> control of </w:t>
      </w:r>
      <w:r w:rsidRPr="00330AA0">
        <w:rPr>
          <w:rFonts w:eastAsiaTheme="minorEastAsia"/>
          <w:bCs/>
          <w:kern w:val="0"/>
          <w:lang w:val="en-US" w:eastAsia="ja-JP"/>
        </w:rPr>
        <w:t xml:space="preserve">predators could </w:t>
      </w:r>
      <w:r w:rsidRPr="00FB267D">
        <w:rPr>
          <w:rFonts w:eastAsiaTheme="minorEastAsia"/>
          <w:bCs/>
          <w:kern w:val="0"/>
          <w:lang w:val="en-US" w:eastAsia="ja-JP"/>
        </w:rPr>
        <w:t>significantly modify</w:t>
      </w:r>
      <w:r w:rsidRPr="00330AA0">
        <w:rPr>
          <w:rFonts w:eastAsiaTheme="minorEastAsia"/>
          <w:bCs/>
          <w:kern w:val="0"/>
          <w:lang w:val="en-US" w:eastAsia="ja-JP"/>
        </w:rPr>
        <w:t xml:space="preserve"> </w:t>
      </w:r>
      <w:r w:rsidR="00EE2F5B">
        <w:rPr>
          <w:rFonts w:eastAsiaTheme="minorEastAsia"/>
          <w:bCs/>
          <w:kern w:val="0"/>
          <w:lang w:val="en-US" w:eastAsia="ja-JP"/>
        </w:rPr>
        <w:t>prey</w:t>
      </w:r>
      <w:r w:rsidRPr="00330AA0">
        <w:rPr>
          <w:rFonts w:eastAsiaTheme="minorEastAsia"/>
          <w:bCs/>
          <w:kern w:val="0"/>
          <w:lang w:val="en-US" w:eastAsia="ja-JP"/>
        </w:rPr>
        <w:t xml:space="preserve"> in the low</w:t>
      </w:r>
      <w:r w:rsidRPr="00FB267D">
        <w:rPr>
          <w:rFonts w:eastAsiaTheme="minorEastAsia"/>
          <w:bCs/>
          <w:kern w:val="0"/>
          <w:lang w:val="en-US" w:eastAsia="ja-JP"/>
        </w:rPr>
        <w:t xml:space="preserve"> (4)</w:t>
      </w:r>
      <w:r w:rsidRPr="00330AA0">
        <w:rPr>
          <w:rFonts w:eastAsiaTheme="minorEastAsia"/>
          <w:bCs/>
          <w:kern w:val="0"/>
          <w:lang w:val="en-US" w:eastAsia="ja-JP"/>
        </w:rPr>
        <w:t>, peak</w:t>
      </w:r>
      <w:r w:rsidRPr="00FB267D">
        <w:rPr>
          <w:rFonts w:eastAsiaTheme="minorEastAsia"/>
          <w:bCs/>
          <w:kern w:val="0"/>
          <w:lang w:val="en-US" w:eastAsia="ja-JP"/>
        </w:rPr>
        <w:t xml:space="preserve"> (2)</w:t>
      </w:r>
      <w:r w:rsidRPr="00330AA0">
        <w:rPr>
          <w:rFonts w:eastAsiaTheme="minorEastAsia"/>
          <w:bCs/>
          <w:kern w:val="0"/>
          <w:lang w:val="en-US" w:eastAsia="ja-JP"/>
        </w:rPr>
        <w:t xml:space="preserve"> or decline</w:t>
      </w:r>
      <w:r w:rsidRPr="00FB267D">
        <w:rPr>
          <w:rFonts w:eastAsiaTheme="minorEastAsia"/>
          <w:bCs/>
          <w:kern w:val="0"/>
          <w:lang w:val="en-US" w:eastAsia="ja-JP"/>
        </w:rPr>
        <w:t xml:space="preserve"> (3)</w:t>
      </w:r>
      <w:r w:rsidRPr="00330AA0">
        <w:rPr>
          <w:rFonts w:eastAsiaTheme="minorEastAsia"/>
          <w:bCs/>
          <w:kern w:val="0"/>
          <w:lang w:val="en-US" w:eastAsia="ja-JP"/>
        </w:rPr>
        <w:t xml:space="preserve"> phases</w:t>
      </w:r>
      <w:commentRangeStart w:id="189"/>
      <w:r w:rsidRPr="00330AA0">
        <w:rPr>
          <w:rFonts w:eastAsiaTheme="minorEastAsia"/>
          <w:bCs/>
          <w:kern w:val="0"/>
          <w:lang w:val="en-US" w:eastAsia="ja-JP"/>
        </w:rPr>
        <w:t xml:space="preserve">. </w:t>
      </w:r>
      <w:commentRangeEnd w:id="189"/>
      <w:r w:rsidR="00C00B0C">
        <w:rPr>
          <w:rStyle w:val="CommentReference"/>
        </w:rPr>
        <w:commentReference w:id="189"/>
      </w:r>
      <w:r w:rsidRPr="00FB267D">
        <w:rPr>
          <w:rFonts w:eastAsiaTheme="minorEastAsia"/>
          <w:bCs/>
          <w:kern w:val="0"/>
          <w:lang w:val="en-US" w:eastAsia="ja-JP"/>
        </w:rPr>
        <w:t>However, the</w:t>
      </w:r>
      <w:r w:rsidRPr="00330AA0">
        <w:rPr>
          <w:rFonts w:eastAsiaTheme="minorEastAsia"/>
          <w:bCs/>
          <w:kern w:val="0"/>
          <w:lang w:val="en-US" w:eastAsia="ja-JP"/>
        </w:rPr>
        <w:t xml:space="preserve"> </w:t>
      </w:r>
      <w:r w:rsidRPr="00FB267D">
        <w:rPr>
          <w:rFonts w:eastAsiaTheme="minorEastAsia"/>
          <w:bCs/>
          <w:kern w:val="0"/>
          <w:lang w:val="en-US" w:eastAsia="ja-JP"/>
        </w:rPr>
        <w:t xml:space="preserve">geographical </w:t>
      </w:r>
      <w:r w:rsidRPr="00330AA0">
        <w:rPr>
          <w:rFonts w:eastAsiaTheme="minorEastAsia"/>
          <w:bCs/>
          <w:kern w:val="0"/>
          <w:lang w:val="en-US" w:eastAsia="ja-JP"/>
        </w:rPr>
        <w:t>scale</w:t>
      </w:r>
      <w:r w:rsidRPr="00FB267D">
        <w:rPr>
          <w:rFonts w:eastAsiaTheme="minorEastAsia"/>
          <w:bCs/>
          <w:kern w:val="0"/>
          <w:lang w:val="en-US" w:eastAsia="ja-JP"/>
        </w:rPr>
        <w:t xml:space="preserve"> </w:t>
      </w:r>
      <w:r w:rsidR="00EE2F5B">
        <w:rPr>
          <w:rFonts w:eastAsiaTheme="minorEastAsia"/>
          <w:bCs/>
          <w:kern w:val="0"/>
          <w:lang w:val="en-US" w:eastAsia="ja-JP"/>
        </w:rPr>
        <w:t xml:space="preserve">of the study and </w:t>
      </w:r>
      <w:r w:rsidR="00EE2F5B" w:rsidRPr="00FB267D">
        <w:rPr>
          <w:rFonts w:eastAsiaTheme="minorEastAsia"/>
          <w:bCs/>
          <w:kern w:val="0"/>
          <w:lang w:val="en-US" w:eastAsia="ja-JP"/>
        </w:rPr>
        <w:t xml:space="preserve">limited </w:t>
      </w:r>
      <w:r w:rsidRPr="00FB267D">
        <w:rPr>
          <w:rFonts w:eastAsiaTheme="minorEastAsia"/>
          <w:bCs/>
          <w:kern w:val="0"/>
          <w:lang w:val="en-US" w:eastAsia="ja-JP"/>
        </w:rPr>
        <w:t xml:space="preserve">forest types meant the </w:t>
      </w:r>
      <w:r w:rsidRPr="00330AA0">
        <w:rPr>
          <w:rFonts w:eastAsiaTheme="minorEastAsia"/>
          <w:bCs/>
          <w:kern w:val="0"/>
          <w:lang w:val="en-US" w:eastAsia="ja-JP"/>
        </w:rPr>
        <w:t xml:space="preserve">data </w:t>
      </w:r>
      <w:r w:rsidRPr="00FB267D">
        <w:rPr>
          <w:rFonts w:eastAsiaTheme="minorEastAsia"/>
          <w:bCs/>
          <w:kern w:val="0"/>
          <w:lang w:val="en-US" w:eastAsia="ja-JP"/>
        </w:rPr>
        <w:t>did</w:t>
      </w:r>
      <w:r w:rsidRPr="00330AA0">
        <w:rPr>
          <w:rFonts w:eastAsiaTheme="minorEastAsia"/>
          <w:bCs/>
          <w:kern w:val="0"/>
          <w:lang w:val="en-US" w:eastAsia="ja-JP"/>
        </w:rPr>
        <w:t xml:space="preserve"> not provide </w:t>
      </w:r>
      <w:r w:rsidRPr="00FB267D">
        <w:rPr>
          <w:rFonts w:eastAsiaTheme="minorEastAsia"/>
          <w:bCs/>
          <w:kern w:val="0"/>
          <w:lang w:val="en-US" w:eastAsia="ja-JP"/>
        </w:rPr>
        <w:t>enough</w:t>
      </w:r>
      <w:r w:rsidRPr="00330AA0">
        <w:rPr>
          <w:rFonts w:eastAsiaTheme="minorEastAsia"/>
          <w:bCs/>
          <w:kern w:val="0"/>
          <w:lang w:val="en-US" w:eastAsia="ja-JP"/>
        </w:rPr>
        <w:t xml:space="preserve"> information </w:t>
      </w:r>
      <w:r w:rsidRPr="00FB267D">
        <w:rPr>
          <w:rFonts w:eastAsiaTheme="minorEastAsia"/>
          <w:bCs/>
          <w:kern w:val="0"/>
          <w:lang w:val="en-US" w:eastAsia="ja-JP"/>
        </w:rPr>
        <w:t>to compare</w:t>
      </w:r>
      <w:r w:rsidRPr="00330AA0">
        <w:rPr>
          <w:rFonts w:eastAsiaTheme="minorEastAsia"/>
          <w:bCs/>
          <w:kern w:val="0"/>
          <w:lang w:val="en-US" w:eastAsia="ja-JP"/>
        </w:rPr>
        <w:t xml:space="preserve"> </w:t>
      </w:r>
      <w:r w:rsidR="009150ED">
        <w:rPr>
          <w:rFonts w:eastAsiaTheme="minorEastAsia"/>
          <w:bCs/>
          <w:kern w:val="0"/>
          <w:lang w:val="en-US" w:eastAsia="ja-JP"/>
        </w:rPr>
        <w:t>different</w:t>
      </w:r>
      <w:r w:rsidR="0046328A">
        <w:rPr>
          <w:rFonts w:eastAsiaTheme="minorEastAsia"/>
          <w:bCs/>
          <w:kern w:val="0"/>
          <w:lang w:val="en-US" w:eastAsia="ja-JP"/>
        </w:rPr>
        <w:t xml:space="preserve"> </w:t>
      </w:r>
      <w:r w:rsidRPr="00330AA0">
        <w:rPr>
          <w:rFonts w:eastAsiaTheme="minorEastAsia"/>
          <w:bCs/>
          <w:kern w:val="0"/>
          <w:lang w:val="en-US" w:eastAsia="ja-JP"/>
        </w:rPr>
        <w:t>forest and treatment types</w:t>
      </w:r>
      <w:r w:rsidR="00794E54">
        <w:rPr>
          <w:rFonts w:eastAsiaTheme="minorEastAsia"/>
          <w:bCs/>
          <w:kern w:val="0"/>
          <w:lang w:val="en-US" w:eastAsia="ja-JP"/>
        </w:rPr>
        <w:t xml:space="preserve"> for each of the four </w:t>
      </w:r>
      <w:r w:rsidR="009150ED">
        <w:rPr>
          <w:rFonts w:eastAsiaTheme="minorEastAsia"/>
          <w:bCs/>
          <w:kern w:val="0"/>
          <w:lang w:val="en-US" w:eastAsia="ja-JP"/>
        </w:rPr>
        <w:t xml:space="preserve">resource </w:t>
      </w:r>
      <w:r w:rsidR="00794E54">
        <w:rPr>
          <w:rFonts w:eastAsiaTheme="minorEastAsia"/>
          <w:bCs/>
          <w:kern w:val="0"/>
          <w:lang w:val="en-US" w:eastAsia="ja-JP"/>
        </w:rPr>
        <w:t>phases</w:t>
      </w:r>
      <w:r w:rsidRPr="00330AA0">
        <w:rPr>
          <w:rFonts w:eastAsiaTheme="minorEastAsia"/>
          <w:bCs/>
          <w:kern w:val="0"/>
          <w:lang w:val="en-US" w:eastAsia="ja-JP"/>
        </w:rPr>
        <w:t xml:space="preserve">. </w:t>
      </w:r>
      <w:r w:rsidR="006B62AB">
        <w:rPr>
          <w:rFonts w:eastAsiaTheme="minorEastAsia"/>
          <w:bCs/>
          <w:kern w:val="0"/>
          <w:lang w:val="en-US" w:eastAsia="ja-JP"/>
        </w:rPr>
        <w:t>The</w:t>
      </w:r>
      <w:r w:rsidR="006B62AB" w:rsidRPr="00330AA0">
        <w:rPr>
          <w:rFonts w:eastAsiaTheme="minorEastAsia"/>
          <w:bCs/>
          <w:kern w:val="0"/>
          <w:lang w:val="en-US" w:eastAsia="ja-JP"/>
        </w:rPr>
        <w:t xml:space="preserve"> effects of stoat </w:t>
      </w:r>
      <w:r w:rsidR="006B62AB">
        <w:rPr>
          <w:rFonts w:eastAsiaTheme="minorEastAsia"/>
          <w:bCs/>
          <w:kern w:val="0"/>
          <w:lang w:val="en-US" w:eastAsia="ja-JP"/>
        </w:rPr>
        <w:t>control</w:t>
      </w:r>
      <w:r w:rsidR="006B62AB" w:rsidRPr="00330AA0">
        <w:rPr>
          <w:rFonts w:eastAsiaTheme="minorEastAsia"/>
          <w:bCs/>
          <w:kern w:val="0"/>
          <w:lang w:val="en-US" w:eastAsia="ja-JP"/>
        </w:rPr>
        <w:t xml:space="preserve"> on mice and rats is </w:t>
      </w:r>
      <w:r w:rsidR="006B62AB">
        <w:rPr>
          <w:rFonts w:eastAsiaTheme="minorEastAsia"/>
          <w:bCs/>
          <w:kern w:val="0"/>
          <w:lang w:val="en-US" w:eastAsia="ja-JP"/>
        </w:rPr>
        <w:t xml:space="preserve">therefore </w:t>
      </w:r>
      <w:r w:rsidR="006B62AB" w:rsidRPr="00330AA0">
        <w:rPr>
          <w:rFonts w:eastAsiaTheme="minorEastAsia"/>
          <w:bCs/>
          <w:kern w:val="0"/>
          <w:lang w:val="en-US" w:eastAsia="ja-JP"/>
        </w:rPr>
        <w:t xml:space="preserve">still unknown in </w:t>
      </w:r>
      <w:r w:rsidR="006B62AB">
        <w:rPr>
          <w:rFonts w:eastAsiaTheme="minorEastAsia"/>
          <w:bCs/>
          <w:kern w:val="0"/>
          <w:lang w:val="en-US" w:eastAsia="ja-JP"/>
        </w:rPr>
        <w:t xml:space="preserve">NZ </w:t>
      </w:r>
      <w:r w:rsidR="006B62AB" w:rsidRPr="00330AA0">
        <w:rPr>
          <w:rFonts w:eastAsiaTheme="minorEastAsia"/>
          <w:bCs/>
          <w:kern w:val="0"/>
          <w:lang w:val="en-US" w:eastAsia="ja-JP"/>
        </w:rPr>
        <w:t>beech forests</w:t>
      </w:r>
      <w:r w:rsidR="00EE2F5B">
        <w:rPr>
          <w:rFonts w:eastAsiaTheme="minorEastAsia"/>
          <w:bCs/>
          <w:kern w:val="0"/>
          <w:lang w:val="en-US" w:eastAsia="ja-JP"/>
        </w:rPr>
        <w:t>.</w:t>
      </w:r>
    </w:p>
    <w:p w14:paraId="2545DB43" w14:textId="028A2464" w:rsidR="007F74A7" w:rsidRDefault="007F74A7" w:rsidP="007F74A7">
      <w:pPr>
        <w:wordWrap/>
        <w:adjustRightInd w:val="0"/>
        <w:spacing w:before="0" w:after="0"/>
        <w:ind w:firstLine="720"/>
        <w:rPr>
          <w:rFonts w:eastAsiaTheme="minorEastAsia"/>
          <w:bCs/>
          <w:kern w:val="0"/>
          <w:lang w:val="en-US" w:eastAsia="ja-JP"/>
        </w:rPr>
      </w:pPr>
      <w:r>
        <w:rPr>
          <w:rFonts w:eastAsiaTheme="minorEastAsia"/>
          <w:bCs/>
          <w:noProof/>
          <w:kern w:val="0"/>
          <w:lang w:val="en-US" w:eastAsia="ja-JP"/>
        </w:rPr>
        <w:t xml:space="preserve">Beech </w:t>
      </w:r>
      <w:r w:rsidRPr="006A5E67">
        <w:rPr>
          <w:rFonts w:eastAsiaTheme="minorEastAsia"/>
          <w:bCs/>
          <w:kern w:val="0"/>
          <w:lang w:val="en-US" w:eastAsia="ja-JP"/>
        </w:rPr>
        <w:t xml:space="preserve">forests </w:t>
      </w:r>
      <w:r w:rsidR="00C00B0C">
        <w:rPr>
          <w:rFonts w:eastAsiaTheme="minorEastAsia"/>
          <w:bCs/>
          <w:kern w:val="0"/>
          <w:lang w:val="en-US" w:eastAsia="ja-JP"/>
        </w:rPr>
        <w:t>dominate</w:t>
      </w:r>
      <w:r w:rsidR="00C00B0C" w:rsidRPr="006A5E67">
        <w:rPr>
          <w:rFonts w:eastAsiaTheme="minorEastAsia"/>
          <w:bCs/>
          <w:kern w:val="0"/>
          <w:lang w:val="en-US" w:eastAsia="ja-JP"/>
        </w:rPr>
        <w:t xml:space="preserve"> at least half of </w:t>
      </w:r>
      <w:r w:rsidR="00C00B0C">
        <w:rPr>
          <w:rFonts w:eastAsiaTheme="minorEastAsia"/>
          <w:bCs/>
          <w:kern w:val="0"/>
          <w:lang w:val="en-US" w:eastAsia="ja-JP"/>
        </w:rPr>
        <w:t>NZ</w:t>
      </w:r>
      <w:r w:rsidR="00C00B0C" w:rsidRPr="006A5E67">
        <w:rPr>
          <w:rFonts w:eastAsiaTheme="minorEastAsia"/>
          <w:bCs/>
          <w:kern w:val="0"/>
          <w:lang w:val="en-US" w:eastAsia="ja-JP"/>
        </w:rPr>
        <w:t>’s remaining native forests</w:t>
      </w:r>
      <w:r w:rsidR="00C00B0C">
        <w:rPr>
          <w:rStyle w:val="CommentReference"/>
        </w:rPr>
        <w:commentReference w:id="190"/>
      </w:r>
      <w:r w:rsidR="00C00B0C">
        <w:rPr>
          <w:rFonts w:eastAsiaTheme="minorEastAsia"/>
          <w:bCs/>
          <w:kern w:val="0"/>
          <w:lang w:val="en-US" w:eastAsia="ja-JP"/>
        </w:rPr>
        <w:t xml:space="preserve"> and </w:t>
      </w:r>
      <w:r w:rsidR="00A67FC6">
        <w:rPr>
          <w:rFonts w:eastAsiaTheme="minorEastAsia"/>
          <w:bCs/>
          <w:kern w:val="0"/>
          <w:lang w:val="en-US" w:eastAsia="ja-JP"/>
        </w:rPr>
        <w:t xml:space="preserve">are </w:t>
      </w:r>
      <w:r w:rsidR="00C00B0C">
        <w:rPr>
          <w:rFonts w:eastAsiaTheme="minorEastAsia"/>
          <w:bCs/>
          <w:kern w:val="0"/>
          <w:lang w:val="en-US" w:eastAsia="ja-JP"/>
        </w:rPr>
        <w:t>important habitats for many native species</w:t>
      </w:r>
      <w:r>
        <w:rPr>
          <w:rFonts w:eastAsiaTheme="minorEastAsia"/>
          <w:bCs/>
          <w:kern w:val="0"/>
          <w:lang w:val="en-US" w:eastAsia="ja-JP"/>
        </w:rPr>
        <w:t xml:space="preserve">. Beech forests </w:t>
      </w:r>
      <w:r w:rsidR="00955C5F">
        <w:rPr>
          <w:rFonts w:eastAsiaTheme="minorEastAsia"/>
          <w:bCs/>
          <w:kern w:val="0"/>
          <w:lang w:val="en-US" w:eastAsia="ja-JP"/>
        </w:rPr>
        <w:t xml:space="preserve">are </w:t>
      </w:r>
      <w:r w:rsidRPr="006A5E67">
        <w:rPr>
          <w:rFonts w:eastAsiaTheme="minorEastAsia"/>
          <w:bCs/>
          <w:kern w:val="0"/>
          <w:lang w:val="en-US" w:eastAsia="ja-JP"/>
        </w:rPr>
        <w:t>defined as resource pulse system</w:t>
      </w:r>
      <w:r w:rsidR="00955C5F">
        <w:rPr>
          <w:rFonts w:eastAsiaTheme="minorEastAsia"/>
          <w:bCs/>
          <w:kern w:val="0"/>
          <w:lang w:val="en-US" w:eastAsia="ja-JP"/>
        </w:rPr>
        <w:t>s</w:t>
      </w:r>
      <w:r w:rsidRPr="006A5E67">
        <w:rPr>
          <w:rFonts w:eastAsiaTheme="minorEastAsia"/>
          <w:bCs/>
          <w:kern w:val="0"/>
          <w:lang w:val="en-US" w:eastAsia="ja-JP"/>
        </w:rPr>
        <w:t xml:space="preserve">, where </w:t>
      </w:r>
      <w:r w:rsidRPr="006A5E67">
        <w:rPr>
          <w:rFonts w:eastAsiaTheme="minorEastAsia"/>
          <w:bCs/>
          <w:noProof/>
          <w:kern w:val="0"/>
          <w:lang w:val="en-US" w:eastAsia="ja-JP"/>
        </w:rPr>
        <w:t>“masting” is</w:t>
      </w:r>
      <w:r>
        <w:rPr>
          <w:rFonts w:eastAsiaTheme="minorEastAsia"/>
          <w:bCs/>
          <w:noProof/>
          <w:kern w:val="0"/>
          <w:lang w:val="en-US" w:eastAsia="ja-JP"/>
        </w:rPr>
        <w:t xml:space="preserve"> a </w:t>
      </w:r>
      <w:r w:rsidRPr="006A5E67">
        <w:rPr>
          <w:rFonts w:eastAsiaTheme="minorEastAsia"/>
          <w:bCs/>
          <w:noProof/>
          <w:kern w:val="0"/>
          <w:lang w:val="en-US" w:eastAsia="ja-JP"/>
        </w:rPr>
        <w:t xml:space="preserve">spacially </w:t>
      </w:r>
      <w:r w:rsidRPr="006A5E67">
        <w:rPr>
          <w:rFonts w:eastAsiaTheme="minorEastAsia"/>
          <w:bCs/>
          <w:kern w:val="0"/>
          <w:lang w:eastAsia="ja-JP"/>
        </w:rPr>
        <w:t>synchronised</w:t>
      </w:r>
      <w:r w:rsidRPr="006A5E67">
        <w:rPr>
          <w:rFonts w:eastAsiaTheme="minorEastAsia"/>
          <w:bCs/>
          <w:kern w:val="0"/>
          <w:lang w:val="en-US" w:eastAsia="ja-JP"/>
        </w:rPr>
        <w:t xml:space="preserve"> </w:t>
      </w:r>
      <w:r w:rsidRPr="006A5E67">
        <w:rPr>
          <w:rFonts w:eastAsiaTheme="minorEastAsia"/>
          <w:bCs/>
          <w:noProof/>
          <w:kern w:val="0"/>
          <w:lang w:val="en-US" w:eastAsia="ja-JP"/>
        </w:rPr>
        <w:t xml:space="preserve">reproductive event </w:t>
      </w:r>
      <w:r w:rsidRPr="006A5E67">
        <w:rPr>
          <w:rFonts w:eastAsiaTheme="minorEastAsia"/>
          <w:bCs/>
          <w:kern w:val="0"/>
          <w:lang w:val="en-US" w:eastAsia="ja-JP"/>
        </w:rPr>
        <w:t>that var</w:t>
      </w:r>
      <w:r>
        <w:rPr>
          <w:rFonts w:eastAsiaTheme="minorEastAsia"/>
          <w:bCs/>
          <w:kern w:val="0"/>
          <w:lang w:val="en-US" w:eastAsia="ja-JP"/>
        </w:rPr>
        <w:t>ies</w:t>
      </w:r>
      <w:r w:rsidRPr="006A5E67">
        <w:rPr>
          <w:rFonts w:eastAsiaTheme="minorEastAsia"/>
          <w:bCs/>
          <w:kern w:val="0"/>
          <w:lang w:val="en-US" w:eastAsia="ja-JP"/>
        </w:rPr>
        <w:t xml:space="preserve"> greatly between </w:t>
      </w:r>
      <w:r w:rsidR="00955C5F">
        <w:rPr>
          <w:rFonts w:eastAsiaTheme="minorEastAsia"/>
          <w:bCs/>
          <w:kern w:val="0"/>
          <w:lang w:val="en-US" w:eastAsia="ja-JP"/>
        </w:rPr>
        <w:t xml:space="preserve">and within </w:t>
      </w:r>
      <w:commentRangeStart w:id="191"/>
      <w:r w:rsidRPr="006A5E67">
        <w:rPr>
          <w:rFonts w:eastAsiaTheme="minorEastAsia"/>
          <w:bCs/>
          <w:kern w:val="0"/>
          <w:lang w:val="en-US" w:eastAsia="ja-JP"/>
        </w:rPr>
        <w:t>years</w:t>
      </w:r>
      <w:commentRangeEnd w:id="191"/>
      <w:r>
        <w:rPr>
          <w:rStyle w:val="CommentReference"/>
        </w:rPr>
        <w:commentReference w:id="191"/>
      </w:r>
      <w:r w:rsidRPr="006A5E67">
        <w:rPr>
          <w:rFonts w:eastAsiaTheme="minorEastAsia"/>
          <w:bCs/>
          <w:kern w:val="0"/>
          <w:lang w:val="en-US" w:eastAsia="ja-JP"/>
        </w:rPr>
        <w:t>.</w:t>
      </w:r>
      <w:r>
        <w:rPr>
          <w:rFonts w:eastAsiaTheme="minorEastAsia"/>
          <w:bCs/>
          <w:kern w:val="0"/>
          <w:lang w:val="en-US" w:eastAsia="ja-JP"/>
        </w:rPr>
        <w:t xml:space="preserve"> Beech trees have a strong impact on these forest systems because d</w:t>
      </w:r>
      <w:r w:rsidRPr="006A5E67">
        <w:rPr>
          <w:rFonts w:eastAsiaTheme="minorEastAsia"/>
          <w:bCs/>
          <w:kern w:val="0"/>
          <w:lang w:val="en-US" w:eastAsia="ja-JP"/>
        </w:rPr>
        <w:t xml:space="preserve">uring masting years trees drop a </w:t>
      </w:r>
      <w:r w:rsidRPr="006A5E67">
        <w:rPr>
          <w:rFonts w:eastAsiaTheme="minorEastAsia"/>
          <w:bCs/>
          <w:noProof/>
          <w:kern w:val="0"/>
          <w:lang w:val="en-US" w:eastAsia="ja-JP"/>
        </w:rPr>
        <w:t>significant</w:t>
      </w:r>
      <w:r w:rsidRPr="006A5E67">
        <w:rPr>
          <w:rFonts w:eastAsiaTheme="minorEastAsia"/>
          <w:bCs/>
          <w:kern w:val="0"/>
          <w:lang w:val="en-US" w:eastAsia="ja-JP"/>
        </w:rPr>
        <w:t xml:space="preserve"> amount of food in the form of seeds onto the forest </w:t>
      </w:r>
      <w:commentRangeStart w:id="192"/>
      <w:r w:rsidRPr="006A5E67">
        <w:rPr>
          <w:rFonts w:eastAsiaTheme="minorEastAsia"/>
          <w:bCs/>
          <w:kern w:val="0"/>
          <w:lang w:val="en-US" w:eastAsia="ja-JP"/>
        </w:rPr>
        <w:t>floor</w:t>
      </w:r>
      <w:commentRangeEnd w:id="192"/>
      <w:r>
        <w:rPr>
          <w:rStyle w:val="CommentReference"/>
        </w:rPr>
        <w:commentReference w:id="192"/>
      </w:r>
      <w:r w:rsidRPr="006A5E67">
        <w:rPr>
          <w:rFonts w:eastAsiaTheme="minorEastAsia"/>
          <w:noProof/>
          <w:kern w:val="0"/>
          <w:lang w:val="en-US" w:eastAsia="ja-JP"/>
        </w:rPr>
        <w:t>.</w:t>
      </w:r>
      <w:r w:rsidRPr="006A5E67">
        <w:rPr>
          <w:rFonts w:eastAsiaTheme="minorEastAsia"/>
          <w:bCs/>
          <w:kern w:val="0"/>
          <w:lang w:val="en-US" w:eastAsia="ja-JP"/>
        </w:rPr>
        <w:t xml:space="preserve"> T</w:t>
      </w:r>
      <w:r w:rsidRPr="006A5E67">
        <w:rPr>
          <w:rFonts w:eastAsiaTheme="minorEastAsia"/>
          <w:noProof/>
          <w:kern w:val="0"/>
          <w:lang w:val="en-US" w:eastAsia="ja-JP"/>
        </w:rPr>
        <w:t>h</w:t>
      </w:r>
      <w:r w:rsidRPr="006A5E67">
        <w:rPr>
          <w:rFonts w:eastAsiaTheme="minorEastAsia"/>
          <w:bCs/>
          <w:kern w:val="0"/>
          <w:lang w:val="en-US" w:eastAsia="ja-JP"/>
        </w:rPr>
        <w:t xml:space="preserve">is </w:t>
      </w:r>
      <w:r>
        <w:rPr>
          <w:rFonts w:eastAsiaTheme="minorEastAsia"/>
          <w:bCs/>
          <w:kern w:val="0"/>
          <w:lang w:val="en-US" w:eastAsia="ja-JP"/>
        </w:rPr>
        <w:t xml:space="preserve">finite </w:t>
      </w:r>
      <w:r w:rsidRPr="006A5E67">
        <w:rPr>
          <w:rFonts w:eastAsiaTheme="minorEastAsia"/>
          <w:bCs/>
          <w:kern w:val="0"/>
          <w:lang w:val="en-US" w:eastAsia="ja-JP"/>
        </w:rPr>
        <w:t xml:space="preserve">food source </w:t>
      </w:r>
      <w:r>
        <w:rPr>
          <w:rFonts w:eastAsiaTheme="minorEastAsia"/>
          <w:bCs/>
          <w:kern w:val="0"/>
          <w:lang w:val="en-US" w:eastAsia="ja-JP"/>
        </w:rPr>
        <w:t>is also</w:t>
      </w:r>
      <w:r w:rsidRPr="00A67FC6">
        <w:rPr>
          <w:rFonts w:eastAsiaTheme="minorEastAsia"/>
          <w:bCs/>
          <w:kern w:val="0"/>
          <w:lang w:eastAsia="ja-JP"/>
        </w:rPr>
        <w:t xml:space="preserve"> synchronised</w:t>
      </w:r>
      <w:r>
        <w:rPr>
          <w:rFonts w:eastAsiaTheme="minorEastAsia"/>
          <w:bCs/>
          <w:kern w:val="0"/>
          <w:lang w:val="en-US" w:eastAsia="ja-JP"/>
        </w:rPr>
        <w:t xml:space="preserve"> with </w:t>
      </w:r>
      <w:r w:rsidR="00A67FC6">
        <w:rPr>
          <w:rFonts w:eastAsiaTheme="minorEastAsia"/>
          <w:bCs/>
          <w:kern w:val="0"/>
          <w:lang w:val="en-US" w:eastAsia="ja-JP"/>
        </w:rPr>
        <w:t>reproduction</w:t>
      </w:r>
      <w:r w:rsidR="0098526D">
        <w:rPr>
          <w:rFonts w:eastAsiaTheme="minorEastAsia"/>
          <w:bCs/>
          <w:kern w:val="0"/>
          <w:lang w:val="en-US" w:eastAsia="ja-JP"/>
        </w:rPr>
        <w:t xml:space="preserve"> in</w:t>
      </w:r>
      <w:r>
        <w:rPr>
          <w:rFonts w:eastAsiaTheme="minorEastAsia"/>
          <w:bCs/>
          <w:kern w:val="0"/>
          <w:lang w:val="en-US" w:eastAsia="ja-JP"/>
        </w:rPr>
        <w:t xml:space="preserve"> many </w:t>
      </w:r>
      <w:r w:rsidRPr="006A5E67">
        <w:rPr>
          <w:rFonts w:eastAsiaTheme="minorEastAsia"/>
          <w:bCs/>
          <w:kern w:val="0"/>
          <w:lang w:val="en-US" w:eastAsia="ja-JP"/>
        </w:rPr>
        <w:t xml:space="preserve">native species as well as </w:t>
      </w:r>
      <w:r>
        <w:rPr>
          <w:rFonts w:eastAsiaTheme="minorEastAsia"/>
          <w:bCs/>
          <w:kern w:val="0"/>
          <w:lang w:val="en-US" w:eastAsia="ja-JP"/>
        </w:rPr>
        <w:t>invasive rodents (</w:t>
      </w:r>
      <w:r w:rsidRPr="006A5E67">
        <w:rPr>
          <w:rFonts w:eastAsiaTheme="minorEastAsia"/>
          <w:bCs/>
          <w:kern w:val="0"/>
          <w:lang w:val="en-US" w:eastAsia="ja-JP"/>
        </w:rPr>
        <w:t>mice and to a lesser extent rats</w:t>
      </w:r>
      <w:r>
        <w:rPr>
          <w:rFonts w:eastAsiaTheme="minorEastAsia"/>
          <w:bCs/>
          <w:kern w:val="0"/>
          <w:lang w:val="en-US" w:eastAsia="ja-JP"/>
        </w:rPr>
        <w:t xml:space="preserve">). All these species are </w:t>
      </w:r>
      <w:r w:rsidR="004F5E19">
        <w:rPr>
          <w:rFonts w:eastAsiaTheme="minorEastAsia"/>
          <w:bCs/>
          <w:kern w:val="0"/>
          <w:lang w:val="en-US" w:eastAsia="ja-JP"/>
        </w:rPr>
        <w:t>potential prey for</w:t>
      </w:r>
      <w:r w:rsidRPr="006A5E67">
        <w:rPr>
          <w:rFonts w:eastAsiaTheme="minorEastAsia"/>
          <w:bCs/>
          <w:kern w:val="0"/>
          <w:lang w:val="en-US" w:eastAsia="ja-JP"/>
        </w:rPr>
        <w:t xml:space="preserve"> </w:t>
      </w:r>
      <w:r w:rsidRPr="006A5E67">
        <w:rPr>
          <w:rFonts w:eastAsiaTheme="minorEastAsia"/>
          <w:bCs/>
          <w:noProof/>
          <w:kern w:val="0"/>
          <w:lang w:val="en-US" w:eastAsia="ja-JP"/>
        </w:rPr>
        <w:t>stoats</w:t>
      </w:r>
      <w:r w:rsidR="004F5E19">
        <w:rPr>
          <w:rFonts w:eastAsiaTheme="minorEastAsia"/>
          <w:bCs/>
          <w:noProof/>
          <w:kern w:val="0"/>
          <w:lang w:val="en-US" w:eastAsia="ja-JP"/>
        </w:rPr>
        <w:t xml:space="preserve"> but mice commonly dominate the </w:t>
      </w:r>
      <w:commentRangeStart w:id="193"/>
      <w:r w:rsidR="004F5E19">
        <w:rPr>
          <w:rFonts w:eastAsiaTheme="minorEastAsia"/>
          <w:bCs/>
          <w:noProof/>
          <w:kern w:val="0"/>
          <w:lang w:val="en-US" w:eastAsia="ja-JP"/>
        </w:rPr>
        <w:t>diet</w:t>
      </w:r>
      <w:commentRangeEnd w:id="193"/>
      <w:r w:rsidR="004F5E19">
        <w:rPr>
          <w:rStyle w:val="CommentReference"/>
        </w:rPr>
        <w:commentReference w:id="193"/>
      </w:r>
      <w:r w:rsidRPr="006A5E67">
        <w:rPr>
          <w:rFonts w:eastAsiaTheme="minorEastAsia"/>
          <w:bCs/>
          <w:kern w:val="0"/>
          <w:lang w:val="en-US" w:eastAsia="ja-JP"/>
        </w:rPr>
        <w:t>.</w:t>
      </w:r>
      <w:commentRangeEnd w:id="179"/>
      <w:r w:rsidR="00900A7E">
        <w:rPr>
          <w:rStyle w:val="CommentReference"/>
        </w:rPr>
        <w:commentReference w:id="179"/>
      </w:r>
    </w:p>
    <w:p w14:paraId="2DFCD2D5" w14:textId="77777777" w:rsidR="007F74A7" w:rsidRDefault="007F74A7">
      <w:pPr>
        <w:wordWrap/>
        <w:adjustRightInd w:val="0"/>
        <w:spacing w:before="0" w:after="0"/>
        <w:ind w:firstLine="720"/>
        <w:rPr>
          <w:rFonts w:eastAsiaTheme="minorEastAsia"/>
          <w:bCs/>
          <w:kern w:val="0"/>
          <w:lang w:val="en-US" w:eastAsia="ja-JP"/>
        </w:rPr>
      </w:pPr>
    </w:p>
    <w:p w14:paraId="49AB9DB8" w14:textId="48632E92" w:rsidR="00170156" w:rsidRPr="006A5E67" w:rsidDel="00C66217" w:rsidRDefault="006A0AE6" w:rsidP="00170156">
      <w:pPr>
        <w:wordWrap/>
        <w:adjustRightInd w:val="0"/>
        <w:spacing w:before="0" w:after="0"/>
        <w:rPr>
          <w:rFonts w:eastAsiaTheme="minorEastAsia"/>
          <w:bCs/>
          <w:kern w:val="0"/>
          <w:lang w:val="en-US" w:eastAsia="ja-JP"/>
        </w:rPr>
      </w:pPr>
      <w:r>
        <w:rPr>
          <w:rFonts w:eastAsiaTheme="minorEastAsia"/>
          <w:bCs/>
          <w:noProof/>
          <w:kern w:val="0"/>
          <w:lang w:eastAsia="en-GB"/>
        </w:rPr>
        <w:lastRenderedPageBreak/>
        <w:drawing>
          <wp:inline distT="0" distB="0" distL="0" distR="0" wp14:anchorId="419E9A8E" wp14:editId="57FF88CA">
            <wp:extent cx="5731351" cy="4996543"/>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1.jpg"/>
                    <pic:cNvPicPr/>
                  </pic:nvPicPr>
                  <pic:blipFill rotWithShape="1">
                    <a:blip r:embed="rId11">
                      <a:extLst>
                        <a:ext uri="{28A0092B-C50C-407E-A947-70E740481C1C}">
                          <a14:useLocalDpi xmlns:a14="http://schemas.microsoft.com/office/drawing/2010/main" val="0"/>
                        </a:ext>
                      </a:extLst>
                    </a:blip>
                    <a:srcRect t="14671" b="19946"/>
                    <a:stretch/>
                  </pic:blipFill>
                  <pic:spPr bwMode="auto">
                    <a:xfrm>
                      <a:off x="0" y="0"/>
                      <a:ext cx="5731510" cy="4996682"/>
                    </a:xfrm>
                    <a:prstGeom prst="rect">
                      <a:avLst/>
                    </a:prstGeom>
                    <a:ln>
                      <a:noFill/>
                    </a:ln>
                    <a:extLst>
                      <a:ext uri="{53640926-AAD7-44D8-BBD7-CCE9431645EC}">
                        <a14:shadowObscured xmlns:a14="http://schemas.microsoft.com/office/drawing/2010/main"/>
                      </a:ext>
                    </a:extLst>
                  </pic:spPr>
                </pic:pic>
              </a:graphicData>
            </a:graphic>
          </wp:inline>
        </w:drawing>
      </w:r>
    </w:p>
    <w:p w14:paraId="57CE8664" w14:textId="34EC00A0" w:rsidR="00170156" w:rsidRPr="006A5E67" w:rsidDel="00C66217" w:rsidRDefault="00170156" w:rsidP="00170156">
      <w:pPr>
        <w:wordWrap/>
        <w:adjustRightInd w:val="0"/>
        <w:spacing w:before="0" w:after="0"/>
        <w:rPr>
          <w:rFonts w:eastAsiaTheme="minorEastAsia"/>
          <w:bCs/>
          <w:i/>
          <w:kern w:val="0"/>
          <w:lang w:val="en-US" w:eastAsia="ja-JP"/>
        </w:rPr>
      </w:pPr>
      <w:r w:rsidRPr="006A5E67" w:rsidDel="00C66217">
        <w:rPr>
          <w:rFonts w:eastAsiaTheme="minorEastAsia"/>
          <w:b/>
          <w:bCs/>
          <w:kern w:val="0"/>
          <w:lang w:val="en-US" w:eastAsia="ja-JP"/>
        </w:rPr>
        <w:t>Figure 1:</w:t>
      </w:r>
      <w:r w:rsidRPr="006A5E67" w:rsidDel="00C66217">
        <w:rPr>
          <w:rFonts w:eastAsiaTheme="minorEastAsia"/>
          <w:bCs/>
          <w:kern w:val="0"/>
          <w:lang w:val="en-US" w:eastAsia="ja-JP"/>
        </w:rPr>
        <w:t xml:space="preserve"> </w:t>
      </w:r>
      <w:r w:rsidRPr="006A5E67" w:rsidDel="00C66217">
        <w:rPr>
          <w:rFonts w:eastAsiaTheme="minorEastAsia"/>
          <w:bCs/>
          <w:i/>
          <w:kern w:val="0"/>
          <w:lang w:val="en-US" w:eastAsia="ja-JP"/>
        </w:rPr>
        <w:t>The top panel (a) shows the seasonal variatio</w:t>
      </w:r>
      <w:r w:rsidR="0046328A">
        <w:rPr>
          <w:rFonts w:eastAsiaTheme="minorEastAsia"/>
          <w:bCs/>
          <w:i/>
          <w:kern w:val="0"/>
          <w:lang w:val="en-US" w:eastAsia="ja-JP"/>
        </w:rPr>
        <w:t xml:space="preserve">n in available beech seed </w:t>
      </w:r>
      <w:r w:rsidRPr="006A5E67" w:rsidDel="00C66217">
        <w:rPr>
          <w:rFonts w:eastAsiaTheme="minorEastAsia"/>
          <w:bCs/>
          <w:i/>
          <w:kern w:val="0"/>
          <w:lang w:val="en-US" w:eastAsia="ja-JP"/>
        </w:rPr>
        <w:t>(</w:t>
      </w:r>
      <m:oMath>
        <m:sSup>
          <m:sSupPr>
            <m:ctrlPr>
              <w:rPr>
                <w:rFonts w:ascii="Cambria Math" w:eastAsiaTheme="minorEastAsia" w:hAnsi="Cambria Math"/>
                <w:bCs/>
                <w:i/>
                <w:kern w:val="0"/>
                <w:lang w:val="en-US" w:eastAsia="ja-JP"/>
              </w:rPr>
            </m:ctrlPr>
          </m:sSupPr>
          <m:e>
            <m:r>
              <w:rPr>
                <w:rFonts w:ascii="Cambria Math" w:eastAsiaTheme="minorEastAsia" w:hAnsi="Cambria Math"/>
                <w:kern w:val="0"/>
                <w:lang w:val="en-US" w:eastAsia="ja-JP"/>
              </w:rPr>
              <m:t>m</m:t>
            </m:r>
          </m:e>
          <m:sup>
            <m:r>
              <w:rPr>
                <w:rFonts w:ascii="Cambria Math" w:eastAsiaTheme="minorEastAsia" w:hAnsi="Cambria Math"/>
                <w:kern w:val="0"/>
                <w:lang w:val="en-US" w:eastAsia="ja-JP"/>
              </w:rPr>
              <m:t>2</m:t>
            </m:r>
          </m:sup>
        </m:sSup>
      </m:oMath>
      <w:r w:rsidR="0046328A">
        <w:rPr>
          <w:rFonts w:eastAsiaTheme="minorEastAsia"/>
          <w:bCs/>
          <w:i/>
          <w:kern w:val="0"/>
          <w:lang w:val="en-US" w:eastAsia="ja-JP"/>
        </w:rPr>
        <w:t>)</w:t>
      </w:r>
      <w:r w:rsidRPr="006A5E67" w:rsidDel="00C66217">
        <w:rPr>
          <w:rFonts w:eastAsiaTheme="minorEastAsia"/>
          <w:bCs/>
          <w:i/>
          <w:kern w:val="0"/>
          <w:lang w:val="en-US" w:eastAsia="ja-JP"/>
        </w:rPr>
        <w:t xml:space="preserve"> between non-</w:t>
      </w:r>
      <w:r w:rsidRPr="006A5E67" w:rsidDel="00C66217">
        <w:rPr>
          <w:rFonts w:eastAsiaTheme="minorEastAsia"/>
          <w:bCs/>
          <w:i/>
          <w:noProof/>
          <w:kern w:val="0"/>
          <w:lang w:val="en-US" w:eastAsia="ja-JP"/>
        </w:rPr>
        <w:t>mast</w:t>
      </w:r>
      <w:r w:rsidRPr="006A5E67" w:rsidDel="00C66217">
        <w:rPr>
          <w:rFonts w:eastAsiaTheme="minorEastAsia"/>
          <w:bCs/>
          <w:i/>
          <w:kern w:val="0"/>
          <w:lang w:val="en-US" w:eastAsia="ja-JP"/>
        </w:rPr>
        <w:t xml:space="preserve"> and mast years. The bottom panel (b) represents the responses of mice abundance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n</m:t>
            </m:r>
          </m:e>
          <m:sub>
            <m:r>
              <w:rPr>
                <w:rFonts w:ascii="Cambria Math" w:eastAsiaTheme="minorEastAsia" w:hAnsi="Cambria Math"/>
                <w:kern w:val="0"/>
                <w:lang w:val="en-US" w:eastAsia="ja-JP"/>
              </w:rPr>
              <m:t>t</m:t>
            </m:r>
          </m:sub>
        </m:sSub>
      </m:oMath>
      <w:r w:rsidRPr="006A5E67" w:rsidDel="00C66217">
        <w:rPr>
          <w:rFonts w:eastAsiaTheme="minorEastAsia"/>
          <w:bCs/>
          <w:i/>
          <w:kern w:val="0"/>
          <w:lang w:val="en-US" w:eastAsia="ja-JP"/>
        </w:rPr>
        <w:t>) to seed variation in panel a) and the</w:t>
      </w:r>
      <w:r w:rsidRPr="0098526D" w:rsidDel="00C66217">
        <w:rPr>
          <w:rFonts w:eastAsiaTheme="minorEastAsia"/>
          <w:bCs/>
          <w:i/>
          <w:kern w:val="0"/>
          <w:lang w:eastAsia="ja-JP"/>
        </w:rPr>
        <w:t xml:space="preserve"> </w:t>
      </w:r>
      <w:r w:rsidR="0046328A" w:rsidRPr="0098526D">
        <w:rPr>
          <w:rFonts w:eastAsiaTheme="minorEastAsia"/>
          <w:bCs/>
          <w:i/>
          <w:kern w:val="0"/>
          <w:lang w:eastAsia="ja-JP"/>
        </w:rPr>
        <w:t>hypothesised</w:t>
      </w:r>
      <w:r w:rsidRPr="006A5E67" w:rsidDel="00C66217">
        <w:rPr>
          <w:rFonts w:eastAsiaTheme="minorEastAsia"/>
          <w:bCs/>
          <w:i/>
          <w:kern w:val="0"/>
          <w:lang w:val="en-US" w:eastAsia="ja-JP"/>
        </w:rPr>
        <w:t xml:space="preserve"> effect of mesopredator release (full circles = stoats present; hollow circles = stoats absent). Each </w:t>
      </w:r>
      <w:r w:rsidR="00F46E47">
        <w:rPr>
          <w:rFonts w:eastAsiaTheme="minorEastAsia"/>
          <w:bCs/>
          <w:i/>
          <w:kern w:val="0"/>
          <w:lang w:val="en-US" w:eastAsia="ja-JP"/>
        </w:rPr>
        <w:t>number</w:t>
      </w:r>
      <w:r w:rsidR="00F46E47" w:rsidRPr="006A5E67" w:rsidDel="00C66217">
        <w:rPr>
          <w:rFonts w:eastAsiaTheme="minorEastAsia"/>
          <w:bCs/>
          <w:i/>
          <w:kern w:val="0"/>
          <w:lang w:val="en-US" w:eastAsia="ja-JP"/>
        </w:rPr>
        <w:t xml:space="preserve"> </w:t>
      </w:r>
      <w:r w:rsidRPr="006A5E67" w:rsidDel="00C66217">
        <w:rPr>
          <w:rFonts w:eastAsiaTheme="minorEastAsia"/>
          <w:bCs/>
          <w:i/>
          <w:kern w:val="0"/>
          <w:lang w:val="en-US" w:eastAsia="ja-JP"/>
        </w:rPr>
        <w:t xml:space="preserve">represents a proposed </w:t>
      </w:r>
      <w:r w:rsidR="0046328A">
        <w:rPr>
          <w:rFonts w:eastAsiaTheme="minorEastAsia"/>
          <w:bCs/>
          <w:i/>
          <w:kern w:val="0"/>
          <w:lang w:val="en-US" w:eastAsia="ja-JP"/>
        </w:rPr>
        <w:t xml:space="preserve">phase to test mesopredator release; (1) is </w:t>
      </w:r>
      <w:r w:rsidR="003A5AC1">
        <w:rPr>
          <w:rFonts w:eastAsiaTheme="minorEastAsia"/>
          <w:bCs/>
          <w:i/>
          <w:kern w:val="0"/>
          <w:lang w:val="en-US" w:eastAsia="ja-JP"/>
        </w:rPr>
        <w:t xml:space="preserve">during </w:t>
      </w:r>
      <w:r w:rsidR="0046328A">
        <w:rPr>
          <w:rFonts w:eastAsiaTheme="minorEastAsia"/>
          <w:bCs/>
          <w:i/>
          <w:kern w:val="0"/>
          <w:lang w:val="en-US" w:eastAsia="ja-JP"/>
        </w:rPr>
        <w:t>increasing</w:t>
      </w:r>
      <w:r w:rsidRPr="006A5E67" w:rsidDel="00C66217">
        <w:rPr>
          <w:rFonts w:eastAsiaTheme="minorEastAsia"/>
          <w:bCs/>
          <w:i/>
          <w:kern w:val="0"/>
          <w:lang w:val="en-US" w:eastAsia="ja-JP"/>
        </w:rPr>
        <w:t xml:space="preserve"> </w:t>
      </w:r>
      <w:r w:rsidR="003A5AC1">
        <w:rPr>
          <w:rFonts w:eastAsiaTheme="minorEastAsia"/>
          <w:bCs/>
          <w:i/>
          <w:kern w:val="0"/>
          <w:lang w:val="en-US" w:eastAsia="ja-JP"/>
        </w:rPr>
        <w:t>mouse abundance</w:t>
      </w:r>
      <w:r w:rsidRPr="006A5E67" w:rsidDel="00C66217">
        <w:rPr>
          <w:rFonts w:eastAsiaTheme="minorEastAsia"/>
          <w:bCs/>
          <w:i/>
          <w:kern w:val="0"/>
          <w:lang w:val="en-US" w:eastAsia="ja-JP"/>
        </w:rPr>
        <w:t xml:space="preserve"> (summer to winter); the second </w:t>
      </w:r>
      <w:r w:rsidR="003A5AC1">
        <w:rPr>
          <w:rFonts w:eastAsiaTheme="minorEastAsia"/>
          <w:bCs/>
          <w:i/>
          <w:kern w:val="0"/>
          <w:lang w:val="en-US" w:eastAsia="ja-JP"/>
        </w:rPr>
        <w:t>phase</w:t>
      </w:r>
      <w:r w:rsidRPr="006A5E67" w:rsidDel="00C66217">
        <w:rPr>
          <w:rFonts w:eastAsiaTheme="minorEastAsia"/>
          <w:bCs/>
          <w:i/>
          <w:kern w:val="0"/>
          <w:lang w:val="en-US" w:eastAsia="ja-JP"/>
        </w:rPr>
        <w:t xml:space="preserve"> (2) tests the difference at the </w:t>
      </w:r>
      <w:r w:rsidR="003A5AC1">
        <w:rPr>
          <w:rFonts w:eastAsiaTheme="minorEastAsia"/>
          <w:bCs/>
          <w:i/>
          <w:kern w:val="0"/>
          <w:lang w:val="en-US" w:eastAsia="ja-JP"/>
        </w:rPr>
        <w:t>peak of mice abundance</w:t>
      </w:r>
      <w:r w:rsidRPr="006A5E67" w:rsidDel="00C66217">
        <w:rPr>
          <w:rFonts w:eastAsiaTheme="minorEastAsia"/>
          <w:bCs/>
          <w:i/>
          <w:kern w:val="0"/>
          <w:lang w:val="en-US" w:eastAsia="ja-JP"/>
        </w:rPr>
        <w:t xml:space="preserve"> (winter or spring). Three (3) investigates the declining </w:t>
      </w:r>
      <w:r w:rsidR="003A5AC1">
        <w:rPr>
          <w:rFonts w:eastAsiaTheme="minorEastAsia"/>
          <w:bCs/>
          <w:i/>
          <w:kern w:val="0"/>
          <w:lang w:val="en-US" w:eastAsia="ja-JP"/>
        </w:rPr>
        <w:t>mouse abundance</w:t>
      </w:r>
      <w:r w:rsidRPr="006A5E67" w:rsidDel="00C66217">
        <w:rPr>
          <w:rFonts w:eastAsiaTheme="minorEastAsia"/>
          <w:bCs/>
          <w:i/>
          <w:kern w:val="0"/>
          <w:lang w:val="en-US" w:eastAsia="ja-JP"/>
        </w:rPr>
        <w:t xml:space="preserve"> (spring </w:t>
      </w:r>
      <w:r w:rsidR="00C00719">
        <w:rPr>
          <w:rFonts w:eastAsiaTheme="minorEastAsia"/>
          <w:bCs/>
          <w:i/>
          <w:kern w:val="0"/>
          <w:lang w:val="en-US" w:eastAsia="ja-JP"/>
        </w:rPr>
        <w:t>to</w:t>
      </w:r>
      <w:r w:rsidRPr="006A5E67" w:rsidDel="00C66217">
        <w:rPr>
          <w:rFonts w:eastAsiaTheme="minorEastAsia"/>
          <w:bCs/>
          <w:i/>
          <w:kern w:val="0"/>
          <w:lang w:val="en-US" w:eastAsia="ja-JP"/>
        </w:rPr>
        <w:t xml:space="preserve"> summer) </w:t>
      </w:r>
      <w:r w:rsidRPr="006A5E67" w:rsidDel="00C66217">
        <w:rPr>
          <w:rFonts w:eastAsiaTheme="minorEastAsia"/>
          <w:bCs/>
          <w:i/>
          <w:noProof/>
          <w:kern w:val="0"/>
          <w:lang w:val="en-US" w:eastAsia="ja-JP"/>
        </w:rPr>
        <w:t>and</w:t>
      </w:r>
      <w:r w:rsidRPr="006A5E67" w:rsidDel="00C66217">
        <w:rPr>
          <w:rFonts w:eastAsiaTheme="minorEastAsia"/>
          <w:bCs/>
          <w:i/>
          <w:kern w:val="0"/>
          <w:lang w:val="en-US" w:eastAsia="ja-JP"/>
        </w:rPr>
        <w:t xml:space="preserve"> the final </w:t>
      </w:r>
      <w:r w:rsidRPr="006A5E67" w:rsidDel="00C66217">
        <w:rPr>
          <w:rFonts w:eastAsiaTheme="minorEastAsia"/>
          <w:bCs/>
          <w:i/>
          <w:noProof/>
          <w:kern w:val="0"/>
          <w:lang w:val="en-US" w:eastAsia="ja-JP"/>
        </w:rPr>
        <w:t xml:space="preserve">hypothesis </w:t>
      </w:r>
      <w:r w:rsidRPr="006A5E67" w:rsidDel="00C66217">
        <w:rPr>
          <w:rFonts w:eastAsiaTheme="minorEastAsia"/>
          <w:bCs/>
          <w:i/>
          <w:kern w:val="0"/>
          <w:lang w:val="en-US" w:eastAsia="ja-JP"/>
        </w:rPr>
        <w:t xml:space="preserve">(4) tests the differences in </w:t>
      </w:r>
      <w:r w:rsidR="003A5AC1">
        <w:rPr>
          <w:rFonts w:eastAsiaTheme="minorEastAsia"/>
          <w:bCs/>
          <w:i/>
          <w:kern w:val="0"/>
          <w:lang w:val="en-US" w:eastAsia="ja-JP"/>
        </w:rPr>
        <w:t xml:space="preserve">mouse abundance in </w:t>
      </w:r>
      <w:r w:rsidRPr="006A5E67" w:rsidDel="00C66217">
        <w:rPr>
          <w:rFonts w:eastAsiaTheme="minorEastAsia"/>
          <w:bCs/>
          <w:i/>
          <w:kern w:val="0"/>
          <w:lang w:val="en-US" w:eastAsia="ja-JP"/>
        </w:rPr>
        <w:t>non-mast years.</w:t>
      </w:r>
    </w:p>
    <w:p w14:paraId="71DB9BCE" w14:textId="77777777" w:rsidR="00170156" w:rsidRDefault="00170156" w:rsidP="00F66BC5">
      <w:pPr>
        <w:wordWrap/>
        <w:adjustRightInd w:val="0"/>
        <w:spacing w:before="0" w:after="0"/>
        <w:ind w:firstLine="720"/>
        <w:rPr>
          <w:rFonts w:eastAsiaTheme="minorEastAsia"/>
          <w:bCs/>
          <w:kern w:val="0"/>
          <w:lang w:val="en-US" w:eastAsia="ja-JP"/>
        </w:rPr>
      </w:pPr>
    </w:p>
    <w:p w14:paraId="28DBA9E8" w14:textId="1C5E44D1" w:rsidR="00737FE2" w:rsidRDefault="00FA0273" w:rsidP="0098526D">
      <w:pPr>
        <w:wordWrap/>
        <w:adjustRightInd w:val="0"/>
        <w:spacing w:before="0" w:after="0"/>
        <w:rPr>
          <w:rFonts w:eastAsiaTheme="minorEastAsia"/>
          <w:bCs/>
          <w:kern w:val="0"/>
          <w:lang w:val="en-US" w:eastAsia="ja-JP"/>
        </w:rPr>
      </w:pPr>
      <w:r>
        <w:rPr>
          <w:rFonts w:eastAsiaTheme="minorEastAsia"/>
          <w:bCs/>
          <w:noProof/>
          <w:kern w:val="0"/>
          <w:lang w:val="en-US" w:eastAsia="ja-JP"/>
        </w:rPr>
        <w:tab/>
      </w:r>
      <w:commentRangeStart w:id="194"/>
      <w:r w:rsidR="000C38CB" w:rsidRPr="006A5E67">
        <w:rPr>
          <w:rFonts w:eastAsiaTheme="minorEastAsia"/>
          <w:bCs/>
          <w:kern w:val="0"/>
          <w:lang w:val="en-US" w:eastAsia="ja-JP"/>
        </w:rPr>
        <w:t>This study tests</w:t>
      </w:r>
      <w:r w:rsidR="009201E5" w:rsidRPr="006A5E67">
        <w:rPr>
          <w:rFonts w:eastAsiaTheme="minorEastAsia"/>
          <w:bCs/>
          <w:kern w:val="0"/>
          <w:lang w:val="en-US" w:eastAsia="ja-JP"/>
        </w:rPr>
        <w:t xml:space="preserve"> </w:t>
      </w:r>
      <w:r w:rsidR="000C38CB" w:rsidRPr="006A5E67">
        <w:rPr>
          <w:rFonts w:eastAsiaTheme="minorEastAsia"/>
          <w:bCs/>
          <w:kern w:val="0"/>
          <w:lang w:val="en-US" w:eastAsia="ja-JP"/>
        </w:rPr>
        <w:t xml:space="preserve">the proposed outcomes of stoat control on </w:t>
      </w:r>
      <w:r w:rsidR="00FA512F">
        <w:rPr>
          <w:rFonts w:eastAsiaTheme="minorEastAsia"/>
          <w:bCs/>
          <w:kern w:val="0"/>
          <w:lang w:val="en-US" w:eastAsia="ja-JP"/>
        </w:rPr>
        <w:t>mice</w:t>
      </w:r>
      <w:r w:rsidR="00FA512F" w:rsidRPr="006A5E67">
        <w:rPr>
          <w:rFonts w:eastAsiaTheme="minorEastAsia"/>
          <w:bCs/>
          <w:kern w:val="0"/>
          <w:lang w:val="en-US" w:eastAsia="ja-JP"/>
        </w:rPr>
        <w:t xml:space="preserve"> </w:t>
      </w:r>
      <w:r w:rsidR="002E01DC">
        <w:rPr>
          <w:rFonts w:eastAsiaTheme="minorEastAsia"/>
          <w:bCs/>
          <w:kern w:val="0"/>
          <w:lang w:val="en-US" w:eastAsia="ja-JP"/>
        </w:rPr>
        <w:t xml:space="preserve">dynamics </w:t>
      </w:r>
      <w:r w:rsidR="000C38CB" w:rsidRPr="006A5E67">
        <w:rPr>
          <w:rFonts w:eastAsiaTheme="minorEastAsia"/>
          <w:bCs/>
          <w:kern w:val="0"/>
          <w:lang w:val="en-US" w:eastAsia="ja-JP"/>
        </w:rPr>
        <w:t>in NZ beech forest.</w:t>
      </w:r>
      <w:r w:rsidR="002E01DC">
        <w:rPr>
          <w:rFonts w:eastAsiaTheme="minorEastAsia"/>
          <w:bCs/>
          <w:kern w:val="0"/>
          <w:lang w:val="en-US" w:eastAsia="ja-JP"/>
        </w:rPr>
        <w:t xml:space="preserve"> </w:t>
      </w:r>
      <w:r w:rsidR="000C38CB" w:rsidRPr="006A5E67">
        <w:rPr>
          <w:rFonts w:eastAsiaTheme="minorEastAsia"/>
          <w:bCs/>
          <w:kern w:val="0"/>
          <w:lang w:val="en-US" w:eastAsia="ja-JP"/>
        </w:rPr>
        <w:t>We</w:t>
      </w:r>
      <w:r w:rsidR="009201E5" w:rsidRPr="006A5E67">
        <w:rPr>
          <w:rFonts w:eastAsiaTheme="minorEastAsia"/>
          <w:bCs/>
          <w:noProof/>
          <w:kern w:val="0"/>
          <w:lang w:val="en-US" w:eastAsia="ja-JP"/>
        </w:rPr>
        <w:t xml:space="preserve"> </w:t>
      </w:r>
      <w:r w:rsidR="000C38CB" w:rsidRPr="006A5E67">
        <w:rPr>
          <w:rFonts w:eastAsiaTheme="minorEastAsia"/>
          <w:bCs/>
          <w:noProof/>
          <w:kern w:val="0"/>
          <w:lang w:val="en-US" w:eastAsia="ja-JP"/>
        </w:rPr>
        <w:t>have</w:t>
      </w:r>
      <w:r w:rsidR="009201E5" w:rsidRPr="006A5E67">
        <w:rPr>
          <w:rFonts w:eastAsiaTheme="minorEastAsia"/>
          <w:bCs/>
          <w:noProof/>
          <w:kern w:val="0"/>
          <w:lang w:val="en-US" w:eastAsia="ja-JP"/>
        </w:rPr>
        <w:t xml:space="preserve"> </w:t>
      </w:r>
      <w:r w:rsidR="000C38CB" w:rsidRPr="006A5E67">
        <w:rPr>
          <w:rFonts w:eastAsiaTheme="minorEastAsia"/>
          <w:bCs/>
          <w:noProof/>
          <w:kern w:val="0"/>
          <w:lang w:val="en-US" w:eastAsia="ja-JP"/>
        </w:rPr>
        <w:t>constructed</w:t>
      </w:r>
      <w:r w:rsidR="009201E5" w:rsidRPr="006A5E67">
        <w:rPr>
          <w:rFonts w:eastAsiaTheme="minorEastAsia"/>
          <w:bCs/>
          <w:noProof/>
          <w:kern w:val="0"/>
          <w:lang w:val="en-US" w:eastAsia="ja-JP"/>
        </w:rPr>
        <w:t xml:space="preserve"> a </w:t>
      </w:r>
      <w:commentRangeStart w:id="195"/>
      <w:r w:rsidR="00FA512F">
        <w:rPr>
          <w:rFonts w:eastAsiaTheme="minorEastAsia"/>
          <w:bCs/>
          <w:kern w:val="0"/>
          <w:lang w:eastAsia="ja-JP"/>
        </w:rPr>
        <w:t>large-scale</w:t>
      </w:r>
      <w:commentRangeEnd w:id="195"/>
      <w:r w:rsidR="00FA512F">
        <w:rPr>
          <w:rStyle w:val="CommentReference"/>
        </w:rPr>
        <w:commentReference w:id="195"/>
      </w:r>
      <w:r w:rsidR="00832826" w:rsidRPr="006A5E67">
        <w:rPr>
          <w:rFonts w:eastAsiaTheme="minorEastAsia"/>
          <w:bCs/>
          <w:kern w:val="0"/>
          <w:lang w:eastAsia="ja-JP"/>
        </w:rPr>
        <w:t xml:space="preserve">, </w:t>
      </w:r>
      <w:r w:rsidR="00C407DB">
        <w:rPr>
          <w:rFonts w:eastAsiaTheme="minorEastAsia"/>
          <w:bCs/>
          <w:kern w:val="0"/>
          <w:lang w:eastAsia="ja-JP"/>
        </w:rPr>
        <w:t>control-</w:t>
      </w:r>
      <w:r w:rsidR="001509BA" w:rsidRPr="006A5E67">
        <w:rPr>
          <w:rFonts w:eastAsiaTheme="minorEastAsia"/>
          <w:bCs/>
          <w:kern w:val="0"/>
          <w:lang w:eastAsia="ja-JP"/>
        </w:rPr>
        <w:t>before</w:t>
      </w:r>
      <w:r w:rsidR="00C407DB">
        <w:rPr>
          <w:rFonts w:eastAsiaTheme="minorEastAsia"/>
          <w:bCs/>
          <w:kern w:val="0"/>
          <w:lang w:eastAsia="ja-JP"/>
        </w:rPr>
        <w:t>-</w:t>
      </w:r>
      <w:r w:rsidR="001509BA" w:rsidRPr="006A5E67">
        <w:rPr>
          <w:rFonts w:eastAsiaTheme="minorEastAsia"/>
          <w:bCs/>
          <w:kern w:val="0"/>
          <w:lang w:eastAsia="ja-JP"/>
        </w:rPr>
        <w:t xml:space="preserve">after experiment </w:t>
      </w:r>
      <w:r w:rsidR="007D426F">
        <w:rPr>
          <w:rFonts w:eastAsiaTheme="minorEastAsia"/>
          <w:bCs/>
          <w:kern w:val="0"/>
          <w:lang w:eastAsia="ja-JP"/>
        </w:rPr>
        <w:t xml:space="preserve">in </w:t>
      </w:r>
      <w:r w:rsidR="001509BA" w:rsidRPr="006A5E67">
        <w:rPr>
          <w:rFonts w:eastAsiaTheme="minorEastAsia"/>
          <w:bCs/>
          <w:kern w:val="0"/>
          <w:lang w:eastAsia="ja-JP"/>
        </w:rPr>
        <w:t xml:space="preserve">two </w:t>
      </w:r>
      <w:r w:rsidR="00832826" w:rsidRPr="006A5E67">
        <w:rPr>
          <w:rFonts w:eastAsiaTheme="minorEastAsia"/>
          <w:bCs/>
          <w:kern w:val="0"/>
          <w:lang w:eastAsia="ja-JP"/>
        </w:rPr>
        <w:t>independent ecosystems</w:t>
      </w:r>
      <w:r w:rsidR="005F78CC" w:rsidRPr="006A5E67">
        <w:rPr>
          <w:rFonts w:eastAsiaTheme="minorEastAsia"/>
          <w:bCs/>
          <w:kern w:val="0"/>
          <w:lang w:eastAsia="ja-JP"/>
        </w:rPr>
        <w:t>.</w:t>
      </w:r>
      <w:r w:rsidR="007D426F">
        <w:rPr>
          <w:rFonts w:eastAsiaTheme="minorEastAsia"/>
          <w:bCs/>
          <w:kern w:val="0"/>
          <w:lang w:eastAsia="ja-JP"/>
        </w:rPr>
        <w:t xml:space="preserve"> A series of process models are</w:t>
      </w:r>
      <w:r w:rsidR="00832826" w:rsidRPr="006A5E67">
        <w:rPr>
          <w:rFonts w:eastAsiaTheme="minorEastAsia"/>
          <w:bCs/>
          <w:kern w:val="0"/>
          <w:lang w:eastAsia="ja-JP"/>
        </w:rPr>
        <w:t xml:space="preserve"> </w:t>
      </w:r>
      <w:r w:rsidR="007D426F">
        <w:rPr>
          <w:rFonts w:eastAsiaTheme="minorEastAsia"/>
          <w:bCs/>
          <w:kern w:val="0"/>
          <w:lang w:eastAsia="ja-JP"/>
        </w:rPr>
        <w:t>proposed to</w:t>
      </w:r>
      <w:r w:rsidR="00052841" w:rsidRPr="006A5E67">
        <w:rPr>
          <w:rFonts w:eastAsiaTheme="minorEastAsia"/>
          <w:bCs/>
          <w:kern w:val="0"/>
          <w:lang w:eastAsia="ja-JP"/>
        </w:rPr>
        <w:t xml:space="preserve"> </w:t>
      </w:r>
      <w:r w:rsidR="007D426F">
        <w:rPr>
          <w:rFonts w:eastAsiaTheme="minorEastAsia"/>
          <w:bCs/>
          <w:kern w:val="0"/>
          <w:lang w:eastAsia="ja-JP"/>
        </w:rPr>
        <w:t xml:space="preserve">encapsulate the </w:t>
      </w:r>
      <w:r w:rsidR="001509BA" w:rsidRPr="006A5E67">
        <w:rPr>
          <w:rFonts w:eastAsiaTheme="minorEastAsia"/>
          <w:bCs/>
          <w:kern w:val="0"/>
          <w:lang w:eastAsia="ja-JP"/>
        </w:rPr>
        <w:t>multi-species interaction</w:t>
      </w:r>
      <w:r w:rsidR="007D426F">
        <w:rPr>
          <w:rFonts w:eastAsiaTheme="minorEastAsia"/>
          <w:bCs/>
          <w:kern w:val="0"/>
          <w:lang w:eastAsia="ja-JP"/>
        </w:rPr>
        <w:t>s</w:t>
      </w:r>
      <w:r w:rsidR="001509BA" w:rsidRPr="006A5E67">
        <w:rPr>
          <w:rFonts w:eastAsiaTheme="minorEastAsia"/>
          <w:bCs/>
          <w:kern w:val="0"/>
          <w:lang w:eastAsia="ja-JP"/>
        </w:rPr>
        <w:t xml:space="preserve"> </w:t>
      </w:r>
      <w:r w:rsidR="005F78CC" w:rsidRPr="006A5E67">
        <w:rPr>
          <w:rFonts w:eastAsiaTheme="minorEastAsia"/>
          <w:bCs/>
          <w:kern w:val="0"/>
          <w:lang w:eastAsia="ja-JP"/>
        </w:rPr>
        <w:t xml:space="preserve">and </w:t>
      </w:r>
      <w:r w:rsidR="000E221F">
        <w:rPr>
          <w:rFonts w:eastAsiaTheme="minorEastAsia"/>
          <w:bCs/>
          <w:kern w:val="0"/>
          <w:lang w:eastAsia="ja-JP"/>
        </w:rPr>
        <w:t xml:space="preserve">the </w:t>
      </w:r>
      <w:r w:rsidR="009201E5" w:rsidRPr="006A5E67">
        <w:rPr>
          <w:rFonts w:eastAsiaTheme="minorEastAsia"/>
          <w:bCs/>
          <w:kern w:val="0"/>
          <w:lang w:eastAsia="ja-JP"/>
        </w:rPr>
        <w:t xml:space="preserve">other known </w:t>
      </w:r>
      <w:r w:rsidR="005F78CC" w:rsidRPr="006A5E67">
        <w:rPr>
          <w:rFonts w:eastAsiaTheme="minorEastAsia"/>
          <w:bCs/>
          <w:kern w:val="0"/>
          <w:lang w:eastAsia="ja-JP"/>
        </w:rPr>
        <w:t>sources of variation</w:t>
      </w:r>
      <w:r w:rsidR="007D426F">
        <w:rPr>
          <w:rFonts w:eastAsiaTheme="minorEastAsia"/>
          <w:bCs/>
          <w:kern w:val="0"/>
          <w:lang w:eastAsia="ja-JP"/>
        </w:rPr>
        <w:t xml:space="preserve"> from the literature. </w:t>
      </w:r>
      <w:r w:rsidR="00052841" w:rsidRPr="006A5E67">
        <w:rPr>
          <w:rFonts w:eastAsiaTheme="minorEastAsia"/>
          <w:bCs/>
          <w:noProof/>
          <w:kern w:val="0"/>
          <w:lang w:val="en-US" w:eastAsia="ja-JP"/>
        </w:rPr>
        <w:t>We</w:t>
      </w:r>
      <w:r w:rsidR="005F78CC" w:rsidRPr="006A5E67">
        <w:rPr>
          <w:rFonts w:eastAsiaTheme="minorEastAsia"/>
          <w:bCs/>
          <w:noProof/>
          <w:kern w:val="0"/>
          <w:lang w:val="en-US" w:eastAsia="ja-JP"/>
        </w:rPr>
        <w:t xml:space="preserve"> </w:t>
      </w:r>
      <w:r w:rsidR="007D426F">
        <w:rPr>
          <w:rFonts w:eastAsiaTheme="minorEastAsia"/>
          <w:bCs/>
          <w:noProof/>
          <w:kern w:val="0"/>
          <w:lang w:val="en-US" w:eastAsia="ja-JP"/>
        </w:rPr>
        <w:t xml:space="preserve">then </w:t>
      </w:r>
      <w:r w:rsidR="001509BA" w:rsidRPr="006A5E67">
        <w:rPr>
          <w:rFonts w:eastAsiaTheme="minorEastAsia"/>
          <w:bCs/>
          <w:noProof/>
          <w:kern w:val="0"/>
          <w:lang w:val="en-US" w:eastAsia="ja-JP"/>
        </w:rPr>
        <w:t>link the experimental data with the underlying ecological process</w:t>
      </w:r>
      <w:r w:rsidR="007D426F">
        <w:rPr>
          <w:rFonts w:eastAsiaTheme="minorEastAsia"/>
          <w:bCs/>
          <w:noProof/>
          <w:kern w:val="0"/>
          <w:lang w:val="en-US" w:eastAsia="ja-JP"/>
        </w:rPr>
        <w:t xml:space="preserve"> models</w:t>
      </w:r>
      <w:r w:rsidR="00052841" w:rsidRPr="006A5E67">
        <w:rPr>
          <w:rFonts w:eastAsiaTheme="minorEastAsia"/>
          <w:bCs/>
          <w:noProof/>
          <w:kern w:val="0"/>
          <w:lang w:val="en-US" w:eastAsia="ja-JP"/>
        </w:rPr>
        <w:t xml:space="preserve"> using a bayesian </w:t>
      </w:r>
      <w:r w:rsidR="008F38EC" w:rsidRPr="006A5E67">
        <w:rPr>
          <w:rFonts w:eastAsiaTheme="minorEastAsia"/>
          <w:bCs/>
          <w:noProof/>
          <w:kern w:val="0"/>
          <w:lang w:val="en-US" w:eastAsia="ja-JP"/>
        </w:rPr>
        <w:t xml:space="preserve">hierarchical </w:t>
      </w:r>
      <w:r w:rsidR="00052841" w:rsidRPr="006A5E67">
        <w:rPr>
          <w:rFonts w:eastAsiaTheme="minorEastAsia"/>
          <w:bCs/>
          <w:noProof/>
          <w:kern w:val="0"/>
          <w:lang w:val="en-US" w:eastAsia="ja-JP"/>
        </w:rPr>
        <w:t>structure</w:t>
      </w:r>
      <w:commentRangeStart w:id="196"/>
      <w:r w:rsidR="00257957" w:rsidRPr="006A5E67">
        <w:rPr>
          <w:rFonts w:eastAsiaTheme="minorEastAsia"/>
          <w:bCs/>
          <w:noProof/>
          <w:kern w:val="0"/>
          <w:lang w:val="en-US" w:eastAsia="ja-JP"/>
        </w:rPr>
        <w:t>.</w:t>
      </w:r>
      <w:r w:rsidR="001509BA" w:rsidRPr="006A5E67">
        <w:rPr>
          <w:rFonts w:eastAsiaTheme="minorEastAsia"/>
          <w:bCs/>
          <w:noProof/>
          <w:kern w:val="0"/>
          <w:lang w:val="en-US" w:eastAsia="ja-JP"/>
        </w:rPr>
        <w:t xml:space="preserve"> </w:t>
      </w:r>
      <w:commentRangeEnd w:id="196"/>
      <w:r w:rsidR="007D426F">
        <w:rPr>
          <w:rStyle w:val="CommentReference"/>
        </w:rPr>
        <w:commentReference w:id="196"/>
      </w:r>
      <w:r w:rsidR="007D426F">
        <w:rPr>
          <w:rFonts w:eastAsiaTheme="minorEastAsia"/>
          <w:bCs/>
          <w:noProof/>
          <w:kern w:val="0"/>
          <w:lang w:val="en-US" w:eastAsia="ja-JP"/>
        </w:rPr>
        <w:t>The best fitting process</w:t>
      </w:r>
      <w:r w:rsidR="00C4606C" w:rsidRPr="006A5E67">
        <w:rPr>
          <w:rFonts w:eastAsiaTheme="minorEastAsia"/>
          <w:bCs/>
          <w:noProof/>
          <w:kern w:val="0"/>
          <w:lang w:val="en-US" w:eastAsia="ja-JP"/>
        </w:rPr>
        <w:t xml:space="preserve"> model </w:t>
      </w:r>
      <w:r w:rsidR="00906D74">
        <w:rPr>
          <w:rFonts w:eastAsiaTheme="minorEastAsia"/>
          <w:bCs/>
          <w:noProof/>
          <w:kern w:val="0"/>
          <w:lang w:val="en-US" w:eastAsia="ja-JP"/>
        </w:rPr>
        <w:t xml:space="preserve">is used </w:t>
      </w:r>
      <w:r w:rsidR="00737FE2" w:rsidRPr="006A5E67">
        <w:rPr>
          <w:rFonts w:eastAsiaTheme="minorEastAsia"/>
          <w:bCs/>
          <w:noProof/>
          <w:kern w:val="0"/>
          <w:lang w:val="en-US" w:eastAsia="ja-JP"/>
        </w:rPr>
        <w:t xml:space="preserve">to investigate the differences between areas </w:t>
      </w:r>
      <w:r w:rsidR="00737FE2" w:rsidRPr="006A5E67">
        <w:rPr>
          <w:rFonts w:eastAsiaTheme="minorEastAsia"/>
          <w:bCs/>
          <w:noProof/>
          <w:kern w:val="0"/>
          <w:lang w:val="en-US" w:eastAsia="ja-JP"/>
        </w:rPr>
        <w:lastRenderedPageBreak/>
        <w:t xml:space="preserve">with and without stoat control </w:t>
      </w:r>
      <w:r w:rsidR="008F38EC" w:rsidRPr="006A5E67">
        <w:rPr>
          <w:rFonts w:eastAsiaTheme="minorEastAsia"/>
          <w:bCs/>
          <w:noProof/>
          <w:kern w:val="0"/>
          <w:lang w:val="en-US" w:eastAsia="ja-JP"/>
        </w:rPr>
        <w:t>in</w:t>
      </w:r>
      <w:r w:rsidR="00737FE2" w:rsidRPr="006A5E67">
        <w:rPr>
          <w:rFonts w:eastAsiaTheme="minorEastAsia"/>
          <w:bCs/>
          <w:noProof/>
          <w:kern w:val="0"/>
          <w:lang w:val="en-US" w:eastAsia="ja-JP"/>
        </w:rPr>
        <w:t xml:space="preserve"> </w:t>
      </w:r>
      <w:r w:rsidR="007D426F">
        <w:rPr>
          <w:rFonts w:eastAsiaTheme="minorEastAsia"/>
          <w:bCs/>
          <w:noProof/>
          <w:kern w:val="0"/>
          <w:lang w:val="en-US" w:eastAsia="ja-JP"/>
        </w:rPr>
        <w:t xml:space="preserve">the </w:t>
      </w:r>
      <w:r w:rsidR="00737FE2" w:rsidRPr="006A5E67">
        <w:rPr>
          <w:rFonts w:eastAsiaTheme="minorEastAsia"/>
          <w:bCs/>
          <w:noProof/>
          <w:kern w:val="0"/>
          <w:lang w:val="en-US" w:eastAsia="ja-JP"/>
        </w:rPr>
        <w:t xml:space="preserve">four </w:t>
      </w:r>
      <w:r w:rsidR="008F38EC" w:rsidRPr="006A5E67">
        <w:rPr>
          <w:rFonts w:eastAsiaTheme="minorEastAsia"/>
          <w:bCs/>
          <w:noProof/>
          <w:kern w:val="0"/>
          <w:lang w:val="en-US" w:eastAsia="ja-JP"/>
        </w:rPr>
        <w:t xml:space="preserve">different </w:t>
      </w:r>
      <w:r w:rsidR="00737FE2" w:rsidRPr="006A5E67">
        <w:rPr>
          <w:rFonts w:eastAsiaTheme="minorEastAsia"/>
          <w:bCs/>
          <w:noProof/>
          <w:kern w:val="0"/>
          <w:lang w:val="en-US" w:eastAsia="ja-JP"/>
        </w:rPr>
        <w:t xml:space="preserve">phases of </w:t>
      </w:r>
      <w:r w:rsidR="00C4606C" w:rsidRPr="006A5E67">
        <w:rPr>
          <w:rFonts w:eastAsiaTheme="minorEastAsia"/>
          <w:bCs/>
          <w:noProof/>
          <w:kern w:val="0"/>
          <w:lang w:val="en-US" w:eastAsia="ja-JP"/>
        </w:rPr>
        <w:t>mouse dynamics</w:t>
      </w:r>
      <w:r w:rsidR="007D426F">
        <w:rPr>
          <w:rFonts w:eastAsiaTheme="minorEastAsia"/>
          <w:bCs/>
          <w:noProof/>
          <w:kern w:val="0"/>
          <w:lang w:val="en-US" w:eastAsia="ja-JP"/>
        </w:rPr>
        <w:t xml:space="preserve"> (Figure 1)</w:t>
      </w:r>
      <w:r w:rsidR="00F7276D">
        <w:rPr>
          <w:rFonts w:eastAsiaTheme="minorEastAsia"/>
          <w:bCs/>
          <w:noProof/>
          <w:kern w:val="0"/>
          <w:lang w:val="en-US" w:eastAsia="ja-JP"/>
        </w:rPr>
        <w:t>.</w:t>
      </w:r>
      <w:r w:rsidR="00737FE2" w:rsidRPr="006A5E67">
        <w:rPr>
          <w:rFonts w:eastAsiaTheme="minorEastAsia"/>
          <w:bCs/>
          <w:kern w:val="0"/>
          <w:lang w:val="en-US" w:eastAsia="ja-JP"/>
        </w:rPr>
        <w:t xml:space="preserve"> </w:t>
      </w:r>
      <w:r w:rsidR="007D426F">
        <w:rPr>
          <w:rFonts w:eastAsiaTheme="minorEastAsia"/>
          <w:bCs/>
          <w:kern w:val="0"/>
          <w:lang w:val="en-US" w:eastAsia="ja-JP"/>
        </w:rPr>
        <w:t>W</w:t>
      </w:r>
      <w:r w:rsidR="00FA512F">
        <w:rPr>
          <w:rFonts w:eastAsiaTheme="minorEastAsia"/>
          <w:bCs/>
          <w:kern w:val="0"/>
          <w:lang w:val="en-US" w:eastAsia="ja-JP"/>
        </w:rPr>
        <w:t xml:space="preserve">e also </w:t>
      </w:r>
      <w:r w:rsidR="00737FE2" w:rsidRPr="006A5E67">
        <w:rPr>
          <w:rFonts w:eastAsiaTheme="minorEastAsia"/>
          <w:bCs/>
          <w:kern w:val="0"/>
          <w:lang w:val="en-US" w:eastAsia="ja-JP"/>
        </w:rPr>
        <w:t>test the effects of rats, mouse density and seed</w:t>
      </w:r>
      <w:r w:rsidR="007D426F">
        <w:rPr>
          <w:rFonts w:eastAsiaTheme="minorEastAsia"/>
          <w:bCs/>
          <w:kern w:val="0"/>
          <w:lang w:val="en-US" w:eastAsia="ja-JP"/>
        </w:rPr>
        <w:t xml:space="preserve"> on the rate of increase</w:t>
      </w:r>
      <w:r w:rsidR="00737FE2" w:rsidRPr="006A5E67">
        <w:rPr>
          <w:rFonts w:eastAsiaTheme="minorEastAsia"/>
          <w:bCs/>
          <w:kern w:val="0"/>
          <w:lang w:val="en-US" w:eastAsia="ja-JP"/>
        </w:rPr>
        <w:t>.</w:t>
      </w:r>
      <w:r w:rsidR="00F56B63" w:rsidRPr="006A5E67">
        <w:rPr>
          <w:rFonts w:eastAsiaTheme="minorEastAsia"/>
          <w:bCs/>
          <w:kern w:val="0"/>
          <w:lang w:val="en-US" w:eastAsia="ja-JP"/>
        </w:rPr>
        <w:t xml:space="preserve"> Our overarching objective is to provide a model framework </w:t>
      </w:r>
      <w:r w:rsidR="00313DCB" w:rsidRPr="006A5E67">
        <w:rPr>
          <w:rFonts w:eastAsiaTheme="minorEastAsia"/>
          <w:bCs/>
          <w:kern w:val="0"/>
          <w:lang w:val="en-US" w:eastAsia="ja-JP"/>
        </w:rPr>
        <w:t>that</w:t>
      </w:r>
      <w:r w:rsidR="00F56B63" w:rsidRPr="006A5E67">
        <w:rPr>
          <w:rFonts w:eastAsiaTheme="minorEastAsia"/>
          <w:bCs/>
          <w:kern w:val="0"/>
          <w:lang w:val="en-US" w:eastAsia="ja-JP"/>
        </w:rPr>
        <w:t xml:space="preserve"> comprehensively assess</w:t>
      </w:r>
      <w:r w:rsidR="00313DCB" w:rsidRPr="006A5E67">
        <w:rPr>
          <w:rFonts w:eastAsiaTheme="minorEastAsia"/>
          <w:bCs/>
          <w:kern w:val="0"/>
          <w:lang w:val="en-US" w:eastAsia="ja-JP"/>
        </w:rPr>
        <w:t>es</w:t>
      </w:r>
      <w:r w:rsidR="00F56B63" w:rsidRPr="006A5E67">
        <w:rPr>
          <w:rFonts w:eastAsiaTheme="minorEastAsia"/>
          <w:bCs/>
          <w:kern w:val="0"/>
          <w:lang w:val="en-US" w:eastAsia="ja-JP"/>
        </w:rPr>
        <w:t xml:space="preserve"> </w:t>
      </w:r>
      <w:r w:rsidR="009150ED">
        <w:rPr>
          <w:rFonts w:eastAsiaTheme="minorEastAsia"/>
          <w:bCs/>
          <w:kern w:val="0"/>
          <w:lang w:val="en-US" w:eastAsia="ja-JP"/>
        </w:rPr>
        <w:t xml:space="preserve">the effect of stoat </w:t>
      </w:r>
      <w:r w:rsidR="00014290" w:rsidRPr="006A5E67">
        <w:rPr>
          <w:rFonts w:eastAsiaTheme="minorEastAsia"/>
          <w:noProof/>
          <w:kern w:val="0"/>
          <w:lang w:val="en-US" w:eastAsia="ja-JP"/>
        </w:rPr>
        <w:t xml:space="preserve">control </w:t>
      </w:r>
      <w:r w:rsidR="009150ED">
        <w:rPr>
          <w:rFonts w:eastAsiaTheme="minorEastAsia"/>
          <w:noProof/>
          <w:kern w:val="0"/>
          <w:lang w:val="en-US" w:eastAsia="ja-JP"/>
        </w:rPr>
        <w:t>on</w:t>
      </w:r>
      <w:r w:rsidR="00313DCB" w:rsidRPr="006A5E67">
        <w:rPr>
          <w:rFonts w:eastAsiaTheme="minorEastAsia"/>
          <w:bCs/>
          <w:kern w:val="0"/>
          <w:lang w:val="en-US" w:eastAsia="ja-JP"/>
        </w:rPr>
        <w:t xml:space="preserve"> mice</w:t>
      </w:r>
      <w:r w:rsidR="00F56B63" w:rsidRPr="006A5E67">
        <w:rPr>
          <w:rFonts w:eastAsiaTheme="minorEastAsia"/>
          <w:bCs/>
          <w:kern w:val="0"/>
          <w:lang w:val="en-US" w:eastAsia="ja-JP"/>
        </w:rPr>
        <w:t xml:space="preserve"> </w:t>
      </w:r>
      <w:r w:rsidR="009150ED">
        <w:rPr>
          <w:rFonts w:eastAsiaTheme="minorEastAsia"/>
          <w:bCs/>
          <w:kern w:val="0"/>
          <w:lang w:val="en-US" w:eastAsia="ja-JP"/>
        </w:rPr>
        <w:t xml:space="preserve">dynamics </w:t>
      </w:r>
      <w:r w:rsidR="00F56B63" w:rsidRPr="006A5E67">
        <w:rPr>
          <w:rFonts w:eastAsiaTheme="minorEastAsia"/>
          <w:bCs/>
          <w:kern w:val="0"/>
          <w:lang w:val="en-US" w:eastAsia="ja-JP"/>
        </w:rPr>
        <w:t>in NZ beech forests</w:t>
      </w:r>
      <w:r w:rsidR="009150ED">
        <w:rPr>
          <w:rFonts w:eastAsiaTheme="minorEastAsia"/>
          <w:bCs/>
          <w:kern w:val="0"/>
          <w:lang w:val="en-US" w:eastAsia="ja-JP"/>
        </w:rPr>
        <w:t>. This research</w:t>
      </w:r>
      <w:r w:rsidR="00F56B63" w:rsidRPr="006A5E67">
        <w:rPr>
          <w:rFonts w:eastAsiaTheme="minorEastAsia"/>
          <w:bCs/>
          <w:kern w:val="0"/>
          <w:lang w:val="en-US" w:eastAsia="ja-JP"/>
        </w:rPr>
        <w:t xml:space="preserve"> </w:t>
      </w:r>
      <w:r w:rsidR="009150ED">
        <w:rPr>
          <w:rFonts w:eastAsiaTheme="minorEastAsia"/>
          <w:bCs/>
          <w:kern w:val="0"/>
          <w:lang w:val="en-US" w:eastAsia="ja-JP"/>
        </w:rPr>
        <w:t xml:space="preserve">directly </w:t>
      </w:r>
      <w:r w:rsidR="004F5E19">
        <w:rPr>
          <w:rFonts w:eastAsiaTheme="minorEastAsia"/>
          <w:bCs/>
          <w:kern w:val="0"/>
          <w:lang w:val="en-US" w:eastAsia="ja-JP"/>
        </w:rPr>
        <w:t>link</w:t>
      </w:r>
      <w:r w:rsidR="009150ED">
        <w:rPr>
          <w:rFonts w:eastAsiaTheme="minorEastAsia"/>
          <w:bCs/>
          <w:kern w:val="0"/>
          <w:lang w:val="en-US" w:eastAsia="ja-JP"/>
        </w:rPr>
        <w:t>s</w:t>
      </w:r>
      <w:r w:rsidR="004F5E19">
        <w:rPr>
          <w:rFonts w:eastAsiaTheme="minorEastAsia"/>
          <w:bCs/>
          <w:kern w:val="0"/>
          <w:lang w:val="en-US" w:eastAsia="ja-JP"/>
        </w:rPr>
        <w:t xml:space="preserve"> the data </w:t>
      </w:r>
      <w:r w:rsidR="009150ED">
        <w:rPr>
          <w:rFonts w:eastAsiaTheme="minorEastAsia"/>
          <w:bCs/>
          <w:kern w:val="0"/>
          <w:lang w:val="en-US" w:eastAsia="ja-JP"/>
        </w:rPr>
        <w:t>to the proposed process model</w:t>
      </w:r>
      <w:r w:rsidR="007D426F">
        <w:rPr>
          <w:rFonts w:eastAsiaTheme="minorEastAsia"/>
          <w:bCs/>
          <w:kern w:val="0"/>
          <w:lang w:val="en-US" w:eastAsia="ja-JP"/>
        </w:rPr>
        <w:t>s</w:t>
      </w:r>
      <w:r w:rsidR="009150ED">
        <w:rPr>
          <w:rFonts w:eastAsiaTheme="minorEastAsia"/>
          <w:bCs/>
          <w:kern w:val="0"/>
          <w:lang w:val="en-US" w:eastAsia="ja-JP"/>
        </w:rPr>
        <w:t xml:space="preserve"> </w:t>
      </w:r>
      <w:r w:rsidR="00313DCB" w:rsidRPr="006A5E67">
        <w:rPr>
          <w:rFonts w:eastAsiaTheme="minorEastAsia"/>
          <w:bCs/>
          <w:kern w:val="0"/>
          <w:lang w:val="en-US" w:eastAsia="ja-JP"/>
        </w:rPr>
        <w:t xml:space="preserve">as a case study </w:t>
      </w:r>
      <w:r w:rsidR="00FA512F">
        <w:rPr>
          <w:rFonts w:eastAsiaTheme="minorEastAsia"/>
          <w:bCs/>
          <w:kern w:val="0"/>
          <w:lang w:val="en-US" w:eastAsia="ja-JP"/>
        </w:rPr>
        <w:t>to further</w:t>
      </w:r>
      <w:r w:rsidR="00FA512F" w:rsidRPr="006A5E67">
        <w:rPr>
          <w:rFonts w:eastAsiaTheme="minorEastAsia"/>
          <w:bCs/>
          <w:kern w:val="0"/>
          <w:lang w:val="en-US" w:eastAsia="ja-JP"/>
        </w:rPr>
        <w:t xml:space="preserve"> </w:t>
      </w:r>
      <w:r w:rsidR="00313DCB" w:rsidRPr="006A5E67">
        <w:rPr>
          <w:rFonts w:eastAsiaTheme="minorEastAsia"/>
          <w:bCs/>
          <w:kern w:val="0"/>
          <w:lang w:val="en-US" w:eastAsia="ja-JP"/>
        </w:rPr>
        <w:t xml:space="preserve">understand the </w:t>
      </w:r>
      <w:r w:rsidR="000E221F">
        <w:rPr>
          <w:rFonts w:eastAsiaTheme="minorEastAsia"/>
          <w:bCs/>
          <w:kern w:val="0"/>
          <w:lang w:val="en-US" w:eastAsia="ja-JP"/>
        </w:rPr>
        <w:t>generic</w:t>
      </w:r>
      <w:r w:rsidR="000E221F" w:rsidRPr="006A5E67">
        <w:rPr>
          <w:rFonts w:eastAsiaTheme="minorEastAsia"/>
          <w:bCs/>
          <w:kern w:val="0"/>
          <w:lang w:val="en-US" w:eastAsia="ja-JP"/>
        </w:rPr>
        <w:t xml:space="preserve"> </w:t>
      </w:r>
      <w:r w:rsidR="00313DCB" w:rsidRPr="006A5E67">
        <w:rPr>
          <w:rFonts w:eastAsiaTheme="minorEastAsia"/>
          <w:bCs/>
          <w:kern w:val="0"/>
          <w:lang w:val="en-US" w:eastAsia="ja-JP"/>
        </w:rPr>
        <w:t>response</w:t>
      </w:r>
      <w:r w:rsidR="00FA512F">
        <w:rPr>
          <w:rFonts w:eastAsiaTheme="minorEastAsia"/>
          <w:bCs/>
          <w:kern w:val="0"/>
          <w:lang w:val="en-US" w:eastAsia="ja-JP"/>
        </w:rPr>
        <w:t>s</w:t>
      </w:r>
      <w:r w:rsidR="00313DCB" w:rsidRPr="006A5E67">
        <w:rPr>
          <w:rFonts w:eastAsiaTheme="minorEastAsia"/>
          <w:bCs/>
          <w:kern w:val="0"/>
          <w:lang w:val="en-US" w:eastAsia="ja-JP"/>
        </w:rPr>
        <w:t xml:space="preserve"> of mesopred</w:t>
      </w:r>
      <w:r w:rsidR="00283CD2" w:rsidRPr="006A5E67">
        <w:rPr>
          <w:rFonts w:eastAsiaTheme="minorEastAsia"/>
          <w:bCs/>
          <w:kern w:val="0"/>
          <w:lang w:val="en-US" w:eastAsia="ja-JP"/>
        </w:rPr>
        <w:t xml:space="preserve">ators in </w:t>
      </w:r>
      <w:r w:rsidR="009150ED">
        <w:rPr>
          <w:rFonts w:eastAsiaTheme="minorEastAsia"/>
          <w:bCs/>
          <w:kern w:val="0"/>
          <w:lang w:val="en-US" w:eastAsia="ja-JP"/>
        </w:rPr>
        <w:t xml:space="preserve">forest </w:t>
      </w:r>
      <w:r w:rsidR="00283CD2" w:rsidRPr="006A5E67">
        <w:rPr>
          <w:rFonts w:eastAsiaTheme="minorEastAsia"/>
          <w:bCs/>
          <w:kern w:val="0"/>
          <w:lang w:val="en-US" w:eastAsia="ja-JP"/>
        </w:rPr>
        <w:t xml:space="preserve">systems. This </w:t>
      </w:r>
      <w:r w:rsidR="00FA512F">
        <w:rPr>
          <w:rFonts w:eastAsiaTheme="minorEastAsia"/>
          <w:bCs/>
          <w:kern w:val="0"/>
          <w:lang w:val="en-US" w:eastAsia="ja-JP"/>
        </w:rPr>
        <w:t>depth of understanding is</w:t>
      </w:r>
      <w:r w:rsidR="00FA512F" w:rsidRPr="006A5E67">
        <w:rPr>
          <w:rFonts w:eastAsiaTheme="minorEastAsia"/>
          <w:bCs/>
          <w:kern w:val="0"/>
          <w:lang w:val="en-US" w:eastAsia="ja-JP"/>
        </w:rPr>
        <w:t xml:space="preserve"> </w:t>
      </w:r>
      <w:r w:rsidR="00283CD2" w:rsidRPr="006A5E67">
        <w:rPr>
          <w:rFonts w:eastAsiaTheme="minorEastAsia"/>
          <w:bCs/>
          <w:kern w:val="0"/>
          <w:lang w:val="en-US" w:eastAsia="ja-JP"/>
        </w:rPr>
        <w:t xml:space="preserve">vital as </w:t>
      </w:r>
      <w:r w:rsidR="00846AEC">
        <w:rPr>
          <w:rFonts w:eastAsiaTheme="minorEastAsia"/>
          <w:bCs/>
          <w:kern w:val="0"/>
          <w:lang w:val="en-US" w:eastAsia="ja-JP"/>
        </w:rPr>
        <w:t>NZ</w:t>
      </w:r>
      <w:r w:rsidR="00283CD2" w:rsidRPr="006A5E67">
        <w:rPr>
          <w:rFonts w:eastAsiaTheme="minorEastAsia"/>
          <w:bCs/>
          <w:kern w:val="0"/>
          <w:lang w:val="en-US" w:eastAsia="ja-JP"/>
        </w:rPr>
        <w:t xml:space="preserve"> </w:t>
      </w:r>
      <w:r w:rsidR="00F610A9" w:rsidRPr="006A5E67">
        <w:rPr>
          <w:rFonts w:eastAsiaTheme="minorEastAsia"/>
          <w:bCs/>
          <w:kern w:val="0"/>
          <w:lang w:val="en-US" w:eastAsia="ja-JP"/>
        </w:rPr>
        <w:t xml:space="preserve">embarks on a </w:t>
      </w:r>
      <w:r w:rsidR="00FA512F">
        <w:rPr>
          <w:rFonts w:eastAsiaTheme="minorEastAsia"/>
          <w:bCs/>
          <w:kern w:val="0"/>
          <w:lang w:val="en-US" w:eastAsia="ja-JP"/>
        </w:rPr>
        <w:t>“</w:t>
      </w:r>
      <w:r w:rsidR="00F610A9" w:rsidRPr="006A5E67">
        <w:rPr>
          <w:rFonts w:eastAsiaTheme="minorEastAsia"/>
          <w:bCs/>
          <w:kern w:val="0"/>
          <w:lang w:val="en-US" w:eastAsia="ja-JP"/>
        </w:rPr>
        <w:t xml:space="preserve">predator free </w:t>
      </w:r>
      <w:commentRangeStart w:id="197"/>
      <w:r w:rsidR="00F610A9" w:rsidRPr="006A5E67">
        <w:rPr>
          <w:rFonts w:eastAsiaTheme="minorEastAsia"/>
          <w:bCs/>
          <w:kern w:val="0"/>
          <w:lang w:val="en-US" w:eastAsia="ja-JP"/>
        </w:rPr>
        <w:t>mainland</w:t>
      </w:r>
      <w:commentRangeEnd w:id="197"/>
      <w:r w:rsidR="00946157">
        <w:rPr>
          <w:rStyle w:val="CommentReference"/>
        </w:rPr>
        <w:commentReference w:id="197"/>
      </w:r>
      <w:r w:rsidR="00FA512F">
        <w:rPr>
          <w:rFonts w:eastAsiaTheme="minorEastAsia"/>
          <w:bCs/>
          <w:kern w:val="0"/>
          <w:lang w:val="en-US" w:eastAsia="ja-JP"/>
        </w:rPr>
        <w:t>”</w:t>
      </w:r>
      <w:r w:rsidR="00946157">
        <w:rPr>
          <w:rFonts w:eastAsiaTheme="minorEastAsia"/>
          <w:bCs/>
          <w:kern w:val="0"/>
          <w:lang w:val="en-US" w:eastAsia="ja-JP"/>
        </w:rPr>
        <w:t>.</w:t>
      </w:r>
      <w:commentRangeEnd w:id="194"/>
      <w:r w:rsidR="001D3E46">
        <w:rPr>
          <w:rStyle w:val="CommentReference"/>
        </w:rPr>
        <w:commentReference w:id="194"/>
      </w:r>
    </w:p>
    <w:p w14:paraId="070A0913" w14:textId="77777777" w:rsidR="00020D3B" w:rsidRDefault="00020D3B" w:rsidP="000F2AB1">
      <w:pPr>
        <w:wordWrap/>
        <w:adjustRightInd w:val="0"/>
        <w:spacing w:before="0" w:after="0"/>
        <w:ind w:firstLine="720"/>
        <w:rPr>
          <w:rFonts w:eastAsiaTheme="minorEastAsia"/>
          <w:bCs/>
          <w:kern w:val="0"/>
          <w:lang w:val="en-US" w:eastAsia="ja-JP"/>
        </w:rPr>
      </w:pPr>
    </w:p>
    <w:p w14:paraId="6EB65278" w14:textId="77777777" w:rsidR="00020D3B" w:rsidRPr="006A5E67" w:rsidRDefault="00020D3B" w:rsidP="00A43F6A">
      <w:pPr>
        <w:wordWrap/>
        <w:adjustRightInd w:val="0"/>
        <w:spacing w:before="0" w:after="0"/>
        <w:rPr>
          <w:rFonts w:eastAsiaTheme="minorEastAsia"/>
          <w:bCs/>
          <w:kern w:val="0"/>
          <w:lang w:val="en-US" w:eastAsia="ja-JP"/>
        </w:rPr>
      </w:pPr>
    </w:p>
    <w:p w14:paraId="4D58EE6E" w14:textId="0066F8D8" w:rsidR="00182882" w:rsidRPr="006A5E67" w:rsidRDefault="000259EF" w:rsidP="000F2AB1">
      <w:pPr>
        <w:pStyle w:val="CommentText"/>
        <w:outlineLvl w:val="0"/>
        <w:rPr>
          <w:rFonts w:ascii="Times" w:eastAsiaTheme="minorEastAsia" w:hAnsi="Times" w:cs="Times"/>
          <w:b/>
          <w:bCs/>
          <w:kern w:val="0"/>
          <w:sz w:val="42"/>
          <w:szCs w:val="42"/>
          <w:lang w:val="en-US" w:eastAsia="ja-JP"/>
        </w:rPr>
      </w:pPr>
      <w:bookmarkStart w:id="198" w:name="hypothesis-four"/>
      <w:bookmarkStart w:id="199" w:name="hypothesis-five"/>
      <w:bookmarkStart w:id="200" w:name="tests"/>
      <w:bookmarkEnd w:id="198"/>
      <w:bookmarkEnd w:id="199"/>
      <w:bookmarkEnd w:id="200"/>
      <w:r w:rsidRPr="006A5E67">
        <w:rPr>
          <w:rFonts w:ascii="Times" w:eastAsiaTheme="minorEastAsia" w:hAnsi="Times" w:cs="Times"/>
          <w:b/>
          <w:bCs/>
          <w:kern w:val="0"/>
          <w:sz w:val="42"/>
          <w:szCs w:val="42"/>
          <w:lang w:val="en-US" w:eastAsia="ja-JP"/>
        </w:rPr>
        <w:t>Materials and m</w:t>
      </w:r>
      <w:r w:rsidR="004914B8" w:rsidRPr="006A5E67">
        <w:rPr>
          <w:rFonts w:ascii="Times" w:eastAsiaTheme="minorEastAsia" w:hAnsi="Times" w:cs="Times"/>
          <w:b/>
          <w:bCs/>
          <w:kern w:val="0"/>
          <w:sz w:val="42"/>
          <w:szCs w:val="42"/>
          <w:lang w:val="en-US" w:eastAsia="ja-JP"/>
        </w:rPr>
        <w:t>ethods</w:t>
      </w:r>
      <w:bookmarkStart w:id="201" w:name="hypothesis-one"/>
      <w:bookmarkEnd w:id="201"/>
      <w:r w:rsidR="00D33657" w:rsidRPr="006A5E67">
        <w:rPr>
          <w:rFonts w:ascii="Times" w:eastAsiaTheme="minorEastAsia" w:hAnsi="Times" w:cs="Times"/>
          <w:b/>
          <w:bCs/>
          <w:kern w:val="0"/>
          <w:sz w:val="42"/>
          <w:szCs w:val="42"/>
          <w:lang w:val="en-US" w:eastAsia="ja-JP"/>
        </w:rPr>
        <w:t xml:space="preserve"> </w:t>
      </w:r>
      <w:r w:rsidR="00D33657" w:rsidRPr="006A5E67">
        <w:rPr>
          <w:rFonts w:ascii="Times" w:eastAsiaTheme="minorEastAsia" w:hAnsi="Times" w:cs="Times"/>
          <w:bCs/>
          <w:kern w:val="0"/>
          <w:lang w:val="en-US" w:eastAsia="ja-JP"/>
        </w:rPr>
        <w:t>(past/present tense)</w:t>
      </w:r>
    </w:p>
    <w:p w14:paraId="67BFD098" w14:textId="77777777" w:rsidR="008A637A" w:rsidRPr="006A5E67" w:rsidRDefault="008A637A" w:rsidP="000F2AB1">
      <w:pPr>
        <w:wordWrap/>
        <w:adjustRightInd w:val="0"/>
        <w:spacing w:before="0" w:after="0"/>
        <w:outlineLvl w:val="0"/>
        <w:rPr>
          <w:rFonts w:eastAsiaTheme="minorEastAsia"/>
          <w:bCs/>
          <w:i/>
          <w:kern w:val="0"/>
          <w:lang w:val="en-US" w:eastAsia="ja-JP"/>
        </w:rPr>
      </w:pPr>
      <w:r w:rsidRPr="006A5E67">
        <w:rPr>
          <w:rFonts w:eastAsiaTheme="minorEastAsia"/>
          <w:bCs/>
          <w:i/>
          <w:kern w:val="0"/>
          <w:lang w:val="en-US" w:eastAsia="ja-JP"/>
        </w:rPr>
        <w:t xml:space="preserve">Study System and </w:t>
      </w:r>
      <w:r w:rsidR="00867429" w:rsidRPr="006A5E67">
        <w:rPr>
          <w:rFonts w:eastAsiaTheme="minorEastAsia"/>
          <w:bCs/>
          <w:i/>
          <w:kern w:val="0"/>
          <w:lang w:val="en-US" w:eastAsia="ja-JP"/>
        </w:rPr>
        <w:t xml:space="preserve">Specific </w:t>
      </w:r>
      <w:r w:rsidRPr="006A5E67">
        <w:rPr>
          <w:rFonts w:eastAsiaTheme="minorEastAsia"/>
          <w:bCs/>
          <w:i/>
          <w:kern w:val="0"/>
          <w:lang w:val="en-US" w:eastAsia="ja-JP"/>
        </w:rPr>
        <w:t>Hypotheses</w:t>
      </w:r>
    </w:p>
    <w:p w14:paraId="5192381A" w14:textId="19E4092E" w:rsidR="000D528D" w:rsidRDefault="002828A2" w:rsidP="000F2AB1">
      <w:pPr>
        <w:pStyle w:val="ListParagraph"/>
        <w:wordWrap/>
        <w:adjustRightInd w:val="0"/>
        <w:spacing w:before="0" w:after="0"/>
        <w:ind w:left="0" w:firstLine="720"/>
        <w:rPr>
          <w:rFonts w:eastAsiaTheme="minorEastAsia"/>
          <w:bCs/>
          <w:kern w:val="0"/>
          <w:lang w:val="en-US" w:eastAsia="ja-JP"/>
        </w:rPr>
      </w:pPr>
      <w:ins w:id="202" w:author="Richard Duncan" w:date="2018-06-15T13:25:00Z">
        <w:r>
          <w:rPr>
            <w:rFonts w:eastAsiaTheme="minorEastAsia"/>
            <w:bCs/>
            <w:kern w:val="0"/>
            <w:lang w:val="en-US" w:eastAsia="ja-JP"/>
          </w:rPr>
          <w:t xml:space="preserve">We carried out our study in beech forests </w:t>
        </w:r>
        <w:r w:rsidR="00056254">
          <w:rPr>
            <w:rFonts w:eastAsiaTheme="minorEastAsia"/>
            <w:bCs/>
            <w:kern w:val="0"/>
            <w:lang w:val="en-US" w:eastAsia="ja-JP"/>
          </w:rPr>
          <w:t>in the South Island, where</w:t>
        </w:r>
      </w:ins>
      <w:ins w:id="203" w:author="Richard Duncan" w:date="2018-06-15T13:26:00Z">
        <w:r w:rsidR="00056254">
          <w:rPr>
            <w:rFonts w:eastAsiaTheme="minorEastAsia"/>
            <w:bCs/>
            <w:kern w:val="0"/>
            <w:lang w:val="en-US" w:eastAsia="ja-JP"/>
          </w:rPr>
          <w:t xml:space="preserve"> mice </w:t>
        </w:r>
        <w:r w:rsidR="00D760BE">
          <w:rPr>
            <w:rFonts w:eastAsiaTheme="minorEastAsia"/>
            <w:bCs/>
            <w:kern w:val="0"/>
            <w:lang w:val="en-US" w:eastAsia="ja-JP"/>
          </w:rPr>
          <w:t>are</w:t>
        </w:r>
        <w:r w:rsidR="00056254">
          <w:rPr>
            <w:rFonts w:eastAsiaTheme="minorEastAsia"/>
            <w:bCs/>
            <w:kern w:val="0"/>
            <w:lang w:val="en-US" w:eastAsia="ja-JP"/>
          </w:rPr>
          <w:t xml:space="preserve"> the most abundant rodent species</w:t>
        </w:r>
        <w:r w:rsidR="00D760BE">
          <w:rPr>
            <w:rFonts w:eastAsiaTheme="minorEastAsia"/>
            <w:bCs/>
            <w:kern w:val="0"/>
            <w:lang w:val="en-US" w:eastAsia="ja-JP"/>
          </w:rPr>
          <w:t xml:space="preserve">, rats (ship rats and </w:t>
        </w:r>
        <w:proofErr w:type="spellStart"/>
        <w:r w:rsidR="00D760BE">
          <w:rPr>
            <w:rFonts w:eastAsiaTheme="minorEastAsia"/>
            <w:bCs/>
            <w:kern w:val="0"/>
            <w:lang w:val="en-US" w:eastAsia="ja-JP"/>
          </w:rPr>
          <w:t>kiore</w:t>
        </w:r>
        <w:proofErr w:type="spellEnd"/>
        <w:r w:rsidR="00D760BE">
          <w:rPr>
            <w:rFonts w:eastAsiaTheme="minorEastAsia"/>
            <w:bCs/>
            <w:kern w:val="0"/>
            <w:lang w:val="en-US" w:eastAsia="ja-JP"/>
          </w:rPr>
          <w:t>) are pre</w:t>
        </w:r>
      </w:ins>
      <w:ins w:id="204" w:author="Richard Duncan" w:date="2018-06-15T13:27:00Z">
        <w:r w:rsidR="00D760BE">
          <w:rPr>
            <w:rFonts w:eastAsiaTheme="minorEastAsia"/>
            <w:bCs/>
            <w:kern w:val="0"/>
            <w:lang w:val="en-US" w:eastAsia="ja-JP"/>
          </w:rPr>
          <w:t>sent but occur at lower abundance, and</w:t>
        </w:r>
      </w:ins>
      <w:ins w:id="205" w:author="Richard Duncan" w:date="2018-06-15T13:25:00Z">
        <w:r w:rsidR="00056254">
          <w:rPr>
            <w:rFonts w:eastAsiaTheme="minorEastAsia"/>
            <w:bCs/>
            <w:kern w:val="0"/>
            <w:lang w:val="en-US" w:eastAsia="ja-JP"/>
          </w:rPr>
          <w:t xml:space="preserve"> </w:t>
        </w:r>
      </w:ins>
      <w:ins w:id="206" w:author="Richard Duncan" w:date="2018-06-15T13:27:00Z">
        <w:r w:rsidR="00154B68">
          <w:rPr>
            <w:rFonts w:eastAsiaTheme="minorEastAsia"/>
            <w:bCs/>
            <w:kern w:val="0"/>
            <w:lang w:val="en-US" w:eastAsia="ja-JP"/>
          </w:rPr>
          <w:t xml:space="preserve">stoats are the main </w:t>
        </w:r>
        <w:proofErr w:type="spellStart"/>
        <w:r w:rsidR="00154B68">
          <w:rPr>
            <w:rFonts w:eastAsiaTheme="minorEastAsia"/>
            <w:bCs/>
            <w:kern w:val="0"/>
            <w:lang w:val="en-US" w:eastAsia="ja-JP"/>
          </w:rPr>
          <w:t>predator</w:t>
        </w:r>
      </w:ins>
      <w:del w:id="207" w:author="Richard Duncan" w:date="2018-06-15T13:27:00Z">
        <w:r w:rsidR="00A33AA6" w:rsidRPr="006A5E67" w:rsidDel="00154B68">
          <w:rPr>
            <w:rFonts w:eastAsiaTheme="minorEastAsia"/>
            <w:bCs/>
            <w:kern w:val="0"/>
            <w:lang w:val="en-US" w:eastAsia="ja-JP"/>
          </w:rPr>
          <w:delText>Stoats are t</w:delText>
        </w:r>
        <w:r w:rsidR="00225B72" w:rsidRPr="006A5E67" w:rsidDel="00154B68">
          <w:rPr>
            <w:rFonts w:eastAsiaTheme="minorEastAsia"/>
            <w:bCs/>
            <w:kern w:val="0"/>
            <w:lang w:val="en-US" w:eastAsia="ja-JP"/>
          </w:rPr>
          <w:delText xml:space="preserve">he </w:delText>
        </w:r>
        <w:r w:rsidR="00225B72" w:rsidRPr="006A5E67" w:rsidDel="00154B68">
          <w:rPr>
            <w:rFonts w:eastAsiaTheme="minorEastAsia"/>
            <w:bCs/>
            <w:noProof/>
            <w:kern w:val="0"/>
            <w:lang w:val="en-US" w:eastAsia="ja-JP"/>
          </w:rPr>
          <w:delText>main</w:delText>
        </w:r>
        <w:r w:rsidR="00225B72" w:rsidRPr="006A5E67" w:rsidDel="00154B68">
          <w:rPr>
            <w:rFonts w:eastAsiaTheme="minorEastAsia"/>
            <w:bCs/>
            <w:kern w:val="0"/>
            <w:lang w:val="en-US" w:eastAsia="ja-JP"/>
          </w:rPr>
          <w:delText xml:space="preserve"> predator of mice in </w:delText>
        </w:r>
        <w:r w:rsidR="00846AEC" w:rsidDel="00154B68">
          <w:rPr>
            <w:rFonts w:eastAsiaTheme="minorEastAsia"/>
            <w:bCs/>
            <w:kern w:val="0"/>
            <w:lang w:val="en-US" w:eastAsia="ja-JP"/>
          </w:rPr>
          <w:delText>NZ</w:delText>
        </w:r>
        <w:r w:rsidR="00225B72" w:rsidRPr="006A5E67" w:rsidDel="00154B68">
          <w:rPr>
            <w:rFonts w:eastAsiaTheme="minorEastAsia"/>
            <w:bCs/>
            <w:kern w:val="0"/>
            <w:lang w:val="en-US" w:eastAsia="ja-JP"/>
          </w:rPr>
          <w:delText xml:space="preserve"> beech forests</w:delText>
        </w:r>
      </w:del>
      <w:commentRangeStart w:id="208"/>
      <w:r w:rsidR="00225B72" w:rsidRPr="006A5E67">
        <w:rPr>
          <w:rFonts w:eastAsiaTheme="minorEastAsia"/>
          <w:bCs/>
          <w:kern w:val="0"/>
          <w:lang w:val="en-US" w:eastAsia="ja-JP"/>
        </w:rPr>
        <w:t>.</w:t>
      </w:r>
      <w:commentRangeEnd w:id="208"/>
      <w:r w:rsidR="007B22F5">
        <w:rPr>
          <w:rStyle w:val="CommentReference"/>
        </w:rPr>
        <w:commentReference w:id="208"/>
      </w:r>
      <w:r w:rsidR="00225B72" w:rsidRPr="006A5E67">
        <w:rPr>
          <w:rFonts w:eastAsiaTheme="minorEastAsia"/>
          <w:bCs/>
          <w:kern w:val="0"/>
          <w:lang w:val="en-US" w:eastAsia="ja-JP"/>
        </w:rPr>
        <w:t xml:space="preserve"> </w:t>
      </w:r>
      <w:proofErr w:type="spellEnd"/>
      <w:r w:rsidR="00C660B7" w:rsidRPr="006A5E67">
        <w:rPr>
          <w:rFonts w:eastAsiaTheme="minorEastAsia"/>
          <w:bCs/>
          <w:kern w:val="0"/>
          <w:lang w:val="en-US" w:eastAsia="ja-JP"/>
        </w:rPr>
        <w:t xml:space="preserve">To test </w:t>
      </w:r>
      <w:r w:rsidR="00D05543" w:rsidRPr="006A5E67">
        <w:rPr>
          <w:rFonts w:eastAsiaTheme="minorEastAsia"/>
          <w:bCs/>
          <w:kern w:val="0"/>
          <w:lang w:val="en-US" w:eastAsia="ja-JP"/>
        </w:rPr>
        <w:t>whether reducing stoat</w:t>
      </w:r>
      <w:r w:rsidR="00867429" w:rsidRPr="006A5E67">
        <w:rPr>
          <w:rFonts w:eastAsiaTheme="minorEastAsia"/>
          <w:bCs/>
          <w:kern w:val="0"/>
          <w:lang w:val="en-US" w:eastAsia="ja-JP"/>
        </w:rPr>
        <w:t xml:space="preserve"> predation on mice </w:t>
      </w:r>
      <w:r w:rsidR="006B766D" w:rsidRPr="006A5E67">
        <w:rPr>
          <w:rFonts w:eastAsiaTheme="minorEastAsia"/>
          <w:bCs/>
          <w:kern w:val="0"/>
          <w:lang w:val="en-US" w:eastAsia="ja-JP"/>
        </w:rPr>
        <w:t xml:space="preserve">by </w:t>
      </w:r>
      <w:r w:rsidR="00867429" w:rsidRPr="006A5E67">
        <w:rPr>
          <w:rFonts w:eastAsiaTheme="minorEastAsia"/>
          <w:bCs/>
          <w:kern w:val="0"/>
          <w:lang w:val="en-US" w:eastAsia="ja-JP"/>
        </w:rPr>
        <w:t xml:space="preserve">stoat </w:t>
      </w:r>
      <w:r w:rsidR="00D05543" w:rsidRPr="006A5E67">
        <w:rPr>
          <w:rFonts w:eastAsiaTheme="minorEastAsia"/>
          <w:bCs/>
          <w:kern w:val="0"/>
          <w:lang w:val="en-US" w:eastAsia="ja-JP"/>
        </w:rPr>
        <w:t>trapping affects</w:t>
      </w:r>
      <w:r w:rsidR="00C660B7" w:rsidRPr="006A5E67">
        <w:rPr>
          <w:rFonts w:eastAsiaTheme="minorEastAsia"/>
          <w:bCs/>
          <w:kern w:val="0"/>
          <w:lang w:val="en-US" w:eastAsia="ja-JP"/>
        </w:rPr>
        <w:t xml:space="preserve"> </w:t>
      </w:r>
      <w:r w:rsidR="00867429" w:rsidRPr="006A5E67">
        <w:rPr>
          <w:rFonts w:eastAsiaTheme="minorEastAsia"/>
          <w:bCs/>
          <w:kern w:val="0"/>
          <w:lang w:val="en-US" w:eastAsia="ja-JP"/>
        </w:rPr>
        <w:t xml:space="preserve">mouse </w:t>
      </w:r>
      <w:r w:rsidR="00C660B7" w:rsidRPr="006A5E67">
        <w:rPr>
          <w:rFonts w:eastAsiaTheme="minorEastAsia"/>
          <w:bCs/>
          <w:kern w:val="0"/>
          <w:lang w:val="en-US" w:eastAsia="ja-JP"/>
        </w:rPr>
        <w:t>population dynamics we need to account for</w:t>
      </w:r>
      <w:r w:rsidR="00D05543" w:rsidRPr="006A5E67">
        <w:rPr>
          <w:rFonts w:eastAsiaTheme="minorEastAsia"/>
          <w:bCs/>
          <w:kern w:val="0"/>
          <w:lang w:val="en-US" w:eastAsia="ja-JP"/>
        </w:rPr>
        <w:t xml:space="preserve"> other factors known to influence mouse population</w:t>
      </w:r>
      <w:r w:rsidR="00867429" w:rsidRPr="006A5E67">
        <w:rPr>
          <w:rFonts w:eastAsiaTheme="minorEastAsia"/>
          <w:bCs/>
          <w:kern w:val="0"/>
          <w:lang w:val="en-US" w:eastAsia="ja-JP"/>
        </w:rPr>
        <w:t>s</w:t>
      </w:r>
      <w:ins w:id="209" w:author="Richard Duncan" w:date="2018-06-15T13:28:00Z">
        <w:r w:rsidR="001F388E">
          <w:rPr>
            <w:rFonts w:eastAsiaTheme="minorEastAsia"/>
            <w:bCs/>
            <w:kern w:val="0"/>
            <w:lang w:val="en-US" w:eastAsia="ja-JP"/>
          </w:rPr>
          <w:t xml:space="preserve"> in this system</w:t>
        </w:r>
      </w:ins>
      <w:r w:rsidR="00C660B7" w:rsidRPr="006A5E67">
        <w:rPr>
          <w:rFonts w:eastAsiaTheme="minorEastAsia"/>
          <w:bCs/>
          <w:kern w:val="0"/>
          <w:lang w:val="en-US" w:eastAsia="ja-JP"/>
        </w:rPr>
        <w:t>.</w:t>
      </w:r>
      <w:r w:rsidR="00225B72" w:rsidRPr="006A5E67">
        <w:rPr>
          <w:rFonts w:eastAsiaTheme="minorEastAsia"/>
          <w:bCs/>
          <w:kern w:val="0"/>
          <w:lang w:val="en-US" w:eastAsia="ja-JP"/>
        </w:rPr>
        <w:t xml:space="preserve"> Beech seed is </w:t>
      </w:r>
      <w:r w:rsidR="00D05543" w:rsidRPr="006A5E67">
        <w:rPr>
          <w:rFonts w:eastAsiaTheme="minorEastAsia"/>
          <w:bCs/>
          <w:kern w:val="0"/>
          <w:lang w:val="en-US" w:eastAsia="ja-JP"/>
        </w:rPr>
        <w:t xml:space="preserve">the </w:t>
      </w:r>
      <w:r w:rsidR="00014290" w:rsidRPr="006A5E67">
        <w:rPr>
          <w:rFonts w:eastAsiaTheme="minorEastAsia"/>
          <w:bCs/>
          <w:kern w:val="0"/>
          <w:lang w:val="en-US" w:eastAsia="ja-JP"/>
        </w:rPr>
        <w:t xml:space="preserve">primary food </w:t>
      </w:r>
      <w:r w:rsidR="00D05543" w:rsidRPr="006A5E67">
        <w:rPr>
          <w:rFonts w:eastAsiaTheme="minorEastAsia"/>
          <w:bCs/>
          <w:kern w:val="0"/>
          <w:lang w:val="en-US" w:eastAsia="ja-JP"/>
        </w:rPr>
        <w:t xml:space="preserve">for </w:t>
      </w:r>
      <w:r w:rsidR="00225B72" w:rsidRPr="006A5E67">
        <w:rPr>
          <w:rFonts w:eastAsiaTheme="minorEastAsia"/>
          <w:bCs/>
          <w:kern w:val="0"/>
          <w:lang w:val="en-US" w:eastAsia="ja-JP"/>
        </w:rPr>
        <w:t xml:space="preserve">mice </w:t>
      </w:r>
      <w:r w:rsidR="00D05543" w:rsidRPr="006A5E67">
        <w:rPr>
          <w:rFonts w:eastAsiaTheme="minorEastAsia"/>
          <w:bCs/>
          <w:kern w:val="0"/>
          <w:lang w:val="en-US" w:eastAsia="ja-JP"/>
        </w:rPr>
        <w:t xml:space="preserve">in beech </w:t>
      </w:r>
      <w:commentRangeStart w:id="210"/>
      <w:r w:rsidR="00D05543" w:rsidRPr="006A5E67">
        <w:rPr>
          <w:rFonts w:eastAsiaTheme="minorEastAsia"/>
          <w:bCs/>
          <w:kern w:val="0"/>
          <w:lang w:val="en-US" w:eastAsia="ja-JP"/>
        </w:rPr>
        <w:t xml:space="preserve">forest </w:t>
      </w:r>
      <w:commentRangeEnd w:id="210"/>
      <w:r w:rsidR="00014290">
        <w:rPr>
          <w:rStyle w:val="CommentReference"/>
        </w:rPr>
        <w:commentReference w:id="210"/>
      </w:r>
      <w:r w:rsidR="00DE2771" w:rsidRPr="006A5E67">
        <w:rPr>
          <w:rFonts w:eastAsiaTheme="minorEastAsia"/>
          <w:bCs/>
          <w:noProof/>
          <w:kern w:val="0"/>
          <w:lang w:val="en-US" w:eastAsia="ja-JP"/>
        </w:rPr>
        <w:t>and</w:t>
      </w:r>
      <w:r w:rsidR="00D05543" w:rsidRPr="006A5E67">
        <w:rPr>
          <w:rFonts w:eastAsiaTheme="minorEastAsia"/>
          <w:bCs/>
          <w:kern w:val="0"/>
          <w:lang w:val="en-US" w:eastAsia="ja-JP"/>
        </w:rPr>
        <w:t xml:space="preserve"> mouse populations respond strongly to</w:t>
      </w:r>
      <w:r w:rsidR="00DE2771" w:rsidRPr="006A5E67">
        <w:rPr>
          <w:rFonts w:eastAsiaTheme="minorEastAsia"/>
          <w:bCs/>
          <w:kern w:val="0"/>
          <w:lang w:val="en-US" w:eastAsia="ja-JP"/>
        </w:rPr>
        <w:t xml:space="preserve"> cha</w:t>
      </w:r>
      <w:r w:rsidR="005D5213" w:rsidRPr="006A5E67">
        <w:rPr>
          <w:rFonts w:eastAsiaTheme="minorEastAsia"/>
          <w:bCs/>
          <w:kern w:val="0"/>
          <w:lang w:val="en-US" w:eastAsia="ja-JP"/>
        </w:rPr>
        <w:t>nges in</w:t>
      </w:r>
      <w:r w:rsidR="00755862" w:rsidRPr="006A5E67">
        <w:rPr>
          <w:rFonts w:eastAsiaTheme="minorEastAsia"/>
          <w:bCs/>
          <w:kern w:val="0"/>
          <w:lang w:val="en-US" w:eastAsia="ja-JP"/>
        </w:rPr>
        <w:t xml:space="preserve"> seed availability</w:t>
      </w:r>
      <w:r w:rsidR="006B766D" w:rsidRPr="006A5E67">
        <w:rPr>
          <w:rFonts w:eastAsiaTheme="minorEastAsia"/>
          <w:bCs/>
          <w:kern w:val="0"/>
          <w:lang w:val="en-US" w:eastAsia="ja-JP"/>
        </w:rPr>
        <w:t xml:space="preserve"> both</w:t>
      </w:r>
      <w:r w:rsidR="00755862" w:rsidRPr="006A5E67">
        <w:rPr>
          <w:rFonts w:eastAsiaTheme="minorEastAsia"/>
          <w:bCs/>
          <w:kern w:val="0"/>
          <w:lang w:val="en-US" w:eastAsia="ja-JP"/>
        </w:rPr>
        <w:t xml:space="preserve"> </w:t>
      </w:r>
      <w:r w:rsidR="00755862" w:rsidRPr="006A5E67">
        <w:rPr>
          <w:rFonts w:eastAsiaTheme="minorEastAsia"/>
          <w:bCs/>
          <w:noProof/>
          <w:kern w:val="0"/>
          <w:lang w:val="en-US" w:eastAsia="ja-JP"/>
        </w:rPr>
        <w:t>between</w:t>
      </w:r>
      <w:r w:rsidR="00D05543" w:rsidRPr="006A5E67">
        <w:rPr>
          <w:rFonts w:eastAsiaTheme="minorEastAsia"/>
          <w:bCs/>
          <w:kern w:val="0"/>
          <w:lang w:val="en-US" w:eastAsia="ja-JP"/>
        </w:rPr>
        <w:t xml:space="preserve"> and within</w:t>
      </w:r>
      <w:r w:rsidR="00755862" w:rsidRPr="006A5E67">
        <w:rPr>
          <w:rFonts w:eastAsiaTheme="minorEastAsia"/>
          <w:bCs/>
          <w:kern w:val="0"/>
          <w:lang w:val="en-US" w:eastAsia="ja-JP"/>
        </w:rPr>
        <w:t xml:space="preserve"> years</w:t>
      </w:r>
      <w:r w:rsidR="007B22F5">
        <w:rPr>
          <w:rFonts w:eastAsiaTheme="minorEastAsia"/>
          <w:bCs/>
          <w:kern w:val="0"/>
          <w:lang w:val="en-US" w:eastAsia="ja-JP"/>
        </w:rPr>
        <w:t xml:space="preserve"> (Figure 1</w:t>
      </w:r>
      <w:r w:rsidR="000D528D">
        <w:rPr>
          <w:rFonts w:eastAsiaTheme="minorEastAsia"/>
          <w:bCs/>
          <w:kern w:val="0"/>
          <w:lang w:val="en-US" w:eastAsia="ja-JP"/>
        </w:rPr>
        <w:t>a</w:t>
      </w:r>
      <w:r w:rsidR="007B22F5">
        <w:rPr>
          <w:rFonts w:eastAsiaTheme="minorEastAsia"/>
          <w:bCs/>
          <w:kern w:val="0"/>
          <w:lang w:val="en-US" w:eastAsia="ja-JP"/>
        </w:rPr>
        <w:t>)</w:t>
      </w:r>
      <w:r w:rsidR="00D05543" w:rsidRPr="006A5E67">
        <w:rPr>
          <w:rFonts w:eastAsiaTheme="minorEastAsia"/>
          <w:bCs/>
          <w:kern w:val="0"/>
          <w:lang w:val="en-US" w:eastAsia="ja-JP"/>
        </w:rPr>
        <w:t xml:space="preserve">. Between years, </w:t>
      </w:r>
      <w:r w:rsidR="008B251C" w:rsidRPr="006A5E67">
        <w:rPr>
          <w:rFonts w:eastAsiaTheme="minorEastAsia"/>
          <w:bCs/>
          <w:kern w:val="0"/>
          <w:lang w:val="en-US" w:eastAsia="ja-JP"/>
        </w:rPr>
        <w:t xml:space="preserve">beech </w:t>
      </w:r>
      <w:r w:rsidR="00D05543" w:rsidRPr="006A5E67">
        <w:rPr>
          <w:rFonts w:eastAsiaTheme="minorEastAsia"/>
          <w:bCs/>
          <w:kern w:val="0"/>
          <w:lang w:val="en-US" w:eastAsia="ja-JP"/>
        </w:rPr>
        <w:t xml:space="preserve">seed production is highly variable with little seed produced in most years and occasional years of </w:t>
      </w:r>
      <w:r w:rsidR="00F676BA" w:rsidRPr="006A5E67">
        <w:rPr>
          <w:rFonts w:eastAsiaTheme="minorEastAsia"/>
          <w:bCs/>
          <w:noProof/>
          <w:kern w:val="0"/>
          <w:lang w:val="en-US" w:eastAsia="ja-JP"/>
        </w:rPr>
        <w:t>substantial</w:t>
      </w:r>
      <w:r w:rsidR="00D05543" w:rsidRPr="006A5E67">
        <w:rPr>
          <w:rFonts w:eastAsiaTheme="minorEastAsia"/>
          <w:bCs/>
          <w:kern w:val="0"/>
          <w:lang w:val="en-US" w:eastAsia="ja-JP"/>
        </w:rPr>
        <w:t xml:space="preserve"> seed production (</w:t>
      </w:r>
      <w:r w:rsidR="007B22F5">
        <w:rPr>
          <w:rFonts w:eastAsiaTheme="minorEastAsia"/>
          <w:bCs/>
          <w:kern w:val="0"/>
          <w:lang w:val="en-US" w:eastAsia="ja-JP"/>
        </w:rPr>
        <w:t>“</w:t>
      </w:r>
      <w:r w:rsidR="00D05543" w:rsidRPr="006A5E67">
        <w:rPr>
          <w:rFonts w:eastAsiaTheme="minorEastAsia"/>
          <w:bCs/>
          <w:kern w:val="0"/>
          <w:lang w:val="en-US" w:eastAsia="ja-JP"/>
        </w:rPr>
        <w:t>mast</w:t>
      </w:r>
      <w:r w:rsidR="007B22F5">
        <w:rPr>
          <w:rFonts w:eastAsiaTheme="minorEastAsia"/>
          <w:bCs/>
          <w:kern w:val="0"/>
          <w:lang w:val="en-US" w:eastAsia="ja-JP"/>
        </w:rPr>
        <w:t>”</w:t>
      </w:r>
      <w:r w:rsidR="00D05543" w:rsidRPr="006A5E67">
        <w:rPr>
          <w:rFonts w:eastAsiaTheme="minorEastAsia"/>
          <w:bCs/>
          <w:kern w:val="0"/>
          <w:lang w:val="en-US" w:eastAsia="ja-JP"/>
        </w:rPr>
        <w:t xml:space="preserve"> years</w:t>
      </w:r>
      <w:r w:rsidR="00504597" w:rsidRPr="006A5E67">
        <w:rPr>
          <w:rFonts w:eastAsiaTheme="minorEastAsia"/>
          <w:bCs/>
          <w:kern w:val="0"/>
          <w:lang w:val="en-US" w:eastAsia="ja-JP"/>
        </w:rPr>
        <w:t>; Figure 1a</w:t>
      </w:r>
      <w:r w:rsidR="00D05543" w:rsidRPr="006A5E67">
        <w:rPr>
          <w:rFonts w:eastAsiaTheme="minorEastAsia"/>
          <w:bCs/>
          <w:kern w:val="0"/>
          <w:lang w:val="en-US" w:eastAsia="ja-JP"/>
        </w:rPr>
        <w:t>). Mouse populations remain low in non-mast year</w:t>
      </w:r>
      <w:r w:rsidR="008B251C" w:rsidRPr="006A5E67">
        <w:rPr>
          <w:rFonts w:eastAsiaTheme="minorEastAsia"/>
          <w:bCs/>
          <w:kern w:val="0"/>
          <w:lang w:val="en-US" w:eastAsia="ja-JP"/>
        </w:rPr>
        <w:t>s</w:t>
      </w:r>
      <w:r w:rsidR="00D05543" w:rsidRPr="006A5E67">
        <w:rPr>
          <w:rFonts w:eastAsiaTheme="minorEastAsia"/>
          <w:bCs/>
          <w:kern w:val="0"/>
          <w:lang w:val="en-US" w:eastAsia="ja-JP"/>
        </w:rPr>
        <w:t xml:space="preserve"> due to low food availability</w:t>
      </w:r>
      <w:commentRangeStart w:id="211"/>
      <w:r w:rsidR="00D05543" w:rsidRPr="006A5E67">
        <w:rPr>
          <w:rFonts w:eastAsiaTheme="minorEastAsia"/>
          <w:bCs/>
          <w:kern w:val="0"/>
          <w:lang w:val="en-US" w:eastAsia="ja-JP"/>
        </w:rPr>
        <w:t>.</w:t>
      </w:r>
      <w:commentRangeEnd w:id="211"/>
      <w:r w:rsidR="007B22F5">
        <w:rPr>
          <w:rStyle w:val="CommentReference"/>
        </w:rPr>
        <w:commentReference w:id="211"/>
      </w:r>
      <w:r w:rsidR="00D05543" w:rsidRPr="006A5E67">
        <w:rPr>
          <w:rFonts w:eastAsiaTheme="minorEastAsia"/>
          <w:bCs/>
          <w:kern w:val="0"/>
          <w:lang w:val="en-US" w:eastAsia="ja-JP"/>
        </w:rPr>
        <w:t xml:space="preserve"> In </w:t>
      </w:r>
      <w:r w:rsidR="00D05543" w:rsidRPr="006A5E67">
        <w:rPr>
          <w:rFonts w:eastAsiaTheme="minorEastAsia"/>
          <w:bCs/>
          <w:noProof/>
          <w:kern w:val="0"/>
          <w:lang w:val="en-US" w:eastAsia="ja-JP"/>
        </w:rPr>
        <w:t>mast</w:t>
      </w:r>
      <w:r w:rsidR="00D05543" w:rsidRPr="006A5E67">
        <w:rPr>
          <w:rFonts w:eastAsiaTheme="minorEastAsia"/>
          <w:bCs/>
          <w:kern w:val="0"/>
          <w:lang w:val="en-US" w:eastAsia="ja-JP"/>
        </w:rPr>
        <w:t xml:space="preserve"> years, when</w:t>
      </w:r>
      <w:r w:rsidR="00C34D6D" w:rsidRPr="006A5E67">
        <w:rPr>
          <w:rFonts w:eastAsiaTheme="minorEastAsia"/>
          <w:bCs/>
          <w:kern w:val="0"/>
          <w:lang w:val="en-US" w:eastAsia="ja-JP"/>
        </w:rPr>
        <w:t xml:space="preserve"> </w:t>
      </w:r>
      <w:r w:rsidR="00D05543" w:rsidRPr="006A5E67">
        <w:rPr>
          <w:rFonts w:eastAsiaTheme="minorEastAsia"/>
          <w:bCs/>
          <w:noProof/>
          <w:kern w:val="0"/>
          <w:lang w:val="en-US" w:eastAsia="ja-JP"/>
        </w:rPr>
        <w:t>seed</w:t>
      </w:r>
      <w:r w:rsidR="00D05543" w:rsidRPr="006A5E67">
        <w:rPr>
          <w:rFonts w:eastAsiaTheme="minorEastAsia"/>
          <w:bCs/>
          <w:kern w:val="0"/>
          <w:lang w:val="en-US" w:eastAsia="ja-JP"/>
        </w:rPr>
        <w:t xml:space="preserve"> </w:t>
      </w:r>
      <w:r w:rsidR="00A33AA6" w:rsidRPr="006A5E67">
        <w:rPr>
          <w:rFonts w:eastAsiaTheme="minorEastAsia"/>
          <w:bCs/>
          <w:kern w:val="0"/>
          <w:lang w:val="en-US" w:eastAsia="ja-JP"/>
        </w:rPr>
        <w:t>becomes</w:t>
      </w:r>
      <w:r w:rsidR="00D05543" w:rsidRPr="006A5E67">
        <w:rPr>
          <w:rFonts w:eastAsiaTheme="minorEastAsia"/>
          <w:bCs/>
          <w:kern w:val="0"/>
          <w:lang w:val="en-US" w:eastAsia="ja-JP"/>
        </w:rPr>
        <w:t xml:space="preserve"> abundant, mouse populations can increase rapidly </w:t>
      </w:r>
      <w:r w:rsidR="00A33AA6" w:rsidRPr="006A5E67">
        <w:rPr>
          <w:rFonts w:eastAsiaTheme="minorEastAsia"/>
          <w:bCs/>
          <w:kern w:val="0"/>
          <w:lang w:val="en-US" w:eastAsia="ja-JP"/>
        </w:rPr>
        <w:t xml:space="preserve">but show predictable </w:t>
      </w:r>
      <w:r w:rsidR="00D05543" w:rsidRPr="006A5E67">
        <w:rPr>
          <w:rFonts w:eastAsiaTheme="minorEastAsia"/>
          <w:bCs/>
          <w:kern w:val="0"/>
          <w:lang w:val="en-US" w:eastAsia="ja-JP"/>
        </w:rPr>
        <w:t>fluctuation</w:t>
      </w:r>
      <w:r w:rsidR="00A33AA6" w:rsidRPr="006A5E67">
        <w:rPr>
          <w:rFonts w:eastAsiaTheme="minorEastAsia"/>
          <w:bCs/>
          <w:kern w:val="0"/>
          <w:lang w:val="en-US" w:eastAsia="ja-JP"/>
        </w:rPr>
        <w:t>s</w:t>
      </w:r>
      <w:r w:rsidR="00D05543" w:rsidRPr="006A5E67">
        <w:rPr>
          <w:rFonts w:eastAsiaTheme="minorEastAsia"/>
          <w:bCs/>
          <w:kern w:val="0"/>
          <w:lang w:val="en-US" w:eastAsia="ja-JP"/>
        </w:rPr>
        <w:t xml:space="preserve"> in response to </w:t>
      </w:r>
      <w:r w:rsidR="00A33AA6" w:rsidRPr="006A5E67">
        <w:rPr>
          <w:rFonts w:eastAsiaTheme="minorEastAsia"/>
          <w:bCs/>
          <w:kern w:val="0"/>
          <w:lang w:val="en-US" w:eastAsia="ja-JP"/>
        </w:rPr>
        <w:t xml:space="preserve">seasonal changes in </w:t>
      </w:r>
      <w:r w:rsidR="00867429" w:rsidRPr="006A5E67">
        <w:rPr>
          <w:rFonts w:eastAsiaTheme="minorEastAsia"/>
          <w:bCs/>
          <w:kern w:val="0"/>
          <w:lang w:val="en-US" w:eastAsia="ja-JP"/>
        </w:rPr>
        <w:t xml:space="preserve">beech </w:t>
      </w:r>
      <w:r w:rsidR="00D05543" w:rsidRPr="006A5E67">
        <w:rPr>
          <w:rFonts w:eastAsiaTheme="minorEastAsia"/>
          <w:bCs/>
          <w:kern w:val="0"/>
          <w:lang w:val="en-US" w:eastAsia="ja-JP"/>
        </w:rPr>
        <w:t>seed</w:t>
      </w:r>
      <w:ins w:id="212" w:author="Richard Duncan" w:date="2018-06-15T13:29:00Z">
        <w:r w:rsidR="00763923">
          <w:rPr>
            <w:rFonts w:eastAsiaTheme="minorEastAsia"/>
            <w:bCs/>
            <w:kern w:val="0"/>
            <w:lang w:val="en-US" w:eastAsia="ja-JP"/>
          </w:rPr>
          <w:t xml:space="preserve"> availability</w:t>
        </w:r>
      </w:ins>
      <w:r w:rsidR="00D05543" w:rsidRPr="006A5E67">
        <w:rPr>
          <w:rFonts w:eastAsiaTheme="minorEastAsia"/>
          <w:bCs/>
          <w:kern w:val="0"/>
          <w:lang w:val="en-US" w:eastAsia="ja-JP"/>
        </w:rPr>
        <w:t xml:space="preserve"> </w:t>
      </w:r>
      <w:r w:rsidR="00A23B22" w:rsidRPr="006A5E67">
        <w:rPr>
          <w:rFonts w:eastAsiaTheme="minorEastAsia"/>
          <w:bCs/>
          <w:kern w:val="0"/>
          <w:lang w:val="en-US" w:eastAsia="ja-JP"/>
        </w:rPr>
        <w:t>(Figure 1</w:t>
      </w:r>
      <w:r w:rsidR="001479F1" w:rsidRPr="006A5E67">
        <w:rPr>
          <w:rFonts w:eastAsiaTheme="minorEastAsia"/>
          <w:bCs/>
          <w:kern w:val="0"/>
          <w:lang w:val="en-US" w:eastAsia="ja-JP"/>
        </w:rPr>
        <w:t>b</w:t>
      </w:r>
      <w:r w:rsidR="00A23B22" w:rsidRPr="006A5E67">
        <w:rPr>
          <w:rFonts w:eastAsiaTheme="minorEastAsia"/>
          <w:bCs/>
          <w:kern w:val="0"/>
          <w:lang w:val="en-US" w:eastAsia="ja-JP"/>
        </w:rPr>
        <w:t>)</w:t>
      </w:r>
      <w:r w:rsidR="004E0388" w:rsidRPr="006A5E67">
        <w:rPr>
          <w:rFonts w:eastAsiaTheme="minorEastAsia"/>
          <w:bCs/>
          <w:kern w:val="0"/>
          <w:lang w:val="en-US" w:eastAsia="ja-JP"/>
        </w:rPr>
        <w:t xml:space="preserve">. </w:t>
      </w:r>
      <w:r w:rsidR="00A33AA6" w:rsidRPr="00A43F6A">
        <w:rPr>
          <w:rFonts w:eastAsiaTheme="minorEastAsia"/>
          <w:bCs/>
          <w:noProof/>
          <w:kern w:val="0"/>
          <w:lang w:eastAsia="ja-JP"/>
        </w:rPr>
        <w:t>S</w:t>
      </w:r>
      <w:r w:rsidR="00C660B7" w:rsidRPr="00A43F6A">
        <w:rPr>
          <w:rFonts w:eastAsiaTheme="minorEastAsia"/>
          <w:bCs/>
          <w:noProof/>
          <w:kern w:val="0"/>
          <w:lang w:eastAsia="ja-JP"/>
        </w:rPr>
        <w:t>eed</w:t>
      </w:r>
      <w:r w:rsidR="00C660B7" w:rsidRPr="00A43F6A">
        <w:rPr>
          <w:rFonts w:eastAsiaTheme="minorEastAsia"/>
          <w:bCs/>
          <w:kern w:val="0"/>
          <w:lang w:eastAsia="ja-JP"/>
        </w:rPr>
        <w:t xml:space="preserve"> begins to fall in late summer</w:t>
      </w:r>
      <w:r w:rsidR="00F1120E" w:rsidRPr="00A43F6A">
        <w:rPr>
          <w:rFonts w:eastAsiaTheme="minorEastAsia"/>
          <w:bCs/>
          <w:kern w:val="0"/>
          <w:lang w:eastAsia="ja-JP"/>
        </w:rPr>
        <w:t xml:space="preserve"> </w:t>
      </w:r>
      <w:r w:rsidR="00F46E47">
        <w:rPr>
          <w:rFonts w:eastAsiaTheme="minorEastAsia"/>
          <w:bCs/>
          <w:kern w:val="0"/>
          <w:lang w:eastAsia="ja-JP"/>
        </w:rPr>
        <w:t xml:space="preserve">and </w:t>
      </w:r>
      <w:r w:rsidR="00F43C0F" w:rsidRPr="00A43F6A">
        <w:rPr>
          <w:rFonts w:eastAsiaTheme="minorEastAsia"/>
          <w:bCs/>
          <w:kern w:val="0"/>
          <w:lang w:eastAsia="ja-JP"/>
        </w:rPr>
        <w:t>begins to</w:t>
      </w:r>
      <w:r w:rsidR="00BD4EF6" w:rsidRPr="00A43F6A">
        <w:rPr>
          <w:rFonts w:eastAsiaTheme="minorEastAsia"/>
          <w:bCs/>
          <w:kern w:val="0"/>
          <w:lang w:eastAsia="ja-JP"/>
        </w:rPr>
        <w:t xml:space="preserve"> accumulate</w:t>
      </w:r>
      <w:r w:rsidR="00C660B7" w:rsidRPr="00A43F6A">
        <w:rPr>
          <w:rFonts w:eastAsiaTheme="minorEastAsia"/>
          <w:bCs/>
          <w:kern w:val="0"/>
          <w:lang w:eastAsia="ja-JP"/>
        </w:rPr>
        <w:t xml:space="preserve"> on the forest </w:t>
      </w:r>
      <w:r w:rsidR="006A5E67" w:rsidRPr="00A43F6A">
        <w:rPr>
          <w:rFonts w:eastAsiaTheme="minorEastAsia"/>
          <w:bCs/>
          <w:kern w:val="0"/>
          <w:lang w:eastAsia="ja-JP"/>
        </w:rPr>
        <w:t>floor,</w:t>
      </w:r>
      <w:r w:rsidR="00D05543" w:rsidRPr="00A43F6A">
        <w:rPr>
          <w:rFonts w:eastAsiaTheme="minorEastAsia"/>
          <w:bCs/>
          <w:kern w:val="0"/>
          <w:lang w:eastAsia="ja-JP"/>
        </w:rPr>
        <w:t xml:space="preserve"> </w:t>
      </w:r>
      <w:del w:id="213" w:author="Richard Duncan" w:date="2018-06-15T13:29:00Z">
        <w:r w:rsidR="00E92A7B" w:rsidRPr="00A43F6A" w:rsidDel="00763923">
          <w:rPr>
            <w:rFonts w:eastAsiaTheme="minorEastAsia"/>
            <w:bCs/>
            <w:kern w:val="0"/>
            <w:lang w:eastAsia="ja-JP"/>
          </w:rPr>
          <w:delText xml:space="preserve">this </w:delText>
        </w:r>
      </w:del>
      <w:r w:rsidR="00E92A7B" w:rsidRPr="00A43F6A">
        <w:rPr>
          <w:rFonts w:eastAsiaTheme="minorEastAsia"/>
          <w:bCs/>
          <w:kern w:val="0"/>
          <w:lang w:eastAsia="ja-JP"/>
        </w:rPr>
        <w:t>allow</w:t>
      </w:r>
      <w:ins w:id="214" w:author="Richard Duncan" w:date="2018-06-15T13:29:00Z">
        <w:r w:rsidR="00763923">
          <w:rPr>
            <w:rFonts w:eastAsiaTheme="minorEastAsia"/>
            <w:bCs/>
            <w:kern w:val="0"/>
            <w:lang w:eastAsia="ja-JP"/>
          </w:rPr>
          <w:t>ing</w:t>
        </w:r>
      </w:ins>
      <w:del w:id="215" w:author="Richard Duncan" w:date="2018-06-15T13:29:00Z">
        <w:r w:rsidR="00E92A7B" w:rsidRPr="00A43F6A" w:rsidDel="00763923">
          <w:rPr>
            <w:rFonts w:eastAsiaTheme="minorEastAsia"/>
            <w:bCs/>
            <w:kern w:val="0"/>
            <w:lang w:eastAsia="ja-JP"/>
          </w:rPr>
          <w:delText>s</w:delText>
        </w:r>
      </w:del>
      <w:r w:rsidR="00F1120E" w:rsidRPr="00A43F6A">
        <w:rPr>
          <w:rFonts w:eastAsiaTheme="minorEastAsia"/>
          <w:bCs/>
          <w:kern w:val="0"/>
          <w:lang w:eastAsia="ja-JP"/>
        </w:rPr>
        <w:t xml:space="preserve"> mouse populations to increase from </w:t>
      </w:r>
      <w:r w:rsidR="00F1120E" w:rsidRPr="00A43F6A">
        <w:rPr>
          <w:rFonts w:eastAsiaTheme="minorEastAsia"/>
          <w:bCs/>
          <w:noProof/>
          <w:kern w:val="0"/>
          <w:lang w:eastAsia="ja-JP"/>
        </w:rPr>
        <w:t>late summer</w:t>
      </w:r>
      <w:r w:rsidR="00F1120E" w:rsidRPr="00A43F6A">
        <w:rPr>
          <w:rFonts w:eastAsiaTheme="minorEastAsia"/>
          <w:bCs/>
          <w:kern w:val="0"/>
          <w:lang w:eastAsia="ja-JP"/>
        </w:rPr>
        <w:t xml:space="preserve"> onward, </w:t>
      </w:r>
      <w:r w:rsidR="00A33AA6" w:rsidRPr="00A43F6A">
        <w:rPr>
          <w:rFonts w:eastAsiaTheme="minorEastAsia"/>
          <w:bCs/>
          <w:kern w:val="0"/>
          <w:lang w:eastAsia="ja-JP"/>
        </w:rPr>
        <w:t>with mouse populations</w:t>
      </w:r>
      <w:r w:rsidR="00686310" w:rsidRPr="00A43F6A">
        <w:rPr>
          <w:rFonts w:eastAsiaTheme="minorEastAsia"/>
          <w:bCs/>
          <w:kern w:val="0"/>
          <w:lang w:eastAsia="ja-JP"/>
        </w:rPr>
        <w:t xml:space="preserve"> typically </w:t>
      </w:r>
      <w:r w:rsidR="00F1120E" w:rsidRPr="00A43F6A">
        <w:rPr>
          <w:rFonts w:eastAsiaTheme="minorEastAsia"/>
          <w:bCs/>
          <w:kern w:val="0"/>
          <w:lang w:eastAsia="ja-JP"/>
        </w:rPr>
        <w:t xml:space="preserve">remaining high through winter and into the following spring. </w:t>
      </w:r>
      <w:r w:rsidR="00F1120E" w:rsidRPr="006A5E67">
        <w:rPr>
          <w:rFonts w:eastAsiaTheme="minorEastAsia"/>
          <w:bCs/>
          <w:kern w:val="0"/>
          <w:lang w:val="en-US" w:eastAsia="ja-JP"/>
        </w:rPr>
        <w:t xml:space="preserve">Beech seed that </w:t>
      </w:r>
      <w:r w:rsidR="00F676BA" w:rsidRPr="006A5E67">
        <w:rPr>
          <w:rFonts w:eastAsiaTheme="minorEastAsia"/>
          <w:bCs/>
          <w:noProof/>
          <w:kern w:val="0"/>
          <w:lang w:val="en-US" w:eastAsia="ja-JP"/>
        </w:rPr>
        <w:t>isn’t</w:t>
      </w:r>
      <w:r w:rsidR="00F1120E" w:rsidRPr="006A5E67">
        <w:rPr>
          <w:rFonts w:eastAsiaTheme="minorEastAsia"/>
          <w:bCs/>
          <w:noProof/>
          <w:kern w:val="0"/>
          <w:lang w:val="en-US" w:eastAsia="ja-JP"/>
        </w:rPr>
        <w:t xml:space="preserve"> consumed</w:t>
      </w:r>
      <w:r w:rsidR="00F1120E" w:rsidRPr="006A5E67">
        <w:rPr>
          <w:rFonts w:eastAsiaTheme="minorEastAsia"/>
          <w:bCs/>
          <w:kern w:val="0"/>
          <w:lang w:val="en-US" w:eastAsia="ja-JP"/>
        </w:rPr>
        <w:t xml:space="preserve"> </w:t>
      </w:r>
      <w:r w:rsidR="00A33AA6" w:rsidRPr="006A5E67">
        <w:rPr>
          <w:rFonts w:eastAsiaTheme="minorEastAsia"/>
          <w:bCs/>
          <w:kern w:val="0"/>
          <w:lang w:val="en-US" w:eastAsia="ja-JP"/>
        </w:rPr>
        <w:t xml:space="preserve">by mice then </w:t>
      </w:r>
      <w:r w:rsidR="00F1120E" w:rsidRPr="006A5E67">
        <w:rPr>
          <w:rFonts w:eastAsiaTheme="minorEastAsia"/>
          <w:bCs/>
          <w:kern w:val="0"/>
          <w:lang w:val="en-US" w:eastAsia="ja-JP"/>
        </w:rPr>
        <w:t>germinates in spring</w:t>
      </w:r>
      <w:r w:rsidR="00C660B7" w:rsidRPr="006A5E67">
        <w:rPr>
          <w:rFonts w:eastAsiaTheme="minorEastAsia"/>
          <w:bCs/>
          <w:kern w:val="0"/>
          <w:lang w:val="en-US" w:eastAsia="ja-JP"/>
        </w:rPr>
        <w:t xml:space="preserve"> to early summer</w:t>
      </w:r>
      <w:r w:rsidR="00F1120E" w:rsidRPr="006A5E67">
        <w:rPr>
          <w:rFonts w:eastAsiaTheme="minorEastAsia"/>
          <w:bCs/>
          <w:kern w:val="0"/>
          <w:lang w:val="en-US" w:eastAsia="ja-JP"/>
        </w:rPr>
        <w:t xml:space="preserve">, meaning this food resource </w:t>
      </w:r>
      <w:r w:rsidR="00F1120E" w:rsidRPr="006A5E67">
        <w:rPr>
          <w:rFonts w:eastAsiaTheme="minorEastAsia"/>
          <w:bCs/>
          <w:noProof/>
          <w:kern w:val="0"/>
          <w:lang w:val="en-US" w:eastAsia="ja-JP"/>
        </w:rPr>
        <w:t>disappears</w:t>
      </w:r>
      <w:r w:rsidR="00F1120E" w:rsidRPr="006A5E67">
        <w:rPr>
          <w:rFonts w:eastAsiaTheme="minorEastAsia"/>
          <w:bCs/>
          <w:kern w:val="0"/>
          <w:lang w:val="en-US" w:eastAsia="ja-JP"/>
        </w:rPr>
        <w:t xml:space="preserve"> </w:t>
      </w:r>
      <w:r w:rsidR="00F1120E" w:rsidRPr="006A5E67">
        <w:rPr>
          <w:rFonts w:eastAsiaTheme="minorEastAsia"/>
          <w:bCs/>
          <w:noProof/>
          <w:kern w:val="0"/>
          <w:lang w:val="en-US" w:eastAsia="ja-JP"/>
        </w:rPr>
        <w:t>and</w:t>
      </w:r>
      <w:r w:rsidR="00F1120E" w:rsidRPr="006A5E67">
        <w:rPr>
          <w:rFonts w:eastAsiaTheme="minorEastAsia"/>
          <w:bCs/>
          <w:kern w:val="0"/>
          <w:lang w:val="en-US" w:eastAsia="ja-JP"/>
        </w:rPr>
        <w:t xml:space="preserve"> mouse populations </w:t>
      </w:r>
      <w:r w:rsidR="008B251C" w:rsidRPr="006A5E67">
        <w:rPr>
          <w:rFonts w:eastAsiaTheme="minorEastAsia"/>
          <w:bCs/>
          <w:kern w:val="0"/>
          <w:lang w:val="en-US" w:eastAsia="ja-JP"/>
        </w:rPr>
        <w:t xml:space="preserve">then </w:t>
      </w:r>
      <w:r w:rsidR="00A33AA6" w:rsidRPr="006A5E67">
        <w:rPr>
          <w:rFonts w:eastAsiaTheme="minorEastAsia"/>
          <w:bCs/>
          <w:kern w:val="0"/>
          <w:lang w:val="en-US" w:eastAsia="ja-JP"/>
        </w:rPr>
        <w:t xml:space="preserve">decline </w:t>
      </w:r>
      <w:r w:rsidR="00F1120E" w:rsidRPr="006A5E67">
        <w:rPr>
          <w:rFonts w:eastAsiaTheme="minorEastAsia"/>
          <w:bCs/>
          <w:kern w:val="0"/>
          <w:lang w:val="en-US" w:eastAsia="ja-JP"/>
        </w:rPr>
        <w:t xml:space="preserve">to low levels if the </w:t>
      </w:r>
      <w:r w:rsidR="00686310" w:rsidRPr="006A5E67">
        <w:rPr>
          <w:rFonts w:eastAsiaTheme="minorEastAsia"/>
          <w:bCs/>
          <w:kern w:val="0"/>
          <w:lang w:val="en-US" w:eastAsia="ja-JP"/>
        </w:rPr>
        <w:t xml:space="preserve">following </w:t>
      </w:r>
      <w:r w:rsidR="00F1120E" w:rsidRPr="006A5E67">
        <w:rPr>
          <w:rFonts w:eastAsiaTheme="minorEastAsia"/>
          <w:bCs/>
          <w:kern w:val="0"/>
          <w:lang w:val="en-US" w:eastAsia="ja-JP"/>
        </w:rPr>
        <w:t xml:space="preserve">year is a non-mast year and no further seed </w:t>
      </w:r>
      <w:r w:rsidR="00A33AA6" w:rsidRPr="006A5E67">
        <w:rPr>
          <w:rFonts w:eastAsiaTheme="minorEastAsia"/>
          <w:bCs/>
          <w:kern w:val="0"/>
          <w:lang w:val="en-US" w:eastAsia="ja-JP"/>
        </w:rPr>
        <w:t xml:space="preserve">becomes </w:t>
      </w:r>
      <w:r w:rsidR="00F1120E" w:rsidRPr="006A5E67">
        <w:rPr>
          <w:rFonts w:eastAsiaTheme="minorEastAsia"/>
          <w:bCs/>
          <w:kern w:val="0"/>
          <w:lang w:val="en-US" w:eastAsia="ja-JP"/>
        </w:rPr>
        <w:t>available</w:t>
      </w:r>
      <w:r w:rsidR="00121A49" w:rsidRPr="006A5E67">
        <w:rPr>
          <w:rFonts w:eastAsiaTheme="minorEastAsia"/>
          <w:bCs/>
          <w:kern w:val="0"/>
          <w:lang w:val="en-US" w:eastAsia="ja-JP"/>
        </w:rPr>
        <w:t xml:space="preserve">. </w:t>
      </w:r>
    </w:p>
    <w:p w14:paraId="1D2F6B95" w14:textId="565E2AE9" w:rsidR="005F08C0" w:rsidRPr="006A5E67" w:rsidDel="00C66217" w:rsidRDefault="005F08C0" w:rsidP="000F2AB1">
      <w:pPr>
        <w:pStyle w:val="ListParagraph"/>
        <w:wordWrap/>
        <w:adjustRightInd w:val="0"/>
        <w:spacing w:before="0" w:after="0"/>
        <w:ind w:left="0" w:firstLine="720"/>
        <w:rPr>
          <w:rFonts w:eastAsiaTheme="minorEastAsia"/>
          <w:bCs/>
          <w:noProof/>
          <w:kern w:val="0"/>
          <w:lang w:val="en-US" w:eastAsia="ja-JP"/>
        </w:rPr>
      </w:pPr>
      <w:r w:rsidRPr="006A5E67" w:rsidDel="00C66217">
        <w:rPr>
          <w:rFonts w:eastAsiaTheme="minorEastAsia"/>
          <w:bCs/>
          <w:noProof/>
          <w:kern w:val="0"/>
          <w:lang w:val="en-US" w:eastAsia="ja-JP"/>
        </w:rPr>
        <w:t xml:space="preserve">These </w:t>
      </w:r>
      <w:r w:rsidR="00A33AA6" w:rsidRPr="006A5E67" w:rsidDel="00C66217">
        <w:rPr>
          <w:rFonts w:eastAsiaTheme="minorEastAsia"/>
          <w:bCs/>
          <w:noProof/>
          <w:kern w:val="0"/>
          <w:lang w:val="en-US" w:eastAsia="ja-JP"/>
        </w:rPr>
        <w:t xml:space="preserve">predicatable </w:t>
      </w:r>
      <w:r w:rsidRPr="006A5E67" w:rsidDel="00C66217">
        <w:rPr>
          <w:rFonts w:eastAsiaTheme="minorEastAsia"/>
          <w:bCs/>
          <w:noProof/>
          <w:kern w:val="0"/>
          <w:lang w:val="en-US" w:eastAsia="ja-JP"/>
        </w:rPr>
        <w:t>seasonal fluctuations</w:t>
      </w:r>
      <w:r w:rsidR="00A33AA6" w:rsidRPr="006A5E67" w:rsidDel="00C66217">
        <w:rPr>
          <w:rFonts w:eastAsiaTheme="minorEastAsia"/>
          <w:bCs/>
          <w:noProof/>
          <w:kern w:val="0"/>
          <w:lang w:val="en-US" w:eastAsia="ja-JP"/>
        </w:rPr>
        <w:t xml:space="preserve"> in mouse abundance</w:t>
      </w:r>
      <w:r w:rsidRPr="006A5E67" w:rsidDel="00C66217">
        <w:rPr>
          <w:rFonts w:eastAsiaTheme="minorEastAsia"/>
          <w:bCs/>
          <w:noProof/>
          <w:kern w:val="0"/>
          <w:lang w:val="en-US" w:eastAsia="ja-JP"/>
        </w:rPr>
        <w:t xml:space="preserve"> </w:t>
      </w:r>
      <w:ins w:id="216" w:author="Richard Duncan" w:date="2018-06-15T13:30:00Z">
        <w:r w:rsidR="00AE7B99">
          <w:rPr>
            <w:rFonts w:eastAsiaTheme="minorEastAsia"/>
            <w:bCs/>
            <w:noProof/>
            <w:kern w:val="0"/>
            <w:lang w:val="en-US" w:eastAsia="ja-JP"/>
          </w:rPr>
          <w:t xml:space="preserve">lead to </w:t>
        </w:r>
      </w:ins>
      <w:del w:id="217" w:author="Richard Duncan" w:date="2018-06-15T13:30:00Z">
        <w:r w:rsidR="007B22F5" w:rsidDel="00AE7B99">
          <w:rPr>
            <w:rFonts w:eastAsiaTheme="minorEastAsia"/>
            <w:bCs/>
            <w:noProof/>
            <w:kern w:val="0"/>
            <w:lang w:val="en-US" w:eastAsia="ja-JP"/>
          </w:rPr>
          <w:delText>indic</w:delText>
        </w:r>
        <w:r w:rsidR="000D528D" w:rsidDel="00AE7B99">
          <w:rPr>
            <w:rFonts w:eastAsiaTheme="minorEastAsia"/>
            <w:bCs/>
            <w:noProof/>
            <w:kern w:val="0"/>
            <w:lang w:val="en-US" w:eastAsia="ja-JP"/>
          </w:rPr>
          <w:delText>te</w:delText>
        </w:r>
        <w:r w:rsidR="00A33AA6" w:rsidRPr="006A5E67" w:rsidDel="00AE7B99">
          <w:rPr>
            <w:rFonts w:eastAsiaTheme="minorEastAsia"/>
            <w:bCs/>
            <w:noProof/>
            <w:kern w:val="0"/>
            <w:lang w:val="en-US" w:eastAsia="ja-JP"/>
          </w:rPr>
          <w:delText xml:space="preserve"> </w:delText>
        </w:r>
      </w:del>
      <w:r w:rsidRPr="006A5E67" w:rsidDel="00C66217">
        <w:rPr>
          <w:rFonts w:eastAsiaTheme="minorEastAsia"/>
          <w:bCs/>
          <w:noProof/>
          <w:kern w:val="0"/>
          <w:lang w:val="en-US" w:eastAsia="ja-JP"/>
        </w:rPr>
        <w:t>four</w:t>
      </w:r>
      <w:r w:rsidR="00441F75" w:rsidRPr="006A5E67" w:rsidDel="00C66217">
        <w:rPr>
          <w:rFonts w:eastAsiaTheme="minorEastAsia"/>
          <w:bCs/>
          <w:noProof/>
          <w:kern w:val="0"/>
          <w:lang w:val="en-US" w:eastAsia="ja-JP"/>
        </w:rPr>
        <w:t xml:space="preserve"> </w:t>
      </w:r>
      <w:del w:id="218" w:author="Richard Duncan" w:date="2018-06-15T13:30:00Z">
        <w:r w:rsidR="007B22F5" w:rsidDel="00AE7B99">
          <w:rPr>
            <w:rFonts w:eastAsiaTheme="minorEastAsia"/>
            <w:bCs/>
            <w:noProof/>
            <w:kern w:val="0"/>
            <w:lang w:val="en-US" w:eastAsia="ja-JP"/>
          </w:rPr>
          <w:delText xml:space="preserve">possible </w:delText>
        </w:r>
      </w:del>
      <w:r w:rsidR="00867429" w:rsidRPr="006A5E67" w:rsidDel="00C66217">
        <w:rPr>
          <w:rFonts w:eastAsiaTheme="minorEastAsia"/>
          <w:bCs/>
          <w:noProof/>
          <w:kern w:val="0"/>
          <w:lang w:val="en-US" w:eastAsia="ja-JP"/>
        </w:rPr>
        <w:t>hypotheses</w:t>
      </w:r>
      <w:r w:rsidRPr="006A5E67" w:rsidDel="00C66217">
        <w:rPr>
          <w:rFonts w:eastAsiaTheme="minorEastAsia"/>
          <w:bCs/>
          <w:noProof/>
          <w:kern w:val="0"/>
          <w:lang w:val="en-US" w:eastAsia="ja-JP"/>
        </w:rPr>
        <w:t xml:space="preserve"> </w:t>
      </w:r>
      <w:ins w:id="219" w:author="Richard Duncan" w:date="2018-06-15T13:30:00Z">
        <w:r w:rsidR="00AE7B99">
          <w:rPr>
            <w:rFonts w:eastAsiaTheme="minorEastAsia"/>
            <w:bCs/>
            <w:noProof/>
            <w:kern w:val="0"/>
            <w:lang w:val="en-US" w:eastAsia="ja-JP"/>
          </w:rPr>
          <w:t xml:space="preserve">regarding </w:t>
        </w:r>
      </w:ins>
      <w:del w:id="220" w:author="Richard Duncan" w:date="2018-06-15T13:30:00Z">
        <w:r w:rsidR="007B22F5" w:rsidDel="00AE7B99">
          <w:rPr>
            <w:rFonts w:eastAsiaTheme="minorEastAsia"/>
            <w:bCs/>
            <w:noProof/>
            <w:kern w:val="0"/>
            <w:lang w:val="en-US" w:eastAsia="ja-JP"/>
          </w:rPr>
          <w:delText xml:space="preserve">that </w:delText>
        </w:r>
        <w:r w:rsidR="006B766D" w:rsidRPr="006A5E67" w:rsidDel="00AE7B99">
          <w:rPr>
            <w:rFonts w:eastAsiaTheme="minorEastAsia"/>
            <w:bCs/>
            <w:noProof/>
            <w:kern w:val="0"/>
            <w:lang w:val="en-US" w:eastAsia="ja-JP"/>
          </w:rPr>
          <w:delText>detail</w:delText>
        </w:r>
        <w:r w:rsidR="00867429" w:rsidRPr="006A5E67" w:rsidDel="00AE7B99">
          <w:rPr>
            <w:rFonts w:eastAsiaTheme="minorEastAsia"/>
            <w:bCs/>
            <w:noProof/>
            <w:kern w:val="0"/>
            <w:lang w:val="en-US" w:eastAsia="ja-JP"/>
          </w:rPr>
          <w:delText xml:space="preserve"> </w:delText>
        </w:r>
      </w:del>
      <w:r w:rsidR="00867429" w:rsidRPr="006A5E67" w:rsidDel="00C66217">
        <w:rPr>
          <w:rFonts w:eastAsiaTheme="minorEastAsia"/>
          <w:bCs/>
          <w:noProof/>
          <w:kern w:val="0"/>
          <w:lang w:val="en-US" w:eastAsia="ja-JP"/>
        </w:rPr>
        <w:t>how</w:t>
      </w:r>
      <w:r w:rsidR="00954F59" w:rsidRPr="006A5E67" w:rsidDel="00C66217">
        <w:rPr>
          <w:rFonts w:eastAsiaTheme="minorEastAsia"/>
          <w:bCs/>
          <w:noProof/>
          <w:kern w:val="0"/>
          <w:lang w:val="en-US" w:eastAsia="ja-JP"/>
        </w:rPr>
        <w:t xml:space="preserve"> </w:t>
      </w:r>
      <w:ins w:id="221" w:author="Richard Duncan" w:date="2018-06-15T13:30:00Z">
        <w:r w:rsidR="00AE7B99">
          <w:rPr>
            <w:rFonts w:eastAsiaTheme="minorEastAsia"/>
            <w:bCs/>
            <w:noProof/>
            <w:kern w:val="0"/>
            <w:lang w:val="en-US" w:eastAsia="ja-JP"/>
          </w:rPr>
          <w:t xml:space="preserve">stoat control </w:t>
        </w:r>
      </w:ins>
      <w:del w:id="222" w:author="Richard Duncan" w:date="2018-06-15T13:30:00Z">
        <w:r w:rsidR="00954F59" w:rsidRPr="006A5E67" w:rsidDel="00AE7B99">
          <w:rPr>
            <w:rFonts w:eastAsiaTheme="minorEastAsia"/>
            <w:bCs/>
            <w:noProof/>
            <w:kern w:val="0"/>
            <w:lang w:val="en-US" w:eastAsia="ja-JP"/>
          </w:rPr>
          <w:delText xml:space="preserve">reduced predation </w:delText>
        </w:r>
      </w:del>
      <w:r w:rsidRPr="006A5E67" w:rsidDel="00C66217">
        <w:rPr>
          <w:rFonts w:eastAsiaTheme="minorEastAsia"/>
          <w:bCs/>
          <w:noProof/>
          <w:kern w:val="0"/>
          <w:lang w:val="en-US" w:eastAsia="ja-JP"/>
        </w:rPr>
        <w:t>might impact mouse populations</w:t>
      </w:r>
      <w:r w:rsidR="000D528D">
        <w:rPr>
          <w:rFonts w:eastAsiaTheme="minorEastAsia"/>
          <w:bCs/>
          <w:noProof/>
          <w:kern w:val="0"/>
          <w:lang w:val="en-US" w:eastAsia="ja-JP"/>
        </w:rPr>
        <w:t xml:space="preserve"> </w:t>
      </w:r>
      <w:ins w:id="223" w:author="Richard Duncan" w:date="2018-06-15T13:30:00Z">
        <w:r w:rsidR="00AE7B99">
          <w:rPr>
            <w:rFonts w:eastAsiaTheme="minorEastAsia"/>
            <w:bCs/>
            <w:noProof/>
            <w:kern w:val="0"/>
            <w:lang w:val="en-US" w:eastAsia="ja-JP"/>
          </w:rPr>
          <w:t xml:space="preserve">during different </w:t>
        </w:r>
      </w:ins>
      <w:del w:id="224" w:author="Richard Duncan" w:date="2018-06-15T13:30:00Z">
        <w:r w:rsidR="000D528D" w:rsidDel="00AE7B99">
          <w:rPr>
            <w:rFonts w:eastAsiaTheme="minorEastAsia"/>
            <w:bCs/>
            <w:noProof/>
            <w:kern w:val="0"/>
            <w:lang w:val="en-US" w:eastAsia="ja-JP"/>
          </w:rPr>
          <w:delText xml:space="preserve">at each </w:delText>
        </w:r>
      </w:del>
      <w:r w:rsidR="000D528D">
        <w:rPr>
          <w:rFonts w:eastAsiaTheme="minorEastAsia"/>
          <w:bCs/>
          <w:noProof/>
          <w:kern w:val="0"/>
          <w:lang w:val="en-US" w:eastAsia="ja-JP"/>
        </w:rPr>
        <w:t>phase</w:t>
      </w:r>
      <w:ins w:id="225" w:author="Richard Duncan" w:date="2018-06-15T13:30:00Z">
        <w:r w:rsidR="00F06954">
          <w:rPr>
            <w:rFonts w:eastAsiaTheme="minorEastAsia"/>
            <w:bCs/>
            <w:noProof/>
            <w:kern w:val="0"/>
            <w:lang w:val="en-US" w:eastAsia="ja-JP"/>
          </w:rPr>
          <w:t>s</w:t>
        </w:r>
      </w:ins>
      <w:r w:rsidR="000D528D">
        <w:rPr>
          <w:rFonts w:eastAsiaTheme="minorEastAsia"/>
          <w:bCs/>
          <w:noProof/>
          <w:kern w:val="0"/>
          <w:lang w:val="en-US" w:eastAsia="ja-JP"/>
        </w:rPr>
        <w:t xml:space="preserve"> of the beech </w:t>
      </w:r>
      <w:del w:id="226" w:author="Richard Duncan" w:date="2018-06-15T13:30:00Z">
        <w:r w:rsidR="000D528D" w:rsidDel="00F06954">
          <w:rPr>
            <w:rFonts w:eastAsiaTheme="minorEastAsia"/>
            <w:bCs/>
            <w:noProof/>
            <w:kern w:val="0"/>
            <w:lang w:val="en-US" w:eastAsia="ja-JP"/>
          </w:rPr>
          <w:delText xml:space="preserve">forest </w:delText>
        </w:r>
      </w:del>
      <w:ins w:id="227" w:author="Richard Duncan" w:date="2018-06-15T13:30:00Z">
        <w:r w:rsidR="00F06954">
          <w:rPr>
            <w:rFonts w:eastAsiaTheme="minorEastAsia"/>
            <w:bCs/>
            <w:noProof/>
            <w:kern w:val="0"/>
            <w:lang w:val="en-US" w:eastAsia="ja-JP"/>
          </w:rPr>
          <w:t xml:space="preserve">seed </w:t>
        </w:r>
      </w:ins>
      <w:commentRangeStart w:id="228"/>
      <w:r w:rsidR="000D528D">
        <w:rPr>
          <w:rFonts w:eastAsiaTheme="minorEastAsia"/>
          <w:bCs/>
          <w:noProof/>
          <w:kern w:val="0"/>
          <w:lang w:val="en-US" w:eastAsia="ja-JP"/>
        </w:rPr>
        <w:t>cycle</w:t>
      </w:r>
      <w:commentRangeEnd w:id="228"/>
      <w:r w:rsidR="00F06954">
        <w:rPr>
          <w:rStyle w:val="CommentReference"/>
        </w:rPr>
        <w:commentReference w:id="228"/>
      </w:r>
      <w:r w:rsidR="000D528D">
        <w:rPr>
          <w:rFonts w:eastAsiaTheme="minorEastAsia"/>
          <w:bCs/>
          <w:noProof/>
          <w:kern w:val="0"/>
          <w:lang w:val="en-US" w:eastAsia="ja-JP"/>
        </w:rPr>
        <w:t xml:space="preserve"> (Figure 1b; </w:t>
      </w:r>
      <w:r w:rsidR="000D528D" w:rsidRPr="006A5E67" w:rsidDel="00C66217">
        <w:rPr>
          <w:rFonts w:eastAsiaTheme="minorEastAsia"/>
          <w:bCs/>
          <w:noProof/>
          <w:kern w:val="0"/>
          <w:lang w:val="en-US" w:eastAsia="ja-JP"/>
        </w:rPr>
        <w:t xml:space="preserve">stoat </w:t>
      </w:r>
      <w:r w:rsidR="000D528D">
        <w:rPr>
          <w:rFonts w:eastAsiaTheme="minorEastAsia"/>
          <w:bCs/>
          <w:noProof/>
          <w:kern w:val="0"/>
          <w:lang w:val="en-US" w:eastAsia="ja-JP"/>
        </w:rPr>
        <w:t>control (hollow circles))</w:t>
      </w:r>
      <w:r w:rsidR="00B431CA" w:rsidRPr="006A5E67" w:rsidDel="00C66217">
        <w:rPr>
          <w:rFonts w:eastAsiaTheme="minorEastAsia"/>
          <w:bCs/>
          <w:noProof/>
          <w:kern w:val="0"/>
          <w:lang w:val="en-US" w:eastAsia="ja-JP"/>
        </w:rPr>
        <w:t>;</w:t>
      </w:r>
      <w:r w:rsidR="003A4D8D" w:rsidRPr="006A5E67" w:rsidDel="00C66217">
        <w:rPr>
          <w:rFonts w:eastAsiaTheme="minorEastAsia"/>
          <w:bCs/>
          <w:noProof/>
          <w:kern w:val="0"/>
          <w:lang w:val="en-US" w:eastAsia="ja-JP"/>
        </w:rPr>
        <w:t xml:space="preserve"> </w:t>
      </w:r>
      <w:r w:rsidRPr="006A5E67" w:rsidDel="00C66217">
        <w:rPr>
          <w:rFonts w:eastAsiaTheme="minorEastAsia"/>
          <w:bCs/>
          <w:noProof/>
          <w:kern w:val="0"/>
          <w:lang w:val="en-US" w:eastAsia="ja-JP"/>
        </w:rPr>
        <w:t xml:space="preserve">1) </w:t>
      </w:r>
      <w:r w:rsidR="00B431CA" w:rsidRPr="006A5E67" w:rsidDel="00C66217">
        <w:rPr>
          <w:rFonts w:eastAsiaTheme="minorEastAsia"/>
          <w:bCs/>
          <w:noProof/>
          <w:kern w:val="0"/>
          <w:lang w:val="en-US" w:eastAsia="ja-JP"/>
        </w:rPr>
        <w:t>S</w:t>
      </w:r>
      <w:r w:rsidR="00A33AA6" w:rsidRPr="006A5E67" w:rsidDel="00C66217">
        <w:rPr>
          <w:rFonts w:eastAsiaTheme="minorEastAsia"/>
          <w:bCs/>
          <w:noProof/>
          <w:kern w:val="0"/>
          <w:lang w:val="en-US" w:eastAsia="ja-JP"/>
        </w:rPr>
        <w:t>toat</w:t>
      </w:r>
      <w:r w:rsidR="00441F75" w:rsidRPr="006A5E67" w:rsidDel="00C66217">
        <w:rPr>
          <w:rFonts w:eastAsiaTheme="minorEastAsia"/>
          <w:bCs/>
          <w:noProof/>
          <w:kern w:val="0"/>
          <w:lang w:val="en-US" w:eastAsia="ja-JP"/>
        </w:rPr>
        <w:t xml:space="preserve"> </w:t>
      </w:r>
      <w:r w:rsidR="00954F59" w:rsidRPr="006A5E67" w:rsidDel="00C66217">
        <w:rPr>
          <w:rFonts w:eastAsiaTheme="minorEastAsia"/>
          <w:bCs/>
          <w:noProof/>
          <w:kern w:val="0"/>
          <w:lang w:val="en-US" w:eastAsia="ja-JP"/>
        </w:rPr>
        <w:t xml:space="preserve">removal </w:t>
      </w:r>
      <w:r w:rsidR="00441F75" w:rsidRPr="006A5E67" w:rsidDel="00C66217">
        <w:rPr>
          <w:rFonts w:eastAsiaTheme="minorEastAsia"/>
          <w:bCs/>
          <w:noProof/>
          <w:kern w:val="0"/>
          <w:lang w:val="en-US" w:eastAsia="ja-JP"/>
        </w:rPr>
        <w:t xml:space="preserve">could </w:t>
      </w:r>
      <w:r w:rsidR="00954F59" w:rsidRPr="006A5E67" w:rsidDel="00C66217">
        <w:rPr>
          <w:rFonts w:eastAsiaTheme="minorEastAsia"/>
          <w:bCs/>
          <w:noProof/>
          <w:kern w:val="0"/>
          <w:lang w:val="en-US" w:eastAsia="ja-JP"/>
        </w:rPr>
        <w:t xml:space="preserve">increase </w:t>
      </w:r>
      <w:r w:rsidR="00441F75" w:rsidRPr="006A5E67" w:rsidDel="00C66217">
        <w:rPr>
          <w:rFonts w:eastAsiaTheme="minorEastAsia"/>
          <w:bCs/>
          <w:noProof/>
          <w:kern w:val="0"/>
          <w:lang w:val="en-US" w:eastAsia="ja-JP"/>
        </w:rPr>
        <w:t xml:space="preserve">the rate at which mouse populations initially increase during mast years in response to high seed availability in late </w:t>
      </w:r>
      <w:r w:rsidR="00441F75" w:rsidRPr="006A5E67" w:rsidDel="00C66217">
        <w:rPr>
          <w:rFonts w:eastAsiaTheme="minorEastAsia"/>
          <w:bCs/>
          <w:noProof/>
          <w:kern w:val="0"/>
          <w:lang w:val="en-US" w:eastAsia="ja-JP"/>
        </w:rPr>
        <w:lastRenderedPageBreak/>
        <w:t>summer</w:t>
      </w:r>
      <w:r w:rsidRPr="006A5E67" w:rsidDel="00C66217">
        <w:rPr>
          <w:rFonts w:eastAsiaTheme="minorEastAsia"/>
          <w:bCs/>
          <w:noProof/>
          <w:kern w:val="0"/>
          <w:lang w:val="en-US" w:eastAsia="ja-JP"/>
        </w:rPr>
        <w:t xml:space="preserve">; 2) </w:t>
      </w:r>
      <w:r w:rsidR="00441F75" w:rsidRPr="006A5E67" w:rsidDel="00C66217">
        <w:rPr>
          <w:rFonts w:eastAsiaTheme="minorEastAsia"/>
          <w:bCs/>
          <w:noProof/>
          <w:kern w:val="0"/>
          <w:lang w:val="en-US" w:eastAsia="ja-JP"/>
        </w:rPr>
        <w:t>Stoat predation could result in lower peak abundance of mice</w:t>
      </w:r>
      <w:r w:rsidRPr="006A5E67" w:rsidDel="00C66217">
        <w:rPr>
          <w:rFonts w:eastAsiaTheme="minorEastAsia"/>
          <w:bCs/>
          <w:noProof/>
          <w:kern w:val="0"/>
          <w:lang w:val="en-US" w:eastAsia="ja-JP"/>
        </w:rPr>
        <w:t xml:space="preserve">; 3) </w:t>
      </w:r>
      <w:r w:rsidR="00441F75" w:rsidRPr="006A5E67" w:rsidDel="00C66217">
        <w:rPr>
          <w:rFonts w:eastAsiaTheme="minorEastAsia"/>
          <w:bCs/>
          <w:noProof/>
          <w:kern w:val="0"/>
          <w:lang w:val="en-US" w:eastAsia="ja-JP"/>
        </w:rPr>
        <w:t>Stoat predation could hasten the rate at which mouse populations decline from peak abundance</w:t>
      </w:r>
      <w:r w:rsidRPr="006A5E67" w:rsidDel="00C66217">
        <w:rPr>
          <w:rFonts w:eastAsiaTheme="minorEastAsia"/>
          <w:bCs/>
          <w:noProof/>
          <w:kern w:val="0"/>
          <w:lang w:val="en-US" w:eastAsia="ja-JP"/>
        </w:rPr>
        <w:t xml:space="preserve">; 4) </w:t>
      </w:r>
      <w:r w:rsidR="00441F75" w:rsidRPr="006A5E67" w:rsidDel="00C66217">
        <w:rPr>
          <w:rFonts w:eastAsiaTheme="minorEastAsia"/>
          <w:bCs/>
          <w:noProof/>
          <w:kern w:val="0"/>
          <w:lang w:val="en-US" w:eastAsia="ja-JP"/>
        </w:rPr>
        <w:t>Stoat predation could red</w:t>
      </w:r>
      <w:r w:rsidR="001479F1" w:rsidRPr="006A5E67" w:rsidDel="00C66217">
        <w:rPr>
          <w:rFonts w:eastAsiaTheme="minorEastAsia"/>
          <w:bCs/>
          <w:noProof/>
          <w:kern w:val="0"/>
          <w:lang w:val="en-US" w:eastAsia="ja-JP"/>
        </w:rPr>
        <w:t xml:space="preserve">uce mouse populations in non-mast years when </w:t>
      </w:r>
      <w:r w:rsidR="00441F75" w:rsidRPr="006A5E67" w:rsidDel="00C66217">
        <w:rPr>
          <w:rFonts w:eastAsiaTheme="minorEastAsia"/>
          <w:bCs/>
          <w:noProof/>
          <w:kern w:val="0"/>
          <w:lang w:val="en-US" w:eastAsia="ja-JP"/>
        </w:rPr>
        <w:t>food availability</w:t>
      </w:r>
      <w:r w:rsidR="001479F1" w:rsidRPr="006A5E67" w:rsidDel="00C66217">
        <w:rPr>
          <w:rFonts w:eastAsiaTheme="minorEastAsia"/>
          <w:bCs/>
          <w:noProof/>
          <w:kern w:val="0"/>
          <w:lang w:val="en-US" w:eastAsia="ja-JP"/>
        </w:rPr>
        <w:t xml:space="preserve"> is low</w:t>
      </w:r>
      <w:r w:rsidRPr="006A5E67" w:rsidDel="00C66217">
        <w:rPr>
          <w:rFonts w:eastAsiaTheme="minorEastAsia"/>
          <w:bCs/>
          <w:noProof/>
          <w:kern w:val="0"/>
          <w:lang w:val="en-US" w:eastAsia="ja-JP"/>
        </w:rPr>
        <w:t>.</w:t>
      </w:r>
      <w:r w:rsidR="00867429" w:rsidRPr="006A5E67" w:rsidDel="00C66217">
        <w:rPr>
          <w:rFonts w:eastAsiaTheme="minorEastAsia"/>
          <w:bCs/>
          <w:noProof/>
          <w:kern w:val="0"/>
          <w:lang w:val="en-US" w:eastAsia="ja-JP"/>
        </w:rPr>
        <w:t xml:space="preserve"> </w:t>
      </w:r>
      <w:r w:rsidR="006B766D" w:rsidRPr="006A5E67" w:rsidDel="00C66217">
        <w:rPr>
          <w:rFonts w:eastAsiaTheme="minorEastAsia"/>
          <w:bCs/>
          <w:noProof/>
          <w:kern w:val="0"/>
          <w:lang w:val="en-US" w:eastAsia="ja-JP"/>
        </w:rPr>
        <w:t xml:space="preserve">To examine the degree to which stoat removal might </w:t>
      </w:r>
      <w:r w:rsidR="00867429" w:rsidRPr="006A5E67" w:rsidDel="00C66217">
        <w:rPr>
          <w:rFonts w:eastAsiaTheme="minorEastAsia"/>
          <w:bCs/>
          <w:noProof/>
          <w:kern w:val="0"/>
          <w:lang w:val="en-US" w:eastAsia="ja-JP"/>
        </w:rPr>
        <w:t xml:space="preserve">impact mouse populations </w:t>
      </w:r>
      <w:r w:rsidR="006B766D" w:rsidRPr="006A5E67" w:rsidDel="00C66217">
        <w:rPr>
          <w:rFonts w:eastAsiaTheme="minorEastAsia"/>
          <w:bCs/>
          <w:noProof/>
          <w:kern w:val="0"/>
          <w:lang w:val="en-US" w:eastAsia="ja-JP"/>
        </w:rPr>
        <w:t>we test each of</w:t>
      </w:r>
      <w:r w:rsidR="00867429" w:rsidRPr="006A5E67" w:rsidDel="00C66217">
        <w:rPr>
          <w:rFonts w:eastAsiaTheme="minorEastAsia"/>
          <w:bCs/>
          <w:noProof/>
          <w:kern w:val="0"/>
          <w:lang w:val="en-US" w:eastAsia="ja-JP"/>
        </w:rPr>
        <w:t xml:space="preserve"> these four hypotheses.</w:t>
      </w:r>
    </w:p>
    <w:p w14:paraId="559C0983" w14:textId="4D5E841D" w:rsidR="006830BD" w:rsidRPr="00A43F6A" w:rsidRDefault="00867429" w:rsidP="00A43F6A">
      <w:pPr>
        <w:pStyle w:val="ListParagraph"/>
        <w:wordWrap/>
        <w:adjustRightInd w:val="0"/>
        <w:spacing w:before="0" w:after="0"/>
        <w:ind w:left="0" w:firstLine="720"/>
        <w:rPr>
          <w:rFonts w:eastAsiaTheme="minorEastAsia"/>
          <w:bCs/>
          <w:kern w:val="0"/>
          <w:lang w:val="en-US" w:eastAsia="ja-JP"/>
        </w:rPr>
      </w:pPr>
      <w:r w:rsidRPr="00A43F6A">
        <w:rPr>
          <w:rFonts w:eastAsiaTheme="minorEastAsia"/>
          <w:bCs/>
          <w:kern w:val="0"/>
          <w:lang w:val="en-US" w:eastAsia="ja-JP"/>
        </w:rPr>
        <w:t>T</w:t>
      </w:r>
      <w:r w:rsidR="005F08C0" w:rsidRPr="00A43F6A">
        <w:rPr>
          <w:rFonts w:eastAsiaTheme="minorEastAsia"/>
          <w:bCs/>
          <w:kern w:val="0"/>
          <w:lang w:val="en-US" w:eastAsia="ja-JP"/>
        </w:rPr>
        <w:t>wo additional factors</w:t>
      </w:r>
      <w:r w:rsidR="004E0388" w:rsidRPr="00A43F6A">
        <w:rPr>
          <w:rFonts w:eastAsiaTheme="minorEastAsia"/>
          <w:bCs/>
          <w:kern w:val="0"/>
          <w:lang w:val="en-US" w:eastAsia="ja-JP"/>
        </w:rPr>
        <w:t xml:space="preserve"> </w:t>
      </w:r>
      <w:r w:rsidRPr="00A43F6A">
        <w:rPr>
          <w:rFonts w:eastAsiaTheme="minorEastAsia"/>
          <w:bCs/>
          <w:kern w:val="0"/>
          <w:lang w:val="en-US" w:eastAsia="ja-JP"/>
        </w:rPr>
        <w:t>affecting mouse population</w:t>
      </w:r>
      <w:r w:rsidR="006B766D" w:rsidRPr="00A43F6A">
        <w:rPr>
          <w:rFonts w:eastAsiaTheme="minorEastAsia"/>
          <w:bCs/>
          <w:kern w:val="0"/>
          <w:lang w:val="en-US" w:eastAsia="ja-JP"/>
        </w:rPr>
        <w:t>s</w:t>
      </w:r>
      <w:r w:rsidRPr="00A43F6A">
        <w:rPr>
          <w:rFonts w:eastAsiaTheme="minorEastAsia"/>
          <w:bCs/>
          <w:kern w:val="0"/>
          <w:lang w:val="en-US" w:eastAsia="ja-JP"/>
        </w:rPr>
        <w:t xml:space="preserve"> need to be accounted for.</w:t>
      </w:r>
      <w:r w:rsidR="005F08C0" w:rsidRPr="00A43F6A">
        <w:rPr>
          <w:rFonts w:eastAsiaTheme="minorEastAsia"/>
          <w:bCs/>
          <w:kern w:val="0"/>
          <w:lang w:val="en-US" w:eastAsia="ja-JP"/>
        </w:rPr>
        <w:t xml:space="preserve"> First,</w:t>
      </w:r>
      <w:r w:rsidR="008D1641" w:rsidRPr="00A43F6A">
        <w:rPr>
          <w:rFonts w:eastAsiaTheme="minorEastAsia"/>
          <w:bCs/>
          <w:kern w:val="0"/>
          <w:lang w:val="en-US" w:eastAsia="ja-JP"/>
        </w:rPr>
        <w:t xml:space="preserve"> </w:t>
      </w:r>
      <w:r w:rsidR="006B766D" w:rsidRPr="00A43F6A">
        <w:rPr>
          <w:rFonts w:eastAsiaTheme="minorEastAsia"/>
          <w:bCs/>
          <w:kern w:val="0"/>
          <w:lang w:val="en-US" w:eastAsia="ja-JP"/>
        </w:rPr>
        <w:t>in addition to competing</w:t>
      </w:r>
      <w:r w:rsidRPr="00A43F6A">
        <w:rPr>
          <w:rFonts w:eastAsiaTheme="minorEastAsia"/>
          <w:bCs/>
          <w:kern w:val="0"/>
          <w:lang w:val="en-US" w:eastAsia="ja-JP"/>
        </w:rPr>
        <w:t xml:space="preserve"> for food, mice are known to be regulated by other </w:t>
      </w:r>
      <w:r w:rsidR="00C00719">
        <w:rPr>
          <w:rFonts w:eastAsiaTheme="minorEastAsia"/>
          <w:bCs/>
          <w:kern w:val="0"/>
          <w:lang w:val="en-US" w:eastAsia="ja-JP"/>
        </w:rPr>
        <w:t xml:space="preserve">unidentified </w:t>
      </w:r>
      <w:r w:rsidR="002F054E" w:rsidRPr="00A43F6A">
        <w:rPr>
          <w:rFonts w:eastAsiaTheme="minorEastAsia"/>
          <w:bCs/>
          <w:kern w:val="0"/>
          <w:lang w:val="en-US" w:eastAsia="ja-JP"/>
        </w:rPr>
        <w:t xml:space="preserve">density </w:t>
      </w:r>
      <w:r w:rsidR="00014290" w:rsidRPr="006A5E67">
        <w:rPr>
          <w:rFonts w:eastAsiaTheme="minorEastAsia"/>
          <w:bCs/>
          <w:noProof/>
          <w:lang w:eastAsia="ja-JP"/>
        </w:rPr>
        <w:t>dependent</w:t>
      </w:r>
      <w:r w:rsidR="00014290">
        <w:rPr>
          <w:rFonts w:eastAsiaTheme="minorEastAsia"/>
          <w:bCs/>
          <w:noProof/>
          <w:lang w:eastAsia="ja-JP"/>
        </w:rPr>
        <w:t xml:space="preserve"> </w:t>
      </w:r>
      <w:r w:rsidR="001B735D" w:rsidRPr="00A43F6A">
        <w:rPr>
          <w:rFonts w:eastAsiaTheme="minorEastAsia"/>
          <w:bCs/>
          <w:kern w:val="0"/>
          <w:lang w:val="en-US" w:eastAsia="ja-JP"/>
        </w:rPr>
        <w:t>processes</w:t>
      </w:r>
      <w:commentRangeStart w:id="229"/>
      <w:r w:rsidRPr="00A43F6A">
        <w:rPr>
          <w:rFonts w:eastAsiaTheme="minorEastAsia"/>
          <w:bCs/>
          <w:kern w:val="0"/>
          <w:lang w:val="en-US" w:eastAsia="ja-JP"/>
        </w:rPr>
        <w:t>.</w:t>
      </w:r>
      <w:commentRangeEnd w:id="229"/>
      <w:r w:rsidR="006E3FCC">
        <w:rPr>
          <w:rStyle w:val="CommentReference"/>
        </w:rPr>
        <w:commentReference w:id="229"/>
      </w:r>
      <w:r w:rsidRPr="00A43F6A">
        <w:rPr>
          <w:rFonts w:eastAsiaTheme="minorEastAsia"/>
          <w:bCs/>
          <w:kern w:val="0"/>
          <w:lang w:val="en-US" w:eastAsia="ja-JP"/>
        </w:rPr>
        <w:t xml:space="preserve"> It is not </w:t>
      </w:r>
      <w:r w:rsidR="006B766D" w:rsidRPr="00A43F6A">
        <w:rPr>
          <w:rFonts w:eastAsiaTheme="minorEastAsia"/>
          <w:bCs/>
          <w:kern w:val="0"/>
          <w:lang w:val="en-US" w:eastAsia="ja-JP"/>
        </w:rPr>
        <w:t>clear what these density dependent processes are but are an important component of mice dynamics</w:t>
      </w:r>
      <w:commentRangeStart w:id="230"/>
      <w:r w:rsidR="001B5238" w:rsidRPr="00A43F6A">
        <w:rPr>
          <w:rFonts w:eastAsiaTheme="minorEastAsia"/>
          <w:bCs/>
          <w:kern w:val="0"/>
          <w:lang w:val="en-US" w:eastAsia="ja-JP"/>
        </w:rPr>
        <w:t>.</w:t>
      </w:r>
      <w:commentRangeEnd w:id="230"/>
      <w:r w:rsidR="006E3FCC">
        <w:rPr>
          <w:rStyle w:val="CommentReference"/>
        </w:rPr>
        <w:commentReference w:id="230"/>
      </w:r>
      <w:r w:rsidR="00CC008F" w:rsidRPr="00A43F6A">
        <w:rPr>
          <w:rFonts w:eastAsiaTheme="minorEastAsia"/>
          <w:bCs/>
          <w:kern w:val="0"/>
          <w:lang w:val="en-US" w:eastAsia="ja-JP"/>
        </w:rPr>
        <w:t xml:space="preserve"> </w:t>
      </w:r>
      <w:r w:rsidR="005F08C0" w:rsidRPr="00A43F6A">
        <w:rPr>
          <w:rFonts w:eastAsiaTheme="minorEastAsia"/>
          <w:bCs/>
          <w:kern w:val="0"/>
          <w:lang w:val="en-US" w:eastAsia="ja-JP"/>
        </w:rPr>
        <w:t>Second, rats</w:t>
      </w:r>
      <w:r w:rsidR="00410B9C" w:rsidRPr="00A43F6A">
        <w:rPr>
          <w:rFonts w:eastAsiaTheme="minorEastAsia"/>
          <w:bCs/>
          <w:kern w:val="0"/>
          <w:lang w:val="en-US" w:eastAsia="ja-JP"/>
        </w:rPr>
        <w:t xml:space="preserve"> </w:t>
      </w:r>
      <w:r w:rsidR="002A5054" w:rsidRPr="00A43F6A">
        <w:rPr>
          <w:rFonts w:eastAsiaTheme="minorEastAsia"/>
          <w:bCs/>
          <w:kern w:val="0"/>
          <w:lang w:val="en-US" w:eastAsia="ja-JP"/>
        </w:rPr>
        <w:t>may influence mouse populations via competition, because rats and</w:t>
      </w:r>
      <w:r w:rsidR="00410B9C" w:rsidRPr="00A43F6A">
        <w:rPr>
          <w:rFonts w:eastAsiaTheme="minorEastAsia"/>
          <w:bCs/>
          <w:kern w:val="0"/>
          <w:lang w:val="en-US" w:eastAsia="ja-JP"/>
        </w:rPr>
        <w:t xml:space="preserve"> mice have overlapping diets</w:t>
      </w:r>
      <w:commentRangeStart w:id="231"/>
      <w:r w:rsidR="002A5054" w:rsidRPr="00A43F6A">
        <w:rPr>
          <w:rFonts w:eastAsiaTheme="minorEastAsia"/>
          <w:bCs/>
          <w:kern w:val="0"/>
          <w:lang w:val="en-US" w:eastAsia="ja-JP"/>
        </w:rPr>
        <w:t>,</w:t>
      </w:r>
      <w:commentRangeEnd w:id="231"/>
      <w:r w:rsidR="006E3FCC">
        <w:rPr>
          <w:rStyle w:val="CommentReference"/>
        </w:rPr>
        <w:commentReference w:id="231"/>
      </w:r>
      <w:r w:rsidR="002A5054" w:rsidRPr="00A43F6A">
        <w:rPr>
          <w:rFonts w:eastAsiaTheme="minorEastAsia"/>
          <w:bCs/>
          <w:kern w:val="0"/>
          <w:lang w:val="en-US" w:eastAsia="ja-JP"/>
        </w:rPr>
        <w:t xml:space="preserve"> or possibly </w:t>
      </w:r>
      <w:r w:rsidR="000D528D">
        <w:rPr>
          <w:rFonts w:eastAsiaTheme="minorEastAsia"/>
          <w:bCs/>
          <w:kern w:val="0"/>
          <w:lang w:val="en-US" w:eastAsia="ja-JP"/>
        </w:rPr>
        <w:t xml:space="preserve">through direct </w:t>
      </w:r>
      <w:r w:rsidR="002A5054" w:rsidRPr="00A43F6A">
        <w:rPr>
          <w:rFonts w:eastAsiaTheme="minorEastAsia"/>
          <w:bCs/>
          <w:kern w:val="0"/>
          <w:lang w:val="en-US" w:eastAsia="ja-JP"/>
        </w:rPr>
        <w:t>predation</w:t>
      </w:r>
      <w:commentRangeStart w:id="232"/>
      <w:r w:rsidR="00410B9C" w:rsidRPr="00A43F6A">
        <w:rPr>
          <w:rFonts w:eastAsiaTheme="minorEastAsia"/>
          <w:bCs/>
          <w:kern w:val="0"/>
          <w:lang w:val="en-US" w:eastAsia="ja-JP"/>
        </w:rPr>
        <w:t>.</w:t>
      </w:r>
      <w:commentRangeEnd w:id="232"/>
      <w:r w:rsidR="006E3FCC">
        <w:rPr>
          <w:rStyle w:val="CommentReference"/>
        </w:rPr>
        <w:commentReference w:id="232"/>
      </w:r>
      <w:r w:rsidR="00410B9C" w:rsidRPr="00A43F6A">
        <w:rPr>
          <w:rFonts w:eastAsiaTheme="minorEastAsia"/>
          <w:bCs/>
          <w:kern w:val="0"/>
          <w:lang w:val="en-US" w:eastAsia="ja-JP"/>
        </w:rPr>
        <w:t xml:space="preserve"> </w:t>
      </w:r>
      <w:r w:rsidR="002A5054" w:rsidRPr="00A43F6A">
        <w:rPr>
          <w:rFonts w:eastAsiaTheme="minorEastAsia"/>
          <w:bCs/>
          <w:kern w:val="0"/>
          <w:lang w:val="en-US" w:eastAsia="ja-JP"/>
        </w:rPr>
        <w:t>Previous studies in mixed podocarp forest have shown that reducing rat populations can allow mouse populations to increase</w:t>
      </w:r>
      <w:commentRangeStart w:id="233"/>
      <w:r w:rsidR="002A5054" w:rsidRPr="00A43F6A">
        <w:rPr>
          <w:rFonts w:eastAsiaTheme="minorEastAsia"/>
          <w:bCs/>
          <w:kern w:val="0"/>
          <w:lang w:val="en-US" w:eastAsia="ja-JP"/>
        </w:rPr>
        <w:t>,</w:t>
      </w:r>
      <w:commentRangeEnd w:id="233"/>
      <w:r w:rsidR="006E3FCC">
        <w:rPr>
          <w:rStyle w:val="CommentReference"/>
        </w:rPr>
        <w:commentReference w:id="233"/>
      </w:r>
      <w:r w:rsidR="002A5054" w:rsidRPr="00A43F6A">
        <w:rPr>
          <w:rFonts w:eastAsiaTheme="minorEastAsia"/>
          <w:bCs/>
          <w:kern w:val="0"/>
          <w:lang w:val="en-US" w:eastAsia="ja-JP"/>
        </w:rPr>
        <w:t xml:space="preserve"> but it is unclear whether this occurs in beech forest where rats tend to occur at lower densit</w:t>
      </w:r>
      <w:r w:rsidR="00894C19" w:rsidRPr="00A43F6A">
        <w:rPr>
          <w:rFonts w:eastAsiaTheme="minorEastAsia"/>
          <w:bCs/>
          <w:kern w:val="0"/>
          <w:lang w:val="en-US" w:eastAsia="ja-JP"/>
        </w:rPr>
        <w:t>ies</w:t>
      </w:r>
      <w:r w:rsidR="0095524E" w:rsidRPr="00A43F6A">
        <w:rPr>
          <w:rFonts w:eastAsiaTheme="minorEastAsia"/>
          <w:bCs/>
          <w:kern w:val="0"/>
          <w:lang w:val="en-US" w:eastAsia="ja-JP"/>
        </w:rPr>
        <w:t>.</w:t>
      </w:r>
      <w:r w:rsidR="00F9390F" w:rsidRPr="00A43F6A">
        <w:rPr>
          <w:rFonts w:eastAsiaTheme="minorEastAsia"/>
          <w:bCs/>
          <w:kern w:val="0"/>
          <w:lang w:val="en-US" w:eastAsia="ja-JP"/>
        </w:rPr>
        <w:t xml:space="preserve"> Modelling suggests that this </w:t>
      </w:r>
      <w:r w:rsidR="001479F1" w:rsidRPr="00A43F6A">
        <w:rPr>
          <w:rFonts w:eastAsiaTheme="minorEastAsia"/>
          <w:bCs/>
          <w:kern w:val="0"/>
          <w:lang w:val="en-US" w:eastAsia="ja-JP"/>
        </w:rPr>
        <w:t>is a possibility</w:t>
      </w:r>
      <w:del w:id="234" w:author="Richard Duncan" w:date="2018-06-15T13:32:00Z">
        <w:r w:rsidR="00F9390F" w:rsidRPr="00A43F6A" w:rsidDel="006E355F">
          <w:rPr>
            <w:rFonts w:eastAsiaTheme="minorEastAsia"/>
            <w:bCs/>
            <w:kern w:val="0"/>
            <w:lang w:val="en-US" w:eastAsia="ja-JP"/>
          </w:rPr>
          <w:delText xml:space="preserve"> though</w:delText>
        </w:r>
      </w:del>
      <w:commentRangeStart w:id="235"/>
      <w:r w:rsidR="00F9390F" w:rsidRPr="00A43F6A">
        <w:rPr>
          <w:rFonts w:eastAsiaTheme="minorEastAsia"/>
          <w:bCs/>
          <w:kern w:val="0"/>
          <w:lang w:val="en-US" w:eastAsia="ja-JP"/>
        </w:rPr>
        <w:t>.</w:t>
      </w:r>
      <w:commentRangeEnd w:id="235"/>
      <w:r w:rsidR="006E3FCC">
        <w:rPr>
          <w:rStyle w:val="CommentReference"/>
        </w:rPr>
        <w:commentReference w:id="235"/>
      </w:r>
    </w:p>
    <w:p w14:paraId="5C29BD5F" w14:textId="439A595D" w:rsidR="007A6A14" w:rsidRPr="00A00F7A" w:rsidRDefault="002A5054" w:rsidP="00A00F7A">
      <w:pPr>
        <w:pStyle w:val="ListParagraph"/>
        <w:wordWrap/>
        <w:adjustRightInd w:val="0"/>
        <w:spacing w:before="0" w:after="0"/>
        <w:ind w:left="0" w:firstLine="720"/>
        <w:rPr>
          <w:rFonts w:eastAsiaTheme="minorEastAsia"/>
          <w:bCs/>
          <w:kern w:val="0"/>
          <w:lang w:val="en-US" w:eastAsia="ja-JP"/>
        </w:rPr>
      </w:pPr>
      <w:r w:rsidRPr="00A43F6A">
        <w:rPr>
          <w:rFonts w:eastAsiaTheme="minorEastAsia"/>
          <w:bCs/>
          <w:kern w:val="0"/>
          <w:lang w:val="en-US" w:eastAsia="ja-JP"/>
        </w:rPr>
        <w:t>We used</w:t>
      </w:r>
      <w:ins w:id="236" w:author="Richard Duncan" w:date="2018-06-15T13:33:00Z">
        <w:r w:rsidR="00FB12AE">
          <w:rPr>
            <w:rFonts w:eastAsiaTheme="minorEastAsia"/>
            <w:bCs/>
            <w:kern w:val="0"/>
            <w:lang w:val="en-US" w:eastAsia="ja-JP"/>
          </w:rPr>
          <w:t xml:space="preserve"> data on</w:t>
        </w:r>
        <w:r w:rsidR="003A6862">
          <w:rPr>
            <w:rFonts w:eastAsiaTheme="minorEastAsia"/>
            <w:bCs/>
            <w:kern w:val="0"/>
            <w:lang w:val="en-US" w:eastAsia="ja-JP"/>
          </w:rPr>
          <w:t xml:space="preserve"> </w:t>
        </w:r>
      </w:ins>
      <w:ins w:id="237" w:author="Richard Duncan" w:date="2018-06-15T13:34:00Z">
        <w:r w:rsidR="00EE4877">
          <w:rPr>
            <w:rFonts w:eastAsiaTheme="minorEastAsia"/>
            <w:bCs/>
            <w:kern w:val="0"/>
            <w:lang w:val="en-US" w:eastAsia="ja-JP"/>
          </w:rPr>
          <w:t xml:space="preserve">changes in seed availability, and </w:t>
        </w:r>
      </w:ins>
      <w:ins w:id="238" w:author="Richard Duncan" w:date="2018-06-15T13:33:00Z">
        <w:r w:rsidR="003A6862">
          <w:rPr>
            <w:rFonts w:eastAsiaTheme="minorEastAsia"/>
            <w:bCs/>
            <w:kern w:val="0"/>
            <w:lang w:val="en-US" w:eastAsia="ja-JP"/>
          </w:rPr>
          <w:t>mouse and rat abundance</w:t>
        </w:r>
      </w:ins>
      <w:ins w:id="239" w:author="Richard Duncan" w:date="2018-06-15T13:34:00Z">
        <w:r w:rsidR="00EE4877">
          <w:rPr>
            <w:rFonts w:eastAsiaTheme="minorEastAsia"/>
            <w:bCs/>
            <w:kern w:val="0"/>
            <w:lang w:val="en-US" w:eastAsia="ja-JP"/>
          </w:rPr>
          <w:t>,</w:t>
        </w:r>
        <w:r w:rsidR="003A6862">
          <w:rPr>
            <w:rFonts w:eastAsiaTheme="minorEastAsia"/>
            <w:bCs/>
            <w:kern w:val="0"/>
            <w:lang w:val="en-US" w:eastAsia="ja-JP"/>
          </w:rPr>
          <w:t xml:space="preserve"> through time</w:t>
        </w:r>
      </w:ins>
      <w:ins w:id="240" w:author="Richard Duncan" w:date="2018-06-15T13:33:00Z">
        <w:r w:rsidR="003A6862">
          <w:rPr>
            <w:rFonts w:eastAsiaTheme="minorEastAsia"/>
            <w:bCs/>
            <w:kern w:val="0"/>
            <w:lang w:val="en-US" w:eastAsia="ja-JP"/>
          </w:rPr>
          <w:t xml:space="preserve"> (see below) to calculate</w:t>
        </w:r>
      </w:ins>
      <w:r w:rsidRPr="00A43F6A">
        <w:rPr>
          <w:rFonts w:eastAsiaTheme="minorEastAsia"/>
          <w:bCs/>
          <w:kern w:val="0"/>
          <w:lang w:val="en-US" w:eastAsia="ja-JP"/>
        </w:rPr>
        <w:t xml:space="preserve"> the rate of change in mouse populations between </w:t>
      </w:r>
      <w:r w:rsidR="000D528D">
        <w:rPr>
          <w:rFonts w:eastAsiaTheme="minorEastAsia"/>
          <w:bCs/>
          <w:kern w:val="0"/>
          <w:lang w:val="en-US" w:eastAsia="ja-JP"/>
        </w:rPr>
        <w:t>seasons</w:t>
      </w:r>
      <w:r w:rsidRPr="00A43F6A">
        <w:rPr>
          <w:rFonts w:eastAsiaTheme="minorEastAsia"/>
          <w:bCs/>
          <w:kern w:val="0"/>
          <w:lang w:val="en-US" w:eastAsia="ja-JP"/>
        </w:rPr>
        <w:t xml:space="preserve"> as our response variable</w:t>
      </w:r>
      <w:ins w:id="241" w:author="Richard Duncan" w:date="2018-06-15T13:34:00Z">
        <w:r w:rsidR="00EE4877">
          <w:rPr>
            <w:rFonts w:eastAsiaTheme="minorEastAsia"/>
            <w:bCs/>
            <w:kern w:val="0"/>
            <w:lang w:val="en-US" w:eastAsia="ja-JP"/>
          </w:rPr>
          <w:t>,</w:t>
        </w:r>
      </w:ins>
      <w:r w:rsidRPr="00A43F6A">
        <w:rPr>
          <w:rFonts w:eastAsiaTheme="minorEastAsia"/>
          <w:bCs/>
          <w:kern w:val="0"/>
          <w:lang w:val="en-US" w:eastAsia="ja-JP"/>
        </w:rPr>
        <w:t xml:space="preserve"> and constructed a</w:t>
      </w:r>
      <w:r w:rsidR="0095524E" w:rsidRPr="00A43F6A">
        <w:rPr>
          <w:rFonts w:eastAsiaTheme="minorEastAsia"/>
          <w:bCs/>
          <w:kern w:val="0"/>
          <w:lang w:val="en-US" w:eastAsia="ja-JP"/>
        </w:rPr>
        <w:t xml:space="preserve"> model </w:t>
      </w:r>
      <w:r w:rsidR="00BC0659" w:rsidRPr="00A43F6A">
        <w:rPr>
          <w:rFonts w:eastAsiaTheme="minorEastAsia"/>
          <w:bCs/>
          <w:kern w:val="0"/>
          <w:lang w:val="en-US" w:eastAsia="ja-JP"/>
        </w:rPr>
        <w:t>th</w:t>
      </w:r>
      <w:r w:rsidRPr="00A43F6A">
        <w:rPr>
          <w:rFonts w:eastAsiaTheme="minorEastAsia"/>
          <w:bCs/>
          <w:kern w:val="0"/>
          <w:lang w:val="en-US" w:eastAsia="ja-JP"/>
        </w:rPr>
        <w:t>at</w:t>
      </w:r>
      <w:r w:rsidR="00BC0659" w:rsidRPr="00A43F6A">
        <w:rPr>
          <w:rFonts w:eastAsiaTheme="minorEastAsia"/>
          <w:bCs/>
          <w:kern w:val="0"/>
          <w:lang w:val="en-US" w:eastAsia="ja-JP"/>
        </w:rPr>
        <w:t xml:space="preserve"> link</w:t>
      </w:r>
      <w:r w:rsidRPr="00A43F6A">
        <w:rPr>
          <w:rFonts w:eastAsiaTheme="minorEastAsia"/>
          <w:bCs/>
          <w:kern w:val="0"/>
          <w:lang w:val="en-US" w:eastAsia="ja-JP"/>
        </w:rPr>
        <w:t xml:space="preserve">ed </w:t>
      </w:r>
      <w:ins w:id="242" w:author="Richard Duncan" w:date="2018-06-15T13:34:00Z">
        <w:r w:rsidR="00001BEF">
          <w:rPr>
            <w:rFonts w:eastAsiaTheme="minorEastAsia"/>
            <w:bCs/>
            <w:kern w:val="0"/>
            <w:lang w:val="en-US" w:eastAsia="ja-JP"/>
          </w:rPr>
          <w:t xml:space="preserve">this </w:t>
        </w:r>
      </w:ins>
      <w:r w:rsidRPr="00A43F6A">
        <w:rPr>
          <w:rFonts w:eastAsiaTheme="minorEastAsia"/>
          <w:bCs/>
          <w:kern w:val="0"/>
          <w:lang w:val="en-US" w:eastAsia="ja-JP"/>
        </w:rPr>
        <w:t>rate of change to the</w:t>
      </w:r>
      <w:r w:rsidR="00BC0659" w:rsidRPr="00A43F6A">
        <w:rPr>
          <w:rFonts w:eastAsiaTheme="minorEastAsia"/>
          <w:bCs/>
          <w:kern w:val="0"/>
          <w:lang w:val="en-US" w:eastAsia="ja-JP"/>
        </w:rPr>
        <w:t xml:space="preserve"> processes </w:t>
      </w:r>
      <w:r w:rsidR="00CA2722" w:rsidRPr="00A43F6A">
        <w:rPr>
          <w:rFonts w:eastAsiaTheme="minorEastAsia"/>
          <w:bCs/>
          <w:kern w:val="0"/>
          <w:lang w:val="en-US" w:eastAsia="ja-JP"/>
        </w:rPr>
        <w:t>described above</w:t>
      </w:r>
      <w:commentRangeStart w:id="243"/>
      <w:r w:rsidRPr="00A43F6A">
        <w:rPr>
          <w:rFonts w:eastAsiaTheme="minorEastAsia"/>
          <w:bCs/>
          <w:kern w:val="0"/>
          <w:lang w:val="en-US" w:eastAsia="ja-JP"/>
        </w:rPr>
        <w:t>.</w:t>
      </w:r>
      <w:commentRangeEnd w:id="243"/>
      <w:r w:rsidR="00EF6647">
        <w:rPr>
          <w:rStyle w:val="CommentReference"/>
        </w:rPr>
        <w:commentReference w:id="243"/>
      </w:r>
      <w:r w:rsidR="006830BD" w:rsidRPr="00A43F6A">
        <w:rPr>
          <w:rFonts w:eastAsiaTheme="minorEastAsia"/>
          <w:bCs/>
          <w:kern w:val="0"/>
          <w:lang w:val="en-US" w:eastAsia="ja-JP"/>
        </w:rPr>
        <w:t xml:space="preserve"> </w:t>
      </w:r>
      <w:r w:rsidR="00D33657" w:rsidRPr="00A43F6A">
        <w:rPr>
          <w:rFonts w:eastAsiaTheme="minorEastAsia"/>
          <w:bCs/>
          <w:kern w:val="0"/>
          <w:lang w:val="en-US" w:eastAsia="ja-JP"/>
        </w:rPr>
        <w:t>The r</w:t>
      </w:r>
      <w:r w:rsidR="00AE0E6A" w:rsidRPr="00A43F6A">
        <w:rPr>
          <w:rFonts w:eastAsiaTheme="minorEastAsia"/>
          <w:bCs/>
          <w:kern w:val="0"/>
          <w:lang w:val="en-US" w:eastAsia="ja-JP"/>
        </w:rPr>
        <w:t>a</w:t>
      </w:r>
      <w:r w:rsidR="00BC0659" w:rsidRPr="00A43F6A">
        <w:rPr>
          <w:rFonts w:eastAsiaTheme="minorEastAsia"/>
          <w:bCs/>
          <w:kern w:val="0"/>
          <w:lang w:val="en-US" w:eastAsia="ja-JP"/>
        </w:rPr>
        <w:t>te of increase of mice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r</m:t>
            </m:r>
          </m:e>
          <m:sub>
            <m:r>
              <m:rPr>
                <m:sty m:val="p"/>
              </m:rPr>
              <w:rPr>
                <w:rFonts w:ascii="Cambria Math" w:eastAsiaTheme="minorEastAsia" w:hAnsi="Cambria Math"/>
                <w:kern w:val="0"/>
                <w:lang w:val="en-US" w:eastAsia="ja-JP"/>
              </w:rPr>
              <m:t>mice</m:t>
            </m:r>
          </m:sub>
        </m:sSub>
      </m:oMath>
      <w:r w:rsidR="00BC0659" w:rsidRPr="00A43F6A">
        <w:rPr>
          <w:rFonts w:eastAsiaTheme="minorEastAsia"/>
          <w:bCs/>
          <w:kern w:val="0"/>
          <w:lang w:val="en-US" w:eastAsia="ja-JP"/>
        </w:rPr>
        <w:t xml:space="preserve">) </w:t>
      </w:r>
      <w:r w:rsidR="00D33657" w:rsidRPr="00A43F6A">
        <w:rPr>
          <w:rFonts w:eastAsiaTheme="minorEastAsia"/>
          <w:bCs/>
          <w:kern w:val="0"/>
          <w:lang w:val="en-US" w:eastAsia="ja-JP"/>
        </w:rPr>
        <w:t>was</w:t>
      </w:r>
      <w:r w:rsidR="00BC0659" w:rsidRPr="00A43F6A">
        <w:rPr>
          <w:rFonts w:eastAsiaTheme="minorEastAsia"/>
          <w:bCs/>
          <w:kern w:val="0"/>
          <w:lang w:val="en-US" w:eastAsia="ja-JP"/>
        </w:rPr>
        <w:t xml:space="preserve"> </w:t>
      </w:r>
      <w:commentRangeStart w:id="244"/>
      <w:r w:rsidR="00BC0659" w:rsidRPr="00A43F6A">
        <w:rPr>
          <w:rFonts w:eastAsiaTheme="minorEastAsia"/>
          <w:bCs/>
          <w:kern w:val="0"/>
          <w:lang w:val="en-US" w:eastAsia="ja-JP"/>
        </w:rPr>
        <w:t>estimated</w:t>
      </w:r>
      <w:commentRangeEnd w:id="244"/>
      <w:r w:rsidR="002B4B3D">
        <w:rPr>
          <w:rStyle w:val="CommentReference"/>
        </w:rPr>
        <w:commentReference w:id="244"/>
      </w:r>
      <w:r w:rsidR="00BC0659" w:rsidRPr="00A43F6A">
        <w:rPr>
          <w:rFonts w:eastAsiaTheme="minorEastAsia"/>
          <w:bCs/>
          <w:kern w:val="0"/>
          <w:lang w:val="en-US" w:eastAsia="ja-JP"/>
        </w:rPr>
        <w:t xml:space="preserve"> </w:t>
      </w:r>
      <w:r w:rsidR="007C3666" w:rsidRPr="00A43F6A">
        <w:rPr>
          <w:rFonts w:eastAsiaTheme="minorEastAsia"/>
          <w:bCs/>
          <w:kern w:val="0"/>
          <w:lang w:val="en-US" w:eastAsia="ja-JP"/>
        </w:rPr>
        <w:t>as</w:t>
      </w:r>
      <w:r w:rsidR="005E3473">
        <w:rPr>
          <w:rFonts w:eastAsiaTheme="minorEastAsia"/>
          <w:bCs/>
          <w:kern w:val="0"/>
          <w:lang w:val="en-US" w:eastAsia="ja-JP"/>
        </w:rPr>
        <w:t xml:space="preserve"> (see appendix for further details)</w:t>
      </w:r>
      <w:r w:rsidR="00B84E7C">
        <w:rPr>
          <w:rFonts w:eastAsiaTheme="minorEastAsia"/>
          <w:bCs/>
          <w:kern w:val="0"/>
          <w:lang w:val="en-US" w:eastAsia="ja-JP"/>
        </w:rPr>
        <w:t>:</w:t>
      </w:r>
    </w:p>
    <w:tbl>
      <w:tblPr>
        <w:tblStyle w:val="TableGrid"/>
        <w:tblpPr w:leftFromText="180" w:rightFromText="180" w:vertAnchor="text" w:horzAnchor="margin" w:tblpY="2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1985"/>
      </w:tblGrid>
      <w:tr w:rsidR="000346CC" w:rsidRPr="00C66217" w14:paraId="214E5DF7" w14:textId="77777777" w:rsidTr="00A43F6A">
        <w:trPr>
          <w:trHeight w:val="20"/>
        </w:trPr>
        <w:tc>
          <w:tcPr>
            <w:tcW w:w="6912" w:type="dxa"/>
            <w:vAlign w:val="center"/>
          </w:tcPr>
          <w:p w14:paraId="5FAB158E" w14:textId="326AF97E" w:rsidR="000346CC" w:rsidRPr="00A43F6A" w:rsidRDefault="001500C7" w:rsidP="00A43F6A">
            <w:pPr>
              <w:pStyle w:val="ListParagraph"/>
              <w:wordWrap/>
              <w:adjustRightInd w:val="0"/>
              <w:spacing w:before="0"/>
              <w:ind w:left="0" w:firstLine="720"/>
              <w:rPr>
                <w:rFonts w:eastAsiaTheme="minorEastAsia"/>
                <w:bCs/>
                <w:kern w:val="0"/>
                <w:lang w:val="en-US" w:eastAsia="ja-JP"/>
              </w:rPr>
            </w:pPr>
            <m:oMathPara>
              <m:oMathParaPr>
                <m:jc m:val="left"/>
              </m:oMathParaP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r</m:t>
                    </m:r>
                  </m:e>
                  <m:sub>
                    <m:r>
                      <m:rPr>
                        <m:sty m:val="p"/>
                      </m:rPr>
                      <w:rPr>
                        <w:rFonts w:ascii="Cambria Math" w:eastAsiaTheme="minorEastAsia" w:hAnsi="Cambria Math"/>
                        <w:kern w:val="0"/>
                        <w:lang w:val="en-US" w:eastAsia="ja-JP"/>
                      </w:rPr>
                      <m:t>mice</m:t>
                    </m:r>
                  </m:sub>
                </m:sSub>
                <m:r>
                  <m:rPr>
                    <m:sty m:val="p"/>
                  </m:rPr>
                  <w:rPr>
                    <w:rFonts w:ascii="Cambria Math" w:eastAsiaTheme="minorEastAsia" w:hAnsi="Cambria Math"/>
                    <w:kern w:val="0"/>
                    <w:lang w:val="en-US" w:eastAsia="ja-JP"/>
                  </w:rPr>
                  <m:t>=</m:t>
                </m:r>
                <m:sSub>
                  <m:sSubPr>
                    <m:ctrlPr>
                      <w:rPr>
                        <w:rFonts w:ascii="Cambria Math" w:eastAsiaTheme="minorEastAsia" w:hAnsi="Cambria Math"/>
                        <w:bCs/>
                        <w:kern w:val="0"/>
                        <w:lang w:val="en-US" w:eastAsia="ja-JP"/>
                      </w:rPr>
                    </m:ctrlPr>
                  </m:sSubPr>
                  <m:e>
                    <m:r>
                      <m:rPr>
                        <m:sty m:val="p"/>
                      </m:rPr>
                      <w:rPr>
                        <w:rFonts w:ascii="Cambria Math" w:eastAsiaTheme="minorEastAsia" w:hAnsi="Cambria Math" w:hint="eastAsia"/>
                        <w:kern w:val="0"/>
                        <w:lang w:val="en-US" w:eastAsia="ja-JP"/>
                      </w:rPr>
                      <m:t>β</m:t>
                    </m:r>
                  </m:e>
                  <m:sub>
                    <m:r>
                      <m:rPr>
                        <m:sty m:val="p"/>
                      </m:rPr>
                      <w:rPr>
                        <w:rFonts w:ascii="Cambria Math" w:eastAsiaTheme="minorEastAsia" w:hAnsi="Cambria Math"/>
                        <w:kern w:val="0"/>
                        <w:lang w:val="en-US" w:eastAsia="ja-JP"/>
                      </w:rPr>
                      <m:t>0</m:t>
                    </m:r>
                  </m:sub>
                </m:sSub>
                <m:r>
                  <m:rPr>
                    <m:sty m:val="p"/>
                  </m:rPr>
                  <w:rPr>
                    <w:rFonts w:ascii="Cambria Math" w:eastAsiaTheme="minorEastAsia" w:hAnsi="Cambria Math"/>
                    <w:kern w:val="0"/>
                    <w:lang w:val="en-US" w:eastAsia="ja-JP"/>
                  </w:rPr>
                  <m:t>+</m:t>
                </m:r>
                <m:sSub>
                  <m:sSubPr>
                    <m:ctrlPr>
                      <w:rPr>
                        <w:rFonts w:ascii="Cambria Math" w:eastAsiaTheme="minorEastAsia" w:hAnsi="Cambria Math"/>
                        <w:bCs/>
                        <w:kern w:val="0"/>
                        <w:lang w:val="en-US" w:eastAsia="ja-JP"/>
                      </w:rPr>
                    </m:ctrlPr>
                  </m:sSubPr>
                  <m:e>
                    <m:r>
                      <m:rPr>
                        <m:sty m:val="p"/>
                      </m:rPr>
                      <w:rPr>
                        <w:rFonts w:ascii="Cambria Math" w:eastAsiaTheme="minorEastAsia" w:hAnsi="Cambria Math" w:hint="eastAsia"/>
                        <w:kern w:val="0"/>
                        <w:lang w:val="en-US" w:eastAsia="ja-JP"/>
                      </w:rPr>
                      <m:t>β</m:t>
                    </m:r>
                  </m:e>
                  <m:sub>
                    <m:r>
                      <m:rPr>
                        <m:sty m:val="p"/>
                      </m:rPr>
                      <w:rPr>
                        <w:rFonts w:ascii="Cambria Math" w:eastAsiaTheme="minorEastAsia" w:hAnsi="Cambria Math"/>
                        <w:kern w:val="0"/>
                        <w:lang w:val="en-US" w:eastAsia="ja-JP"/>
                      </w:rPr>
                      <m:t>1</m:t>
                    </m:r>
                  </m:sub>
                </m:sSub>
                <m:d>
                  <m:dPr>
                    <m:ctrlPr>
                      <w:rPr>
                        <w:rFonts w:ascii="Cambria Math" w:eastAsiaTheme="minorEastAsia" w:hAnsi="Cambria Math"/>
                        <w:bCs/>
                        <w:kern w:val="0"/>
                        <w:lang w:val="en-US" w:eastAsia="ja-JP"/>
                      </w:rPr>
                    </m:ctrlPr>
                  </m:dPr>
                  <m:e>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seed</m:t>
                        </m:r>
                      </m:e>
                      <m:sub>
                        <m:r>
                          <m:rPr>
                            <m:sty m:val="p"/>
                          </m:rPr>
                          <w:rPr>
                            <w:rFonts w:ascii="Cambria Math" w:eastAsiaTheme="minorEastAsia" w:hAnsi="Cambria Math"/>
                            <w:kern w:val="0"/>
                            <w:lang w:val="en-US" w:eastAsia="ja-JP"/>
                          </w:rPr>
                          <m:t>t</m:t>
                        </m:r>
                      </m:sub>
                    </m:sSub>
                  </m:e>
                </m:d>
                <m:r>
                  <m:rPr>
                    <m:sty m:val="p"/>
                  </m:rPr>
                  <w:rPr>
                    <w:rFonts w:ascii="Cambria Math" w:eastAsiaTheme="minorEastAsia" w:hAnsi="Cambria Math"/>
                    <w:kern w:val="0"/>
                    <w:lang w:val="en-US" w:eastAsia="ja-JP"/>
                  </w:rPr>
                  <m:t>+</m:t>
                </m:r>
                <m:sSub>
                  <m:sSubPr>
                    <m:ctrlPr>
                      <w:rPr>
                        <w:rFonts w:ascii="Cambria Math" w:eastAsiaTheme="minorEastAsia" w:hAnsi="Cambria Math"/>
                        <w:bCs/>
                        <w:kern w:val="0"/>
                        <w:lang w:val="en-US" w:eastAsia="ja-JP"/>
                      </w:rPr>
                    </m:ctrlPr>
                  </m:sSubPr>
                  <m:e>
                    <m:r>
                      <m:rPr>
                        <m:sty m:val="p"/>
                      </m:rPr>
                      <w:rPr>
                        <w:rFonts w:ascii="Cambria Math" w:eastAsiaTheme="minorEastAsia" w:hAnsi="Cambria Math" w:hint="eastAsia"/>
                        <w:kern w:val="0"/>
                        <w:lang w:val="en-US" w:eastAsia="ja-JP"/>
                      </w:rPr>
                      <m:t>β</m:t>
                    </m:r>
                  </m:e>
                  <m:sub>
                    <m:r>
                      <m:rPr>
                        <m:sty m:val="p"/>
                      </m:rPr>
                      <w:rPr>
                        <w:rFonts w:ascii="Cambria Math" w:eastAsiaTheme="minorEastAsia" w:hAnsi="Cambria Math"/>
                        <w:kern w:val="0"/>
                        <w:lang w:val="en-US" w:eastAsia="ja-JP"/>
                      </w:rPr>
                      <m:t>2</m:t>
                    </m:r>
                  </m:sub>
                </m:sSub>
                <m:d>
                  <m:dPr>
                    <m:ctrlPr>
                      <w:rPr>
                        <w:rFonts w:ascii="Cambria Math" w:eastAsiaTheme="minorEastAsia" w:hAnsi="Cambria Math"/>
                        <w:bCs/>
                        <w:kern w:val="0"/>
                        <w:lang w:val="en-US" w:eastAsia="ja-JP"/>
                      </w:rPr>
                    </m:ctrlPr>
                  </m:dPr>
                  <m:e>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mice</m:t>
                        </m:r>
                      </m:e>
                      <m:sub>
                        <m:r>
                          <m:rPr>
                            <m:sty m:val="p"/>
                          </m:rPr>
                          <w:rPr>
                            <w:rFonts w:ascii="Cambria Math" w:eastAsiaTheme="minorEastAsia" w:hAnsi="Cambria Math"/>
                            <w:kern w:val="0"/>
                            <w:lang w:val="en-US" w:eastAsia="ja-JP"/>
                          </w:rPr>
                          <m:t>t-1</m:t>
                        </m:r>
                      </m:sub>
                    </m:sSub>
                  </m:e>
                </m:d>
                <m:r>
                  <m:rPr>
                    <m:sty m:val="p"/>
                  </m:rPr>
                  <w:rPr>
                    <w:rFonts w:ascii="Cambria Math" w:eastAsiaTheme="minorEastAsia" w:hAnsi="Cambria Math"/>
                    <w:kern w:val="0"/>
                    <w:lang w:val="en-US" w:eastAsia="ja-JP"/>
                  </w:rPr>
                  <m:t>+</m:t>
                </m:r>
                <m:sSub>
                  <m:sSubPr>
                    <m:ctrlPr>
                      <w:rPr>
                        <w:rFonts w:ascii="Cambria Math" w:eastAsiaTheme="minorEastAsia" w:hAnsi="Cambria Math"/>
                        <w:bCs/>
                        <w:kern w:val="0"/>
                        <w:lang w:val="en-US" w:eastAsia="ja-JP"/>
                      </w:rPr>
                    </m:ctrlPr>
                  </m:sSubPr>
                  <m:e>
                    <m:r>
                      <m:rPr>
                        <m:sty m:val="p"/>
                      </m:rPr>
                      <w:rPr>
                        <w:rFonts w:ascii="Cambria Math" w:eastAsiaTheme="minorEastAsia" w:hAnsi="Cambria Math" w:hint="eastAsia"/>
                        <w:kern w:val="0"/>
                        <w:lang w:val="en-US" w:eastAsia="ja-JP"/>
                      </w:rPr>
                      <m:t>β</m:t>
                    </m:r>
                  </m:e>
                  <m:sub>
                    <m:r>
                      <m:rPr>
                        <m:sty m:val="p"/>
                      </m:rPr>
                      <w:rPr>
                        <w:rFonts w:ascii="Cambria Math" w:eastAsiaTheme="minorEastAsia" w:hAnsi="Cambria Math"/>
                        <w:kern w:val="0"/>
                        <w:lang w:val="en-US" w:eastAsia="ja-JP"/>
                      </w:rPr>
                      <m:t>3</m:t>
                    </m:r>
                  </m:sub>
                </m:sSub>
                <m:d>
                  <m:dPr>
                    <m:ctrlPr>
                      <w:rPr>
                        <w:rFonts w:ascii="Cambria Math" w:eastAsiaTheme="minorEastAsia" w:hAnsi="Cambria Math"/>
                        <w:bCs/>
                        <w:kern w:val="0"/>
                        <w:lang w:val="en-US" w:eastAsia="ja-JP"/>
                      </w:rPr>
                    </m:ctrlPr>
                  </m:dPr>
                  <m:e>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rats</m:t>
                        </m:r>
                      </m:e>
                      <m:sub>
                        <m:r>
                          <m:rPr>
                            <m:sty m:val="p"/>
                          </m:rPr>
                          <w:rPr>
                            <w:rFonts w:ascii="Cambria Math" w:eastAsiaTheme="minorEastAsia" w:hAnsi="Cambria Math"/>
                            <w:kern w:val="0"/>
                            <w:lang w:val="en-US" w:eastAsia="ja-JP"/>
                          </w:rPr>
                          <m:t>t-1</m:t>
                        </m:r>
                      </m:sub>
                    </m:sSub>
                  </m:e>
                </m:d>
              </m:oMath>
            </m:oMathPara>
          </w:p>
        </w:tc>
        <w:tc>
          <w:tcPr>
            <w:tcW w:w="1985" w:type="dxa"/>
            <w:vAlign w:val="center"/>
          </w:tcPr>
          <w:p w14:paraId="4166D6E1" w14:textId="53490E35" w:rsidR="000346CC" w:rsidRPr="00A43F6A" w:rsidRDefault="006308D8" w:rsidP="00A43F6A">
            <w:pPr>
              <w:pStyle w:val="ListParagraph"/>
              <w:wordWrap/>
              <w:adjustRightInd w:val="0"/>
              <w:spacing w:before="0"/>
              <w:ind w:left="0" w:firstLine="720"/>
              <w:rPr>
                <w:rFonts w:eastAsiaTheme="minorEastAsia"/>
                <w:bCs/>
                <w:kern w:val="0"/>
                <w:lang w:val="en-US" w:eastAsia="ja-JP"/>
              </w:rPr>
            </w:pPr>
            <w:r>
              <w:rPr>
                <w:rFonts w:eastAsiaTheme="minorEastAsia"/>
                <w:bCs/>
                <w:kern w:val="0"/>
                <w:lang w:val="en-US" w:eastAsia="ja-JP"/>
              </w:rPr>
              <w:t>(</w:t>
            </w:r>
            <w:r w:rsidR="000346CC" w:rsidRPr="00A43F6A">
              <w:rPr>
                <w:rFonts w:eastAsiaTheme="minorEastAsia"/>
                <w:bCs/>
                <w:kern w:val="0"/>
                <w:lang w:val="en-US" w:eastAsia="ja-JP"/>
              </w:rPr>
              <w:t>1</w:t>
            </w:r>
            <w:r>
              <w:rPr>
                <w:rFonts w:eastAsiaTheme="minorEastAsia"/>
                <w:bCs/>
                <w:kern w:val="0"/>
                <w:lang w:val="en-US" w:eastAsia="ja-JP"/>
              </w:rPr>
              <w:t>)</w:t>
            </w:r>
          </w:p>
        </w:tc>
      </w:tr>
    </w:tbl>
    <w:p w14:paraId="0E68A5BE" w14:textId="77777777" w:rsidR="000346CC" w:rsidRPr="00A43F6A" w:rsidRDefault="000346CC" w:rsidP="00A43F6A">
      <w:pPr>
        <w:pStyle w:val="ListParagraph"/>
        <w:wordWrap/>
        <w:adjustRightInd w:val="0"/>
        <w:spacing w:before="0" w:after="0"/>
        <w:ind w:left="0" w:firstLine="720"/>
        <w:rPr>
          <w:rFonts w:eastAsiaTheme="minorEastAsia"/>
          <w:bCs/>
          <w:kern w:val="0"/>
          <w:lang w:val="en-US" w:eastAsia="ja-JP"/>
        </w:rPr>
      </w:pPr>
    </w:p>
    <w:p w14:paraId="3C7A2A17" w14:textId="77777777" w:rsidR="007A6A14" w:rsidRDefault="007A6A14" w:rsidP="007A6A14">
      <w:pPr>
        <w:pStyle w:val="ListParagraph"/>
        <w:wordWrap/>
        <w:adjustRightInd w:val="0"/>
        <w:spacing w:before="0" w:after="0"/>
        <w:ind w:left="0" w:firstLine="720"/>
        <w:rPr>
          <w:rFonts w:eastAsiaTheme="minorEastAsia"/>
          <w:bCs/>
          <w:kern w:val="0"/>
          <w:lang w:val="en-US" w:eastAsia="ja-JP"/>
        </w:rPr>
      </w:pPr>
    </w:p>
    <w:p w14:paraId="6803716F" w14:textId="13631111" w:rsidR="004B715D" w:rsidRPr="00A43F6A" w:rsidRDefault="002A5054" w:rsidP="007A6A14">
      <w:pPr>
        <w:pStyle w:val="ListParagraph"/>
        <w:wordWrap/>
        <w:adjustRightInd w:val="0"/>
        <w:spacing w:before="0" w:after="0"/>
        <w:ind w:left="0" w:firstLine="720"/>
        <w:rPr>
          <w:rFonts w:eastAsiaTheme="minorEastAsia"/>
          <w:bCs/>
          <w:kern w:val="0"/>
          <w:lang w:val="en-US" w:eastAsia="ja-JP"/>
        </w:rPr>
      </w:pPr>
      <w:r w:rsidRPr="00A43F6A">
        <w:rPr>
          <w:rFonts w:eastAsiaTheme="minorEastAsia"/>
          <w:bCs/>
          <w:kern w:val="0"/>
          <w:lang w:val="en-US" w:eastAsia="ja-JP"/>
        </w:rPr>
        <w:t xml:space="preserve">Where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hint="eastAsia"/>
                <w:kern w:val="0"/>
                <w:lang w:val="en-US" w:eastAsia="ja-JP"/>
              </w:rPr>
              <m:t>β</m:t>
            </m:r>
          </m:e>
          <m:sub>
            <m:r>
              <m:rPr>
                <m:sty m:val="p"/>
              </m:rPr>
              <w:rPr>
                <w:rFonts w:ascii="Cambria Math" w:eastAsiaTheme="minorEastAsia" w:hAnsi="Cambria Math"/>
                <w:kern w:val="0"/>
                <w:lang w:val="en-US" w:eastAsia="ja-JP"/>
              </w:rPr>
              <m:t>0</m:t>
            </m:r>
          </m:sub>
        </m:sSub>
      </m:oMath>
      <w:r w:rsidRPr="00A43F6A">
        <w:rPr>
          <w:rFonts w:eastAsiaTheme="minorEastAsia"/>
          <w:bCs/>
          <w:kern w:val="0"/>
          <w:lang w:val="en-US" w:eastAsia="ja-JP"/>
        </w:rPr>
        <w:t xml:space="preserve"> is the overall </w:t>
      </w:r>
      <w:r w:rsidR="00960106" w:rsidRPr="00A43F6A">
        <w:rPr>
          <w:rFonts w:eastAsiaTheme="minorEastAsia"/>
          <w:bCs/>
          <w:kern w:val="0"/>
          <w:lang w:val="en-US" w:eastAsia="ja-JP"/>
        </w:rPr>
        <w:t xml:space="preserve">model </w:t>
      </w:r>
      <w:r w:rsidRPr="00A43F6A">
        <w:rPr>
          <w:rFonts w:eastAsiaTheme="minorEastAsia"/>
          <w:bCs/>
          <w:kern w:val="0"/>
          <w:lang w:val="en-US" w:eastAsia="ja-JP"/>
        </w:rPr>
        <w:t>intercept</w:t>
      </w:r>
      <w:r w:rsidR="00F54FC7" w:rsidRPr="00A43F6A">
        <w:rPr>
          <w:rFonts w:eastAsiaTheme="minorEastAsia"/>
          <w:bCs/>
          <w:kern w:val="0"/>
          <w:lang w:val="en-US" w:eastAsia="ja-JP"/>
        </w:rPr>
        <w:t xml:space="preserve">, which is </w:t>
      </w:r>
      <w:r w:rsidR="00960106" w:rsidRPr="00A43F6A">
        <w:rPr>
          <w:rFonts w:eastAsiaTheme="minorEastAsia"/>
          <w:bCs/>
          <w:kern w:val="0"/>
          <w:lang w:val="en-US" w:eastAsia="ja-JP"/>
        </w:rPr>
        <w:t xml:space="preserve">equivalent to </w:t>
      </w:r>
      <w:del w:id="245" w:author="Richard Duncan" w:date="2018-06-15T13:35:00Z">
        <w:r w:rsidR="00960106" w:rsidRPr="00A43F6A" w:rsidDel="00001BEF">
          <w:rPr>
            <w:rFonts w:eastAsiaTheme="minorEastAsia"/>
            <w:bCs/>
            <w:kern w:val="0"/>
            <w:lang w:val="en-US" w:eastAsia="ja-JP"/>
          </w:rPr>
          <w:delText xml:space="preserve">the </w:delText>
        </w:r>
      </w:del>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r</m:t>
            </m:r>
          </m:e>
          <m:sub>
            <m:r>
              <m:rPr>
                <m:sty m:val="p"/>
              </m:rPr>
              <w:rPr>
                <w:rFonts w:ascii="Cambria Math" w:eastAsiaTheme="minorEastAsia" w:hAnsi="Cambria Math"/>
                <w:kern w:val="0"/>
                <w:lang w:val="en-US" w:eastAsia="ja-JP"/>
              </w:rPr>
              <m:t>mice</m:t>
            </m:r>
          </m:sub>
        </m:sSub>
      </m:oMath>
      <w:r w:rsidRPr="00A43F6A">
        <w:rPr>
          <w:rFonts w:eastAsiaTheme="minorEastAsia"/>
          <w:bCs/>
          <w:kern w:val="0"/>
          <w:lang w:val="en-US" w:eastAsia="ja-JP"/>
        </w:rPr>
        <w:t xml:space="preserve"> when </w:t>
      </w:r>
      <w:r w:rsidR="00960106" w:rsidRPr="00A43F6A">
        <w:rPr>
          <w:rFonts w:eastAsiaTheme="minorEastAsia"/>
          <w:bCs/>
          <w:kern w:val="0"/>
          <w:lang w:val="en-US" w:eastAsia="ja-JP"/>
        </w:rPr>
        <w:t xml:space="preserve">all </w:t>
      </w:r>
      <w:r w:rsidRPr="00A43F6A">
        <w:rPr>
          <w:rFonts w:eastAsiaTheme="minorEastAsia"/>
          <w:bCs/>
          <w:kern w:val="0"/>
          <w:lang w:val="en-US" w:eastAsia="ja-JP"/>
        </w:rPr>
        <w:t xml:space="preserve">other parameters are </w:t>
      </w:r>
      <w:r w:rsidR="00F54FC7" w:rsidRPr="00A43F6A">
        <w:rPr>
          <w:rFonts w:eastAsiaTheme="minorEastAsia"/>
          <w:bCs/>
          <w:kern w:val="0"/>
          <w:lang w:val="en-US" w:eastAsia="ja-JP"/>
        </w:rPr>
        <w:t xml:space="preserve">set to </w:t>
      </w:r>
      <w:r w:rsidRPr="00A43F6A">
        <w:rPr>
          <w:rFonts w:eastAsiaTheme="minorEastAsia"/>
          <w:bCs/>
          <w:kern w:val="0"/>
          <w:lang w:val="en-US" w:eastAsia="ja-JP"/>
        </w:rPr>
        <w:t>zero;</w:t>
      </w:r>
      <w:r w:rsidR="00AF6884" w:rsidRPr="00A43F6A">
        <w:rPr>
          <w:rFonts w:eastAsiaTheme="minorEastAsia"/>
          <w:bCs/>
          <w:kern w:val="0"/>
          <w:lang w:val="en-US" w:eastAsia="ja-JP"/>
        </w:rPr>
        <w:t xml:space="preserve">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hint="eastAsia"/>
                <w:kern w:val="0"/>
                <w:lang w:val="en-US" w:eastAsia="ja-JP"/>
              </w:rPr>
              <m:t>β</m:t>
            </m:r>
          </m:e>
          <m:sub>
            <m:r>
              <m:rPr>
                <m:sty m:val="p"/>
              </m:rPr>
              <w:rPr>
                <w:rFonts w:ascii="Cambria Math" w:eastAsiaTheme="minorEastAsia" w:hAnsi="Cambria Math"/>
                <w:kern w:val="0"/>
                <w:lang w:val="en-US" w:eastAsia="ja-JP"/>
              </w:rPr>
              <m:t>1</m:t>
            </m:r>
          </m:sub>
        </m:sSub>
      </m:oMath>
      <w:r w:rsidRPr="00A43F6A">
        <w:rPr>
          <w:rFonts w:eastAsiaTheme="minorEastAsia"/>
          <w:bCs/>
          <w:kern w:val="0"/>
          <w:lang w:val="en-US" w:eastAsia="ja-JP"/>
        </w:rPr>
        <w:t xml:space="preserve"> </w:t>
      </w:r>
      <w:r w:rsidR="00960106" w:rsidRPr="00A43F6A">
        <w:rPr>
          <w:rFonts w:eastAsiaTheme="minorEastAsia"/>
          <w:bCs/>
          <w:kern w:val="0"/>
          <w:lang w:val="en-US" w:eastAsia="ja-JP"/>
        </w:rPr>
        <w:t xml:space="preserve">is the </w:t>
      </w:r>
      <w:commentRangeStart w:id="246"/>
      <w:r w:rsidR="00960106" w:rsidRPr="00A43F6A">
        <w:rPr>
          <w:rFonts w:eastAsiaTheme="minorEastAsia"/>
          <w:bCs/>
          <w:kern w:val="0"/>
          <w:lang w:val="en-US" w:eastAsia="ja-JP"/>
        </w:rPr>
        <w:t>adjusted*</w:t>
      </w:r>
      <w:commentRangeEnd w:id="246"/>
      <w:r w:rsidR="00A11BE0">
        <w:rPr>
          <w:rStyle w:val="CommentReference"/>
        </w:rPr>
        <w:commentReference w:id="246"/>
      </w:r>
      <w:r w:rsidR="00960106" w:rsidRPr="00A43F6A">
        <w:rPr>
          <w:rFonts w:eastAsiaTheme="minorEastAsia"/>
          <w:bCs/>
          <w:kern w:val="0"/>
          <w:lang w:val="en-US" w:eastAsia="ja-JP"/>
        </w:rPr>
        <w:t xml:space="preserve"> effect of</w:t>
      </w:r>
      <w:r w:rsidR="00F54FC7" w:rsidRPr="00A43F6A">
        <w:rPr>
          <w:rFonts w:eastAsiaTheme="minorEastAsia"/>
          <w:bCs/>
          <w:kern w:val="0"/>
          <w:lang w:val="en-US" w:eastAsia="ja-JP"/>
        </w:rPr>
        <w:t xml:space="preserve"> a </w:t>
      </w:r>
      <w:r w:rsidR="00122131" w:rsidRPr="00A43F6A">
        <w:rPr>
          <w:rFonts w:eastAsiaTheme="minorEastAsia"/>
          <w:bCs/>
          <w:kern w:val="0"/>
          <w:lang w:val="en-US" w:eastAsia="ja-JP"/>
        </w:rPr>
        <w:t xml:space="preserve">single </w:t>
      </w:r>
      <w:r w:rsidRPr="00A43F6A">
        <w:rPr>
          <w:rFonts w:eastAsiaTheme="minorEastAsia"/>
          <w:bCs/>
          <w:kern w:val="0"/>
          <w:lang w:val="en-US" w:eastAsia="ja-JP"/>
        </w:rPr>
        <w:t xml:space="preserve">unit change </w:t>
      </w:r>
      <w:r w:rsidR="00960106" w:rsidRPr="00A43F6A">
        <w:rPr>
          <w:rFonts w:eastAsiaTheme="minorEastAsia"/>
          <w:bCs/>
          <w:kern w:val="0"/>
          <w:lang w:val="en-US" w:eastAsia="ja-JP"/>
        </w:rPr>
        <w:t>of beech seed</w:t>
      </w:r>
      <w:r w:rsidR="00F54FC7" w:rsidRPr="00A43F6A">
        <w:rPr>
          <w:rFonts w:eastAsiaTheme="minorEastAsia"/>
          <w:bCs/>
          <w:kern w:val="0"/>
          <w:lang w:val="en-US" w:eastAsia="ja-JP"/>
        </w:rPr>
        <w:t xml:space="preserve">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(seed</m:t>
            </m:r>
          </m:e>
          <m:sub>
            <m:r>
              <m:rPr>
                <m:sty m:val="p"/>
              </m:rPr>
              <w:rPr>
                <w:rFonts w:ascii="Cambria Math" w:eastAsiaTheme="minorEastAsia" w:hAnsi="Cambria Math"/>
                <w:kern w:val="0"/>
                <w:lang w:val="en-US" w:eastAsia="ja-JP"/>
              </w:rPr>
              <m:t>t</m:t>
            </m:r>
          </m:sub>
        </m:sSub>
        <m:r>
          <m:rPr>
            <m:sty m:val="p"/>
          </m:rPr>
          <w:rPr>
            <w:rFonts w:ascii="Cambria Math" w:eastAsiaTheme="minorEastAsia" w:hAnsi="Cambria Math"/>
            <w:kern w:val="0"/>
            <w:lang w:val="en-US" w:eastAsia="ja-JP"/>
          </w:rPr>
          <m:t>)</m:t>
        </m:r>
      </m:oMath>
      <w:r w:rsidR="00960106" w:rsidRPr="00A43F6A">
        <w:rPr>
          <w:rFonts w:eastAsiaTheme="minorEastAsia"/>
          <w:bCs/>
          <w:kern w:val="0"/>
          <w:lang w:val="en-US" w:eastAsia="ja-JP"/>
        </w:rPr>
        <w:t xml:space="preserve"> on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r</m:t>
            </m:r>
          </m:e>
          <m:sub>
            <m:r>
              <m:rPr>
                <m:sty m:val="p"/>
              </m:rPr>
              <w:rPr>
                <w:rFonts w:ascii="Cambria Math" w:eastAsiaTheme="minorEastAsia" w:hAnsi="Cambria Math"/>
                <w:kern w:val="0"/>
                <w:lang w:val="en-US" w:eastAsia="ja-JP"/>
              </w:rPr>
              <m:t>mice</m:t>
            </m:r>
          </m:sub>
        </m:sSub>
      </m:oMath>
      <w:r w:rsidRPr="00A43F6A">
        <w:rPr>
          <w:rFonts w:eastAsiaTheme="minorEastAsia"/>
          <w:bCs/>
          <w:kern w:val="0"/>
          <w:lang w:val="en-US" w:eastAsia="ja-JP"/>
        </w:rPr>
        <w:t>;</w:t>
      </w:r>
      <w:r w:rsidR="00AF6884" w:rsidRPr="00A43F6A">
        <w:rPr>
          <w:rFonts w:eastAsiaTheme="minorEastAsia"/>
          <w:bCs/>
          <w:kern w:val="0"/>
          <w:lang w:val="en-US" w:eastAsia="ja-JP"/>
        </w:rPr>
        <w:t xml:space="preserve">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hint="eastAsia"/>
                <w:kern w:val="0"/>
                <w:lang w:val="en-US" w:eastAsia="ja-JP"/>
              </w:rPr>
              <m:t>β</m:t>
            </m:r>
          </m:e>
          <m:sub>
            <m:r>
              <m:rPr>
                <m:sty m:val="p"/>
              </m:rPr>
              <w:rPr>
                <w:rFonts w:ascii="Cambria Math" w:eastAsiaTheme="minorEastAsia" w:hAnsi="Cambria Math"/>
                <w:kern w:val="0"/>
                <w:lang w:val="en-US" w:eastAsia="ja-JP"/>
              </w:rPr>
              <m:t>2</m:t>
            </m:r>
          </m:sub>
        </m:sSub>
      </m:oMath>
      <w:r w:rsidRPr="00A43F6A">
        <w:rPr>
          <w:rFonts w:eastAsiaTheme="minorEastAsia"/>
          <w:bCs/>
          <w:kern w:val="0"/>
          <w:lang w:val="en-US" w:eastAsia="ja-JP"/>
        </w:rPr>
        <w:t xml:space="preserve"> </w:t>
      </w:r>
      <w:r w:rsidR="00960106" w:rsidRPr="00A43F6A">
        <w:rPr>
          <w:rFonts w:eastAsiaTheme="minorEastAsia"/>
          <w:bCs/>
          <w:kern w:val="0"/>
          <w:lang w:val="en-US" w:eastAsia="ja-JP"/>
        </w:rPr>
        <w:t xml:space="preserve">is the adjusted* effect of </w:t>
      </w:r>
      <w:r w:rsidRPr="00A43F6A">
        <w:rPr>
          <w:rFonts w:eastAsiaTheme="minorEastAsia"/>
          <w:bCs/>
          <w:kern w:val="0"/>
          <w:lang w:val="en-US" w:eastAsia="ja-JP"/>
        </w:rPr>
        <w:t xml:space="preserve">a single unit change </w:t>
      </w:r>
      <w:r w:rsidR="00F47CB1" w:rsidRPr="00A43F6A">
        <w:rPr>
          <w:rFonts w:eastAsiaTheme="minorEastAsia"/>
          <w:bCs/>
          <w:kern w:val="0"/>
          <w:lang w:val="en-US" w:eastAsia="ja-JP"/>
        </w:rPr>
        <w:t>in</w:t>
      </w:r>
      <w:r w:rsidRPr="00A43F6A">
        <w:rPr>
          <w:rFonts w:eastAsiaTheme="minorEastAsia"/>
          <w:bCs/>
          <w:kern w:val="0"/>
          <w:lang w:val="en-US" w:eastAsia="ja-JP"/>
        </w:rPr>
        <w:t xml:space="preserve"> mouse </w:t>
      </w:r>
      <w:r w:rsidR="00122131" w:rsidRPr="00A43F6A">
        <w:rPr>
          <w:rFonts w:eastAsiaTheme="minorEastAsia"/>
          <w:bCs/>
          <w:kern w:val="0"/>
          <w:lang w:val="en-US" w:eastAsia="ja-JP"/>
        </w:rPr>
        <w:t>density</w:t>
      </w:r>
      <w:r w:rsidRPr="00A43F6A">
        <w:rPr>
          <w:rFonts w:eastAsiaTheme="minorEastAsia"/>
          <w:bCs/>
          <w:kern w:val="0"/>
          <w:lang w:val="en-US" w:eastAsia="ja-JP"/>
        </w:rPr>
        <w:t xml:space="preserve"> at the beginning of the previous seaso</w:t>
      </w:r>
      <w:r w:rsidR="002064E6" w:rsidRPr="00A43F6A">
        <w:rPr>
          <w:rFonts w:eastAsiaTheme="minorEastAsia"/>
          <w:bCs/>
          <w:kern w:val="0"/>
          <w:lang w:val="en-US" w:eastAsia="ja-JP"/>
        </w:rPr>
        <w:t xml:space="preserve">n </w:t>
      </w:r>
      <w:r w:rsidR="00567787" w:rsidRPr="00A43F6A">
        <w:rPr>
          <w:rFonts w:eastAsiaTheme="minorEastAsia"/>
          <w:bCs/>
          <w:kern w:val="0"/>
          <w:lang w:val="en-US" w:eastAsia="ja-JP"/>
        </w:rPr>
        <w:t>(</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mice</m:t>
            </m:r>
          </m:e>
          <m:sub>
            <m:r>
              <m:rPr>
                <m:sty m:val="p"/>
              </m:rPr>
              <w:rPr>
                <w:rFonts w:ascii="Cambria Math" w:eastAsiaTheme="minorEastAsia" w:hAnsi="Cambria Math"/>
                <w:kern w:val="0"/>
                <w:lang w:val="en-US" w:eastAsia="ja-JP"/>
              </w:rPr>
              <m:t>t-1</m:t>
            </m:r>
          </m:sub>
        </m:sSub>
      </m:oMath>
      <w:r w:rsidR="00567787" w:rsidRPr="00A43F6A">
        <w:rPr>
          <w:rFonts w:eastAsiaTheme="minorEastAsia"/>
          <w:bCs/>
          <w:kern w:val="0"/>
          <w:lang w:val="en-US" w:eastAsia="ja-JP"/>
        </w:rPr>
        <w:t xml:space="preserve">) </w:t>
      </w:r>
      <w:r w:rsidR="00AF6884" w:rsidRPr="00A43F6A">
        <w:rPr>
          <w:rFonts w:eastAsiaTheme="minorEastAsia"/>
          <w:bCs/>
          <w:kern w:val="0"/>
          <w:lang w:val="en-US" w:eastAsia="ja-JP"/>
        </w:rPr>
        <w:t xml:space="preserve">and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hint="eastAsia"/>
                <w:kern w:val="0"/>
                <w:lang w:val="en-US" w:eastAsia="ja-JP"/>
              </w:rPr>
              <m:t>β</m:t>
            </m:r>
          </m:e>
          <m:sub>
            <m:r>
              <m:rPr>
                <m:sty m:val="p"/>
              </m:rPr>
              <w:rPr>
                <w:rFonts w:ascii="Cambria Math" w:eastAsiaTheme="minorEastAsia" w:hAnsi="Cambria Math"/>
                <w:kern w:val="0"/>
                <w:lang w:val="en-US" w:eastAsia="ja-JP"/>
              </w:rPr>
              <m:t>3</m:t>
            </m:r>
          </m:sub>
        </m:sSub>
      </m:oMath>
      <w:r w:rsidRPr="00A43F6A">
        <w:rPr>
          <w:rFonts w:eastAsiaTheme="minorEastAsia"/>
          <w:bCs/>
          <w:kern w:val="0"/>
          <w:lang w:val="en-US" w:eastAsia="ja-JP"/>
        </w:rPr>
        <w:t xml:space="preserve"> is </w:t>
      </w:r>
      <w:r w:rsidR="004B715D" w:rsidRPr="00A43F6A">
        <w:rPr>
          <w:rFonts w:eastAsiaTheme="minorEastAsia"/>
          <w:bCs/>
          <w:kern w:val="0"/>
          <w:lang w:val="en-US" w:eastAsia="ja-JP"/>
        </w:rPr>
        <w:t xml:space="preserve">the adjusted* effect </w:t>
      </w:r>
      <w:r w:rsidRPr="00A43F6A">
        <w:rPr>
          <w:rFonts w:eastAsiaTheme="minorEastAsia"/>
          <w:bCs/>
          <w:kern w:val="0"/>
          <w:lang w:val="en-US" w:eastAsia="ja-JP"/>
        </w:rPr>
        <w:t xml:space="preserve">of a single unit change of the </w:t>
      </w:r>
      <w:r w:rsidR="00955C5F" w:rsidRPr="00C66217">
        <w:rPr>
          <w:rFonts w:eastAsiaTheme="minorEastAsia"/>
          <w:bCs/>
          <w:kern w:val="0"/>
          <w:lang w:val="en-US" w:eastAsia="ja-JP"/>
        </w:rPr>
        <w:t>minimum</w:t>
      </w:r>
      <w:r w:rsidR="00567787" w:rsidRPr="00A43F6A">
        <w:rPr>
          <w:rFonts w:eastAsiaTheme="minorEastAsia"/>
          <w:bCs/>
          <w:kern w:val="0"/>
          <w:lang w:val="en-US" w:eastAsia="ja-JP"/>
        </w:rPr>
        <w:t xml:space="preserve"> number of rats alive (MNA)</w:t>
      </w:r>
      <w:r w:rsidRPr="00A43F6A">
        <w:rPr>
          <w:rFonts w:eastAsiaTheme="minorEastAsia"/>
          <w:bCs/>
          <w:kern w:val="0"/>
          <w:lang w:val="en-US" w:eastAsia="ja-JP"/>
        </w:rPr>
        <w:t xml:space="preserve"> at the beginning of the previous season</w:t>
      </w:r>
      <w:r w:rsidR="00567787" w:rsidRPr="00A43F6A">
        <w:rPr>
          <w:rFonts w:eastAsiaTheme="minorEastAsia"/>
          <w:bCs/>
          <w:kern w:val="0"/>
          <w:lang w:val="en-US" w:eastAsia="ja-JP"/>
        </w:rPr>
        <w:t xml:space="preserve">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rats</m:t>
            </m:r>
          </m:e>
          <m:sub>
            <m:r>
              <m:rPr>
                <m:sty m:val="p"/>
              </m:rPr>
              <w:rPr>
                <w:rFonts w:ascii="Cambria Math" w:eastAsiaTheme="minorEastAsia" w:hAnsi="Cambria Math"/>
                <w:kern w:val="0"/>
                <w:lang w:val="en-US" w:eastAsia="ja-JP"/>
              </w:rPr>
              <m:t>t-1</m:t>
            </m:r>
          </m:sub>
        </m:sSub>
      </m:oMath>
      <w:r w:rsidR="00567787" w:rsidRPr="00A43F6A">
        <w:rPr>
          <w:rFonts w:eastAsiaTheme="minorEastAsia"/>
          <w:bCs/>
          <w:kern w:val="0"/>
          <w:lang w:val="en-US" w:eastAsia="ja-JP"/>
        </w:rPr>
        <w:t>)</w:t>
      </w:r>
      <w:r w:rsidRPr="00A43F6A">
        <w:rPr>
          <w:rFonts w:eastAsiaTheme="minorEastAsia"/>
          <w:bCs/>
          <w:kern w:val="0"/>
          <w:lang w:val="en-US" w:eastAsia="ja-JP"/>
        </w:rPr>
        <w:t>.</w:t>
      </w:r>
      <w:r w:rsidR="000F006F" w:rsidRPr="00A43F6A">
        <w:rPr>
          <w:rFonts w:eastAsiaTheme="minorEastAsia"/>
          <w:bCs/>
          <w:kern w:val="0"/>
          <w:lang w:val="en-US" w:eastAsia="ja-JP"/>
        </w:rPr>
        <w:t xml:space="preserve"> </w:t>
      </w:r>
    </w:p>
    <w:p w14:paraId="46B5985A" w14:textId="13BB3969" w:rsidR="008B5497" w:rsidRPr="00A43F6A" w:rsidRDefault="008A5BCD" w:rsidP="007A6A14">
      <w:pPr>
        <w:pStyle w:val="ListParagraph"/>
        <w:wordWrap/>
        <w:adjustRightInd w:val="0"/>
        <w:spacing w:before="0" w:after="0"/>
        <w:ind w:left="0" w:firstLine="720"/>
        <w:rPr>
          <w:rFonts w:eastAsiaTheme="minorEastAsia"/>
          <w:bCs/>
          <w:kern w:val="0"/>
          <w:lang w:val="en-US" w:eastAsia="ja-JP"/>
        </w:rPr>
      </w:pPr>
      <w:r w:rsidRPr="00A43F6A">
        <w:rPr>
          <w:rFonts w:eastAsiaTheme="minorEastAsia"/>
          <w:bCs/>
          <w:kern w:val="0"/>
          <w:lang w:val="en-US" w:eastAsia="ja-JP"/>
        </w:rPr>
        <w:t>T</w:t>
      </w:r>
      <w:r w:rsidR="006830BD" w:rsidRPr="00A43F6A">
        <w:rPr>
          <w:rFonts w:eastAsiaTheme="minorEastAsia"/>
          <w:bCs/>
          <w:kern w:val="0"/>
          <w:lang w:val="en-US" w:eastAsia="ja-JP"/>
        </w:rPr>
        <w:t>he differences between the stoat controlled and uncontrolled areas</w:t>
      </w:r>
      <w:r w:rsidR="000346CC" w:rsidRPr="00A43F6A">
        <w:rPr>
          <w:rFonts w:eastAsiaTheme="minorEastAsia"/>
          <w:bCs/>
          <w:kern w:val="0"/>
          <w:lang w:val="en-US" w:eastAsia="ja-JP"/>
        </w:rPr>
        <w:t xml:space="preserve"> </w:t>
      </w:r>
      <w:r w:rsidR="008B5497" w:rsidRPr="00A43F6A">
        <w:rPr>
          <w:rFonts w:eastAsiaTheme="minorEastAsia"/>
          <w:bCs/>
          <w:kern w:val="0"/>
          <w:lang w:val="en-US" w:eastAsia="ja-JP"/>
        </w:rPr>
        <w:t>were</w:t>
      </w:r>
      <w:r w:rsidR="000346CC" w:rsidRPr="00A43F6A">
        <w:rPr>
          <w:rFonts w:eastAsiaTheme="minorEastAsia"/>
          <w:bCs/>
          <w:kern w:val="0"/>
          <w:lang w:val="en-US" w:eastAsia="ja-JP"/>
        </w:rPr>
        <w:t xml:space="preserve"> </w:t>
      </w:r>
      <w:r w:rsidR="008B5497" w:rsidRPr="00A43F6A">
        <w:rPr>
          <w:rFonts w:eastAsiaTheme="minorEastAsia"/>
          <w:bCs/>
          <w:kern w:val="0"/>
          <w:lang w:val="en-US" w:eastAsia="ja-JP"/>
        </w:rPr>
        <w:t>compared for each</w:t>
      </w:r>
      <w:r w:rsidR="000346CC" w:rsidRPr="00A43F6A">
        <w:rPr>
          <w:rFonts w:eastAsiaTheme="minorEastAsia"/>
          <w:bCs/>
          <w:kern w:val="0"/>
          <w:lang w:val="en-US" w:eastAsia="ja-JP"/>
        </w:rPr>
        <w:t xml:space="preserve"> parameter</w:t>
      </w:r>
      <w:r w:rsidR="002064E6" w:rsidRPr="00A43F6A">
        <w:rPr>
          <w:rFonts w:eastAsiaTheme="minorEastAsia"/>
          <w:bCs/>
          <w:kern w:val="0"/>
          <w:lang w:val="en-US" w:eastAsia="ja-JP"/>
        </w:rPr>
        <w:t xml:space="preserve">. </w:t>
      </w:r>
      <w:r w:rsidR="00C36989" w:rsidRPr="00A43F6A">
        <w:rPr>
          <w:rFonts w:eastAsiaTheme="minorEastAsia"/>
          <w:bCs/>
          <w:kern w:val="0"/>
          <w:lang w:val="en-US" w:eastAsia="ja-JP"/>
        </w:rPr>
        <w:t xml:space="preserve">If stoat predation is sufficiently </w:t>
      </w:r>
      <w:r w:rsidR="00F676BA" w:rsidRPr="00A43F6A">
        <w:rPr>
          <w:rFonts w:eastAsiaTheme="minorEastAsia"/>
          <w:bCs/>
          <w:kern w:val="0"/>
          <w:lang w:val="en-US" w:eastAsia="ja-JP"/>
        </w:rPr>
        <w:t>high</w:t>
      </w:r>
      <w:r w:rsidR="00C36989" w:rsidRPr="00A43F6A">
        <w:rPr>
          <w:rFonts w:eastAsiaTheme="minorEastAsia"/>
          <w:bCs/>
          <w:kern w:val="0"/>
          <w:lang w:val="en-US" w:eastAsia="ja-JP"/>
        </w:rPr>
        <w:t xml:space="preserve"> </w:t>
      </w:r>
      <w:r w:rsidR="006308D8">
        <w:rPr>
          <w:rFonts w:eastAsiaTheme="minorEastAsia"/>
          <w:bCs/>
          <w:kern w:val="0"/>
          <w:lang w:val="en-US" w:eastAsia="ja-JP"/>
        </w:rPr>
        <w:t xml:space="preserve">to impact mice </w:t>
      </w:r>
      <w:r w:rsidR="00D24B75">
        <w:rPr>
          <w:rFonts w:eastAsiaTheme="minorEastAsia"/>
          <w:bCs/>
          <w:kern w:val="0"/>
          <w:lang w:val="en-US" w:eastAsia="ja-JP"/>
        </w:rPr>
        <w:t>populations,</w:t>
      </w:r>
      <w:r w:rsidR="006308D8">
        <w:rPr>
          <w:rFonts w:eastAsiaTheme="minorEastAsia"/>
          <w:bCs/>
          <w:kern w:val="0"/>
          <w:lang w:val="en-US" w:eastAsia="ja-JP"/>
        </w:rPr>
        <w:t xml:space="preserve"> we propose that the </w:t>
      </w:r>
      <w:r w:rsidR="00C36989" w:rsidRPr="00A43F6A">
        <w:rPr>
          <w:rFonts w:eastAsiaTheme="minorEastAsia"/>
          <w:bCs/>
          <w:kern w:val="0"/>
          <w:lang w:val="en-US" w:eastAsia="ja-JP"/>
        </w:rPr>
        <w:t xml:space="preserve">removal of stoats </w:t>
      </w:r>
      <w:r w:rsidR="006308D8">
        <w:rPr>
          <w:rFonts w:eastAsiaTheme="minorEastAsia"/>
          <w:bCs/>
          <w:kern w:val="0"/>
          <w:lang w:val="en-US" w:eastAsia="ja-JP"/>
        </w:rPr>
        <w:t>would</w:t>
      </w:r>
      <w:r w:rsidR="006308D8" w:rsidRPr="00ED6E8A">
        <w:rPr>
          <w:rFonts w:eastAsiaTheme="minorEastAsia"/>
          <w:bCs/>
          <w:kern w:val="0"/>
          <w:lang w:val="en-US" w:eastAsia="ja-JP"/>
        </w:rPr>
        <w:t xml:space="preserve"> cause mesopredator release of mice</w:t>
      </w:r>
      <w:r w:rsidR="00C36989" w:rsidRPr="00A43F6A">
        <w:rPr>
          <w:rFonts w:eastAsiaTheme="minorEastAsia"/>
          <w:bCs/>
          <w:kern w:val="0"/>
          <w:lang w:val="en-US" w:eastAsia="ja-JP"/>
        </w:rPr>
        <w:t xml:space="preserve">. </w:t>
      </w:r>
      <w:r w:rsidR="008B5497" w:rsidRPr="00A43F6A">
        <w:rPr>
          <w:rFonts w:eastAsiaTheme="minorEastAsia"/>
          <w:bCs/>
          <w:kern w:val="0"/>
          <w:lang w:val="en-US" w:eastAsia="ja-JP"/>
        </w:rPr>
        <w:t>If mesopredator release occurs in the “increase phase" (hypothesis one); the intercept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hint="eastAsia"/>
                <w:kern w:val="0"/>
                <w:lang w:val="en-US" w:eastAsia="ja-JP"/>
              </w:rPr>
              <m:t>β</m:t>
            </m:r>
          </m:e>
          <m:sub>
            <m:r>
              <m:rPr>
                <m:sty m:val="p"/>
              </m:rPr>
              <w:rPr>
                <w:rFonts w:ascii="Cambria Math" w:eastAsiaTheme="minorEastAsia" w:hAnsi="Cambria Math"/>
                <w:kern w:val="0"/>
                <w:lang w:val="en-US" w:eastAsia="ja-JP"/>
              </w:rPr>
              <m:t>0</m:t>
            </m:r>
          </m:sub>
        </m:sSub>
        <m:r>
          <m:rPr>
            <m:sty m:val="p"/>
          </m:rPr>
          <w:rPr>
            <w:rFonts w:ascii="Cambria Math" w:eastAsiaTheme="minorEastAsia" w:hAnsi="Cambria Math"/>
            <w:kern w:val="0"/>
            <w:lang w:val="en-US" w:eastAsia="ja-JP"/>
          </w:rPr>
          <m:t>)</m:t>
        </m:r>
      </m:oMath>
      <w:r w:rsidR="008B5497" w:rsidRPr="00A43F6A">
        <w:rPr>
          <w:rFonts w:eastAsiaTheme="minorEastAsia"/>
          <w:bCs/>
          <w:kern w:val="0"/>
          <w:lang w:val="en-US" w:eastAsia="ja-JP"/>
        </w:rPr>
        <w:t xml:space="preserve"> for the areas with stoat control with be greater than the uncontrolled areas and all other parameters will be </w:t>
      </w:r>
      <w:r w:rsidR="006308D8">
        <w:rPr>
          <w:rFonts w:eastAsiaTheme="minorEastAsia"/>
          <w:bCs/>
          <w:kern w:val="0"/>
          <w:lang w:val="en-US" w:eastAsia="ja-JP"/>
        </w:rPr>
        <w:t>equal</w:t>
      </w:r>
      <w:r w:rsidR="008B5497" w:rsidRPr="00A43F6A">
        <w:rPr>
          <w:rFonts w:eastAsiaTheme="minorEastAsia"/>
          <w:bCs/>
          <w:kern w:val="0"/>
          <w:lang w:val="en-US" w:eastAsia="ja-JP"/>
        </w:rPr>
        <w:t xml:space="preserve">. The opposite will be true for </w:t>
      </w:r>
      <w:r w:rsidR="006308D8">
        <w:rPr>
          <w:rFonts w:eastAsiaTheme="minorEastAsia"/>
          <w:bCs/>
          <w:kern w:val="0"/>
          <w:lang w:val="en-US" w:eastAsia="ja-JP"/>
        </w:rPr>
        <w:t>the decrease phase (</w:t>
      </w:r>
      <w:r w:rsidR="008B5497" w:rsidRPr="00A43F6A">
        <w:rPr>
          <w:rFonts w:eastAsiaTheme="minorEastAsia"/>
          <w:bCs/>
          <w:kern w:val="0"/>
          <w:lang w:val="en-US" w:eastAsia="ja-JP"/>
        </w:rPr>
        <w:t>hypothesis three</w:t>
      </w:r>
      <w:r w:rsidR="006308D8">
        <w:rPr>
          <w:rFonts w:eastAsiaTheme="minorEastAsia"/>
          <w:bCs/>
          <w:kern w:val="0"/>
          <w:lang w:val="en-US" w:eastAsia="ja-JP"/>
        </w:rPr>
        <w:t>)</w:t>
      </w:r>
      <w:r w:rsidR="008B5497" w:rsidRPr="00A43F6A">
        <w:rPr>
          <w:rFonts w:eastAsiaTheme="minorEastAsia"/>
          <w:bCs/>
          <w:kern w:val="0"/>
          <w:lang w:val="en-US" w:eastAsia="ja-JP"/>
        </w:rPr>
        <w:t xml:space="preserve">. Hypothesis two and four </w:t>
      </w:r>
      <w:r w:rsidR="008B5497" w:rsidRPr="00A43F6A">
        <w:rPr>
          <w:rFonts w:eastAsiaTheme="minorEastAsia"/>
          <w:bCs/>
          <w:kern w:val="0"/>
          <w:lang w:val="en-US" w:eastAsia="ja-JP"/>
        </w:rPr>
        <w:lastRenderedPageBreak/>
        <w:t>investigate the peak and troughs of mice populations. At these times, stoats could further limit mouse abundance by removing individuals through predation. To test the differences in rat interactions and mouse density</w:t>
      </w:r>
      <w:r w:rsidR="008B5497" w:rsidRPr="00A43F6A" w:rsidDel="00F16BBA">
        <w:rPr>
          <w:rFonts w:eastAsiaTheme="minorEastAsia"/>
          <w:bCs/>
          <w:kern w:val="0"/>
          <w:lang w:val="en-US" w:eastAsia="ja-JP"/>
        </w:rPr>
        <w:t xml:space="preserve"> </w:t>
      </w:r>
      <w:r w:rsidR="008B5497" w:rsidRPr="00A43F6A">
        <w:rPr>
          <w:rFonts w:eastAsiaTheme="minorEastAsia"/>
          <w:bCs/>
          <w:kern w:val="0"/>
          <w:lang w:val="en-US" w:eastAsia="ja-JP"/>
        </w:rPr>
        <w:t xml:space="preserve">at different phases we use the same parameterization </w:t>
      </w:r>
      <w:r w:rsidR="007A6A14">
        <w:rPr>
          <w:rFonts w:eastAsiaTheme="minorEastAsia"/>
          <w:bCs/>
          <w:kern w:val="0"/>
          <w:lang w:val="en-US" w:eastAsia="ja-JP"/>
        </w:rPr>
        <w:t>within</w:t>
      </w:r>
      <w:r w:rsidR="008B5497" w:rsidRPr="00A43F6A">
        <w:rPr>
          <w:rFonts w:eastAsiaTheme="minorEastAsia"/>
          <w:bCs/>
          <w:kern w:val="0"/>
          <w:lang w:val="en-US" w:eastAsia="ja-JP"/>
        </w:rPr>
        <w:t xml:space="preserve"> each </w:t>
      </w:r>
      <w:r w:rsidR="007A6A14">
        <w:rPr>
          <w:rFonts w:eastAsiaTheme="minorEastAsia"/>
          <w:bCs/>
          <w:kern w:val="0"/>
          <w:lang w:val="en-US" w:eastAsia="ja-JP"/>
        </w:rPr>
        <w:t>phase</w:t>
      </w:r>
      <w:r w:rsidR="008B5497" w:rsidRPr="00A43F6A">
        <w:rPr>
          <w:rFonts w:eastAsiaTheme="minorEastAsia"/>
          <w:bCs/>
          <w:kern w:val="0"/>
          <w:lang w:val="en-US" w:eastAsia="ja-JP"/>
        </w:rPr>
        <w:t>.</w:t>
      </w:r>
    </w:p>
    <w:p w14:paraId="175D0787" w14:textId="77777777" w:rsidR="005F08AD" w:rsidRPr="006A5E67" w:rsidRDefault="005F08AD" w:rsidP="000F2AB1">
      <w:pPr>
        <w:wordWrap/>
        <w:adjustRightInd w:val="0"/>
        <w:spacing w:before="0" w:after="0"/>
        <w:ind w:firstLine="360"/>
        <w:rPr>
          <w:rFonts w:eastAsiaTheme="minorEastAsia"/>
          <w:bCs/>
          <w:kern w:val="0"/>
          <w:lang w:val="en-US" w:eastAsia="ja-JP"/>
        </w:rPr>
      </w:pPr>
    </w:p>
    <w:p w14:paraId="66F688E1" w14:textId="38091D0D" w:rsidR="00C11756" w:rsidRPr="006A5E67" w:rsidRDefault="00C11756" w:rsidP="000F2AB1">
      <w:pPr>
        <w:wordWrap/>
        <w:adjustRightInd w:val="0"/>
        <w:spacing w:before="0" w:after="0"/>
        <w:outlineLvl w:val="0"/>
        <w:rPr>
          <w:rFonts w:eastAsiaTheme="minorEastAsia"/>
          <w:bCs/>
          <w:i/>
          <w:kern w:val="0"/>
          <w:lang w:val="en-US" w:eastAsia="ja-JP"/>
        </w:rPr>
      </w:pPr>
      <w:bookmarkStart w:id="247" w:name="_Hlk513748967"/>
      <w:r w:rsidRPr="006A5E67">
        <w:rPr>
          <w:rFonts w:eastAsiaTheme="minorEastAsia"/>
          <w:bCs/>
          <w:i/>
          <w:kern w:val="0"/>
          <w:lang w:val="en-US" w:eastAsia="ja-JP"/>
        </w:rPr>
        <w:t>Data</w:t>
      </w:r>
    </w:p>
    <w:p w14:paraId="36AEF2E3" w14:textId="20348249" w:rsidR="005C7F58" w:rsidRPr="006A5E67" w:rsidRDefault="00C11756" w:rsidP="000F2AB1">
      <w:pPr>
        <w:pStyle w:val="ListParagraph"/>
        <w:wordWrap/>
        <w:spacing w:before="0" w:after="0"/>
        <w:ind w:left="0" w:firstLine="720"/>
      </w:pPr>
      <w:commentRangeStart w:id="248"/>
      <w:r w:rsidRPr="006A5E67">
        <w:t xml:space="preserve">The data </w:t>
      </w:r>
      <w:r w:rsidRPr="006A5E67">
        <w:rPr>
          <w:noProof/>
        </w:rPr>
        <w:t>were collected</w:t>
      </w:r>
      <w:r w:rsidRPr="006A5E67">
        <w:t xml:space="preserve"> from </w:t>
      </w:r>
      <w:r w:rsidR="008F38EC" w:rsidRPr="006A5E67">
        <w:t>eight</w:t>
      </w:r>
      <w:r w:rsidR="008B5497" w:rsidRPr="006A5E67">
        <w:t xml:space="preserve"> </w:t>
      </w:r>
      <w:r w:rsidR="007C3666" w:rsidRPr="006A5E67">
        <w:t xml:space="preserve">independent </w:t>
      </w:r>
      <w:r w:rsidR="008B5497" w:rsidRPr="006A5E67">
        <w:t xml:space="preserve">grids, </w:t>
      </w:r>
      <w:r w:rsidR="007C3666" w:rsidRPr="006A5E67">
        <w:t>located in</w:t>
      </w:r>
      <w:r w:rsidR="008B5497" w:rsidRPr="006A5E67">
        <w:t xml:space="preserve"> </w:t>
      </w:r>
      <w:r w:rsidRPr="006A5E67">
        <w:t xml:space="preserve">two </w:t>
      </w:r>
      <w:r w:rsidR="007C3666" w:rsidRPr="006A5E67">
        <w:t xml:space="preserve">isolated </w:t>
      </w:r>
      <w:r w:rsidRPr="006A5E67">
        <w:t>valley systems in Fiordland National Park</w:t>
      </w:r>
      <w:commentRangeEnd w:id="248"/>
      <w:r w:rsidR="00C415D1">
        <w:rPr>
          <w:rStyle w:val="CommentReference"/>
        </w:rPr>
        <w:commentReference w:id="248"/>
      </w:r>
      <w:r w:rsidRPr="006A5E67">
        <w:t>, S</w:t>
      </w:r>
      <w:r w:rsidR="00C3113D" w:rsidRPr="006A5E67">
        <w:t xml:space="preserve">outh Island, </w:t>
      </w:r>
      <w:r w:rsidR="00846AEC">
        <w:t>NZ</w:t>
      </w:r>
      <w:r w:rsidR="00C3113D" w:rsidRPr="006A5E67">
        <w:t xml:space="preserve"> (Eglin</w:t>
      </w:r>
      <w:r w:rsidRPr="006A5E67">
        <w:t xml:space="preserve">ton </w:t>
      </w:r>
      <w:r w:rsidR="007A6A14">
        <w:rPr>
          <w:noProof/>
        </w:rPr>
        <w:t>V</w:t>
      </w:r>
      <w:r w:rsidRPr="006A5E67">
        <w:rPr>
          <w:noProof/>
        </w:rPr>
        <w:t>alley</w:t>
      </w:r>
      <w:r w:rsidRPr="006A5E67">
        <w:t xml:space="preserve"> (</w:t>
      </w:r>
      <w:r w:rsidR="00112DE4" w:rsidRPr="006A5E67">
        <w:t>44</w:t>
      </w:r>
      <w:r w:rsidR="00FE2709" w:rsidRPr="006A5E67">
        <w:t xml:space="preserve">°2’ </w:t>
      </w:r>
      <w:r w:rsidR="00014290" w:rsidRPr="006A5E67">
        <w:t xml:space="preserve">S, </w:t>
      </w:r>
      <w:r w:rsidR="00FE2709" w:rsidRPr="006A5E67">
        <w:t xml:space="preserve">168°5’ E) </w:t>
      </w:r>
      <w:r w:rsidRPr="006A5E67">
        <w:t xml:space="preserve">and the </w:t>
      </w:r>
      <w:r w:rsidR="007A6A14">
        <w:t>Hollyford Valley</w:t>
      </w:r>
      <w:r w:rsidRPr="006A5E67">
        <w:t xml:space="preserve"> (</w:t>
      </w:r>
      <w:r w:rsidR="0073764E" w:rsidRPr="006A5E67">
        <w:t>44°4’ S, 168°1’ E</w:t>
      </w:r>
      <w:r w:rsidRPr="006A5E67">
        <w:t>)</w:t>
      </w:r>
      <w:r w:rsidR="005C7F58" w:rsidRPr="006A5E67">
        <w:t xml:space="preserve">. The Eglinton Valley </w:t>
      </w:r>
      <w:r w:rsidR="00F47CB1" w:rsidRPr="006A5E67">
        <w:t>is</w:t>
      </w:r>
      <w:r w:rsidR="005C7F58" w:rsidRPr="006A5E67">
        <w:t xml:space="preserve"> dominated by Red Beech (</w:t>
      </w:r>
      <w:r w:rsidR="0073764E" w:rsidRPr="006A5E67">
        <w:rPr>
          <w:i/>
          <w:iCs/>
        </w:rPr>
        <w:t xml:space="preserve">Fuscospora </w:t>
      </w:r>
      <w:r w:rsidR="005C7F58" w:rsidRPr="006A5E67">
        <w:rPr>
          <w:i/>
          <w:iCs/>
          <w:noProof/>
        </w:rPr>
        <w:t>fusca</w:t>
      </w:r>
      <w:r w:rsidR="005C7F58" w:rsidRPr="006A5E67">
        <w:rPr>
          <w:i/>
          <w:iCs/>
        </w:rPr>
        <w:t>)</w:t>
      </w:r>
      <w:r w:rsidR="005C7F58" w:rsidRPr="006A5E67">
        <w:t xml:space="preserve"> at low altitudes (</w:t>
      </w:r>
      <w:r w:rsidR="001479F1" w:rsidRPr="006A5E67">
        <w:t>approx.</w:t>
      </w:r>
      <w:r w:rsidR="005C7F58" w:rsidRPr="006A5E67">
        <w:t xml:space="preserve"> 450 </w:t>
      </w:r>
      <w:r w:rsidR="005C7F58" w:rsidRPr="00A43F6A">
        <w:rPr>
          <w:i/>
          <w:noProof/>
        </w:rPr>
        <w:t>m</w:t>
      </w:r>
      <w:r w:rsidR="005C7F58" w:rsidRPr="006A5E67">
        <w:rPr>
          <w:noProof/>
        </w:rPr>
        <w:t xml:space="preserve"> a</w:t>
      </w:r>
      <w:r w:rsidR="005C7F58" w:rsidRPr="006A5E67">
        <w:t xml:space="preserve">.s.l.) where the trapping grids </w:t>
      </w:r>
      <w:r w:rsidR="005C7F58" w:rsidRPr="006A5E67">
        <w:rPr>
          <w:noProof/>
        </w:rPr>
        <w:t>were located</w:t>
      </w:r>
      <w:r w:rsidR="005C7F58" w:rsidRPr="006A5E67">
        <w:t xml:space="preserve"> and mountain beech (</w:t>
      </w:r>
      <w:r w:rsidR="0073764E" w:rsidRPr="006A5E67">
        <w:rPr>
          <w:i/>
          <w:iCs/>
        </w:rPr>
        <w:t xml:space="preserve">Fuscospora </w:t>
      </w:r>
      <w:r w:rsidR="005C7F58" w:rsidRPr="006A5E67">
        <w:rPr>
          <w:i/>
          <w:iCs/>
          <w:noProof/>
        </w:rPr>
        <w:t>cliffordoides</w:t>
      </w:r>
      <w:r w:rsidR="005C7F58" w:rsidRPr="006A5E67">
        <w:t xml:space="preserve">) at higher </w:t>
      </w:r>
      <w:r w:rsidR="005C7F58" w:rsidRPr="006A5E67">
        <w:rPr>
          <w:noProof/>
        </w:rPr>
        <w:t>altitudes</w:t>
      </w:r>
      <w:r w:rsidR="005C7F58" w:rsidRPr="006A5E67">
        <w:t>.</w:t>
      </w:r>
      <w:r w:rsidR="00CA78D8" w:rsidRPr="006A5E67">
        <w:t xml:space="preserve"> </w:t>
      </w:r>
      <w:r w:rsidR="005C7F58" w:rsidRPr="006A5E67">
        <w:t>There is some silver beech (</w:t>
      </w:r>
      <w:r w:rsidR="0073764E" w:rsidRPr="006A5E67">
        <w:rPr>
          <w:i/>
          <w:iCs/>
        </w:rPr>
        <w:t>Lophozonia</w:t>
      </w:r>
      <w:r w:rsidR="005C7F58" w:rsidRPr="006A5E67">
        <w:rPr>
          <w:i/>
          <w:iCs/>
        </w:rPr>
        <w:t xml:space="preserve"> </w:t>
      </w:r>
      <w:r w:rsidR="005C7F58" w:rsidRPr="006A5E67">
        <w:rPr>
          <w:i/>
          <w:iCs/>
          <w:noProof/>
        </w:rPr>
        <w:t>menziesii</w:t>
      </w:r>
      <w:r w:rsidR="005C7F58" w:rsidRPr="006A5E67">
        <w:t>) throughout the valley</w:t>
      </w:r>
      <w:commentRangeStart w:id="249"/>
      <w:r w:rsidR="005C7F58" w:rsidRPr="006A5E67">
        <w:t>.</w:t>
      </w:r>
      <w:commentRangeEnd w:id="249"/>
      <w:r w:rsidR="002B70DA">
        <w:rPr>
          <w:rStyle w:val="CommentReference"/>
        </w:rPr>
        <w:commentReference w:id="250"/>
      </w:r>
      <w:r w:rsidR="002B70DA">
        <w:rPr>
          <w:rStyle w:val="CommentReference"/>
        </w:rPr>
        <w:commentReference w:id="249"/>
      </w:r>
      <w:r w:rsidR="00C53FCF">
        <w:t xml:space="preserve"> </w:t>
      </w:r>
      <w:r w:rsidR="005C7F58" w:rsidRPr="006A5E67">
        <w:t xml:space="preserve">The annual rainfall is approximately 2300mm, </w:t>
      </w:r>
      <w:r w:rsidR="00771655" w:rsidRPr="006A5E67">
        <w:t xml:space="preserve">and in winter months </w:t>
      </w:r>
      <w:r w:rsidR="005C7F58" w:rsidRPr="006A5E67">
        <w:t>some snow</w:t>
      </w:r>
      <w:r w:rsidR="00771655" w:rsidRPr="006A5E67">
        <w:t xml:space="preserve"> falls</w:t>
      </w:r>
      <w:r w:rsidR="005C7F58" w:rsidRPr="006A5E67">
        <w:t xml:space="preserve">.  The </w:t>
      </w:r>
      <w:r w:rsidR="007A6A14">
        <w:t>Hollyford Valley</w:t>
      </w:r>
      <w:r w:rsidR="005C7F58" w:rsidRPr="006A5E67">
        <w:t xml:space="preserve"> comprises a mixed silver beech–</w:t>
      </w:r>
      <w:r w:rsidR="005C7F58" w:rsidRPr="006A5E67">
        <w:rPr>
          <w:noProof/>
        </w:rPr>
        <w:t>hardwood–conifer</w:t>
      </w:r>
      <w:r w:rsidR="005C7F58" w:rsidRPr="006A5E67">
        <w:t xml:space="preserve"> (</w:t>
      </w:r>
      <w:commentRangeStart w:id="251"/>
      <w:r w:rsidR="005C7F58" w:rsidRPr="006A5E67">
        <w:rPr>
          <w:noProof/>
        </w:rPr>
        <w:t>kamahi</w:t>
      </w:r>
      <w:r w:rsidR="005C7F58" w:rsidRPr="006A5E67">
        <w:t xml:space="preserve">, broadleaf, rimu, miro, matai, </w:t>
      </w:r>
      <w:r w:rsidR="005C7F58" w:rsidRPr="006A5E67">
        <w:rPr>
          <w:noProof/>
        </w:rPr>
        <w:t>kahitea</w:t>
      </w:r>
      <w:commentRangeEnd w:id="251"/>
      <w:r w:rsidR="002B70DA">
        <w:rPr>
          <w:rStyle w:val="CommentReference"/>
        </w:rPr>
        <w:commentReference w:id="251"/>
      </w:r>
      <w:r w:rsidR="005C7F58" w:rsidRPr="006A5E67">
        <w:t>) forest with a more complex understorey of shrubs and ferns</w:t>
      </w:r>
      <w:commentRangeStart w:id="252"/>
      <w:r w:rsidR="005C7F58" w:rsidRPr="006A5E67">
        <w:t>.</w:t>
      </w:r>
      <w:commentRangeEnd w:id="252"/>
      <w:r w:rsidR="00C53FCF">
        <w:rPr>
          <w:rStyle w:val="CommentReference"/>
        </w:rPr>
        <w:commentReference w:id="252"/>
      </w:r>
      <w:r w:rsidR="005C7F58" w:rsidRPr="006A5E67">
        <w:t xml:space="preserve"> Annual average rainfall is approximately 4250mm at 180 </w:t>
      </w:r>
      <w:r w:rsidR="005C7F58" w:rsidRPr="00A43F6A">
        <w:rPr>
          <w:i/>
          <w:noProof/>
        </w:rPr>
        <w:t>m</w:t>
      </w:r>
      <w:r w:rsidR="005C7F58" w:rsidRPr="006A5E67">
        <w:rPr>
          <w:noProof/>
        </w:rPr>
        <w:t xml:space="preserve"> a</w:t>
      </w:r>
      <w:r w:rsidR="005C7F58" w:rsidRPr="006A5E67">
        <w:t xml:space="preserve">.s.l. The two valleys run north-south and are separated by the Southern Alps. Study sites in the Eglinton Valley are </w:t>
      </w:r>
      <w:r w:rsidR="005C7F58" w:rsidRPr="006A5E67">
        <w:rPr>
          <w:noProof/>
        </w:rPr>
        <w:t>approximately</w:t>
      </w:r>
      <w:r w:rsidR="005C7F58" w:rsidRPr="006A5E67">
        <w:t xml:space="preserve"> 35km from study sites in the </w:t>
      </w:r>
      <w:r w:rsidR="007A6A14">
        <w:t>Hollyford Valley</w:t>
      </w:r>
      <w:r w:rsidR="005C7F58" w:rsidRPr="006A5E67">
        <w:t>.</w:t>
      </w:r>
      <w:r w:rsidR="004B593D" w:rsidRPr="006A5E67">
        <w:t xml:space="preserve"> Four independent grids were set up in each valley to collect data.</w:t>
      </w:r>
    </w:p>
    <w:p w14:paraId="70A8BCC3" w14:textId="5AD1DFFF" w:rsidR="00C11756" w:rsidRPr="006A5E67" w:rsidRDefault="00505E4D" w:rsidP="000F2AB1">
      <w:pPr>
        <w:pStyle w:val="ListParagraph"/>
        <w:wordWrap/>
        <w:spacing w:before="0" w:after="0"/>
        <w:ind w:left="0" w:firstLine="720"/>
      </w:pPr>
      <w:r w:rsidRPr="006A5E67">
        <w:t xml:space="preserve">Data </w:t>
      </w:r>
      <w:r w:rsidRPr="006A5E67">
        <w:rPr>
          <w:noProof/>
        </w:rPr>
        <w:t>were collected</w:t>
      </w:r>
      <w:r w:rsidR="00C11756" w:rsidRPr="006A5E67">
        <w:t xml:space="preserve"> </w:t>
      </w:r>
      <w:r w:rsidRPr="006A5E67">
        <w:t>on rats, mice</w:t>
      </w:r>
      <w:r w:rsidR="00621BDF" w:rsidRPr="006A5E67">
        <w:t>,</w:t>
      </w:r>
      <w:r w:rsidRPr="00402197">
        <w:rPr>
          <w:rFonts w:eastAsiaTheme="minorEastAsia"/>
          <w:bCs/>
          <w:noProof/>
          <w:lang w:eastAsia="ja-JP"/>
        </w:rPr>
        <w:t xml:space="preserve"> </w:t>
      </w:r>
      <w:commentRangeStart w:id="253"/>
      <w:r w:rsidRPr="00402197">
        <w:rPr>
          <w:rFonts w:eastAsiaTheme="minorEastAsia"/>
          <w:bCs/>
          <w:noProof/>
          <w:lang w:eastAsia="ja-JP"/>
        </w:rPr>
        <w:t>kiore</w:t>
      </w:r>
      <w:commentRangeEnd w:id="253"/>
      <w:r w:rsidR="00402197">
        <w:rPr>
          <w:rFonts w:eastAsiaTheme="minorEastAsia"/>
          <w:bCs/>
          <w:noProof/>
          <w:lang w:eastAsia="ja-JP"/>
        </w:rPr>
        <w:t xml:space="preserve"> </w:t>
      </w:r>
      <w:r w:rsidR="00402197" w:rsidRPr="00402197">
        <w:rPr>
          <w:rFonts w:eastAsiaTheme="minorEastAsia"/>
          <w:bCs/>
          <w:noProof/>
          <w:lang w:eastAsia="ja-JP"/>
        </w:rPr>
        <w:t>(</w:t>
      </w:r>
      <w:r w:rsidR="00402197" w:rsidRPr="00402197">
        <w:rPr>
          <w:rFonts w:eastAsiaTheme="minorEastAsia"/>
          <w:bCs/>
          <w:i/>
          <w:iCs/>
          <w:noProof/>
          <w:lang w:eastAsia="ja-JP"/>
        </w:rPr>
        <w:t>Rattus exulans</w:t>
      </w:r>
      <w:commentRangeStart w:id="254"/>
      <w:r w:rsidR="00402197" w:rsidRPr="00402197">
        <w:rPr>
          <w:rFonts w:eastAsiaTheme="minorEastAsia"/>
          <w:bCs/>
          <w:i/>
          <w:iCs/>
          <w:noProof/>
          <w:lang w:eastAsia="ja-JP"/>
        </w:rPr>
        <w:t>)</w:t>
      </w:r>
      <w:commentRangeEnd w:id="254"/>
      <w:r w:rsidR="00014290">
        <w:rPr>
          <w:rStyle w:val="CommentReference"/>
        </w:rPr>
        <w:commentReference w:id="253"/>
      </w:r>
      <w:r w:rsidR="00402197">
        <w:rPr>
          <w:rStyle w:val="CommentReference"/>
        </w:rPr>
        <w:commentReference w:id="254"/>
      </w:r>
      <w:r w:rsidRPr="00402197">
        <w:rPr>
          <w:rFonts w:eastAsiaTheme="minorEastAsia"/>
          <w:bCs/>
          <w:noProof/>
          <w:lang w:eastAsia="ja-JP"/>
        </w:rPr>
        <w:t xml:space="preserve"> and</w:t>
      </w:r>
      <w:r w:rsidRPr="006A5E67">
        <w:t xml:space="preserve"> seeds</w:t>
      </w:r>
      <w:r w:rsidR="00C11756" w:rsidRPr="006A5E67">
        <w:rPr>
          <w:noProof/>
        </w:rPr>
        <w:t xml:space="preserve"> </w:t>
      </w:r>
      <w:r w:rsidR="004B593D" w:rsidRPr="006A5E67">
        <w:t xml:space="preserve">quarterly from May 1999 to </w:t>
      </w:r>
      <w:r w:rsidR="00972FD8" w:rsidRPr="006A5E67">
        <w:rPr>
          <w:noProof/>
        </w:rPr>
        <w:t>F</w:t>
      </w:r>
      <w:r w:rsidR="00C11756" w:rsidRPr="006A5E67">
        <w:rPr>
          <w:noProof/>
        </w:rPr>
        <w:t>ebruary</w:t>
      </w:r>
      <w:r w:rsidR="00C11756" w:rsidRPr="006A5E67">
        <w:t xml:space="preserve"> 2004</w:t>
      </w:r>
      <w:r w:rsidR="00771655" w:rsidRPr="006A5E67">
        <w:t xml:space="preserve"> (20 trips)</w:t>
      </w:r>
      <w:r w:rsidR="00C11756" w:rsidRPr="006A5E67">
        <w:t>, corresponding to the four seasons (</w:t>
      </w:r>
      <w:r w:rsidR="00972FD8" w:rsidRPr="006A5E67">
        <w:t>M</w:t>
      </w:r>
      <w:r w:rsidR="00C11756" w:rsidRPr="006A5E67">
        <w:t xml:space="preserve">ay </w:t>
      </w:r>
      <w:r w:rsidR="00F610A9" w:rsidRPr="006A5E67">
        <w:t>= A</w:t>
      </w:r>
      <w:r w:rsidR="00972FD8" w:rsidRPr="006A5E67">
        <w:t xml:space="preserve">utumn, </w:t>
      </w:r>
      <w:r w:rsidR="00972FD8" w:rsidRPr="006A5E67">
        <w:rPr>
          <w:noProof/>
        </w:rPr>
        <w:t>August</w:t>
      </w:r>
      <w:r w:rsidR="00F610A9" w:rsidRPr="006A5E67">
        <w:t xml:space="preserve"> = W</w:t>
      </w:r>
      <w:r w:rsidR="00972FD8" w:rsidRPr="006A5E67">
        <w:t xml:space="preserve">inter, </w:t>
      </w:r>
      <w:r w:rsidR="00972FD8" w:rsidRPr="006A5E67">
        <w:rPr>
          <w:noProof/>
        </w:rPr>
        <w:t>November</w:t>
      </w:r>
      <w:r w:rsidR="00F610A9" w:rsidRPr="006A5E67">
        <w:t xml:space="preserve"> = S</w:t>
      </w:r>
      <w:r w:rsidR="00972FD8" w:rsidRPr="006A5E67">
        <w:t xml:space="preserve">pring and </w:t>
      </w:r>
      <w:r w:rsidR="00972FD8" w:rsidRPr="006A5E67">
        <w:rPr>
          <w:noProof/>
        </w:rPr>
        <w:t>F</w:t>
      </w:r>
      <w:r w:rsidR="00C11756" w:rsidRPr="006A5E67">
        <w:rPr>
          <w:noProof/>
        </w:rPr>
        <w:t>ebruary</w:t>
      </w:r>
      <w:r w:rsidR="00F610A9" w:rsidRPr="006A5E67">
        <w:t xml:space="preserve"> = S</w:t>
      </w:r>
      <w:r w:rsidR="00C11756" w:rsidRPr="006A5E67">
        <w:t>ummer).</w:t>
      </w:r>
      <w:r w:rsidR="004B593D" w:rsidRPr="006A5E67">
        <w:t xml:space="preserve"> </w:t>
      </w:r>
      <w:r w:rsidR="00771655" w:rsidRPr="006A5E67">
        <w:t>T</w:t>
      </w:r>
      <w:r w:rsidR="00C11756" w:rsidRPr="006A5E67">
        <w:t>he following disparit</w:t>
      </w:r>
      <w:r w:rsidR="00972FD8" w:rsidRPr="006A5E67">
        <w:t>ies occurred in data collection;</w:t>
      </w:r>
      <w:r w:rsidR="00C11756" w:rsidRPr="006A5E67">
        <w:t xml:space="preserve"> data was reduced to </w:t>
      </w:r>
      <w:r w:rsidR="00C9198C">
        <w:t xml:space="preserve">three </w:t>
      </w:r>
      <w:r w:rsidR="00C11756" w:rsidRPr="006A5E67">
        <w:t>grids in each valley after November 2002</w:t>
      </w:r>
      <w:r w:rsidR="00BE29A6" w:rsidRPr="006A5E67">
        <w:t xml:space="preserve"> to focus on </w:t>
      </w:r>
      <w:r w:rsidR="005922AB" w:rsidRPr="006A5E67">
        <w:rPr>
          <w:rFonts w:eastAsiaTheme="minorEastAsia"/>
          <w:bCs/>
          <w:noProof/>
          <w:lang w:eastAsia="ja-JP"/>
        </w:rPr>
        <w:t xml:space="preserve">capture-recapture (CR) </w:t>
      </w:r>
      <w:r w:rsidR="00864B7F" w:rsidRPr="006A5E67">
        <w:t xml:space="preserve">and </w:t>
      </w:r>
      <w:r w:rsidR="00771655" w:rsidRPr="006A5E67">
        <w:t>a</w:t>
      </w:r>
      <w:r w:rsidR="00864B7F" w:rsidRPr="006A5E67">
        <w:t xml:space="preserve"> before/after treatment</w:t>
      </w:r>
      <w:r w:rsidR="00CA78D8" w:rsidRPr="006A5E67">
        <w:t xml:space="preserve"> (before = no stoat control, after = stoats controlled)</w:t>
      </w:r>
      <w:r w:rsidR="00771655" w:rsidRPr="006A5E67">
        <w:t xml:space="preserve"> </w:t>
      </w:r>
      <w:r w:rsidR="00CA78D8" w:rsidRPr="006A5E67">
        <w:t>in t</w:t>
      </w:r>
      <w:r w:rsidR="00771655" w:rsidRPr="006A5E67">
        <w:t xml:space="preserve">he </w:t>
      </w:r>
      <w:r w:rsidR="007A6A14">
        <w:t>Hollyford Valley</w:t>
      </w:r>
      <w:r w:rsidR="00C11756" w:rsidRPr="006A5E67">
        <w:t xml:space="preserve">. </w:t>
      </w:r>
      <w:r w:rsidR="00CA78D8" w:rsidRPr="006A5E67">
        <w:t xml:space="preserve">Due to unfavourable weather restrictions that would impact capture </w:t>
      </w:r>
      <w:r w:rsidR="00F9221C" w:rsidRPr="006A5E67">
        <w:t>rates;</w:t>
      </w:r>
      <w:r w:rsidR="00771655" w:rsidRPr="006A5E67">
        <w:t xml:space="preserve"> a minimum of </w:t>
      </w:r>
      <w:r w:rsidR="00C9198C">
        <w:t xml:space="preserve">three </w:t>
      </w:r>
      <w:r w:rsidR="00771655" w:rsidRPr="006A5E67">
        <w:t xml:space="preserve">nights trapping was undertaken, with </w:t>
      </w:r>
      <w:r w:rsidR="00D24B75" w:rsidRPr="006A5E67">
        <w:t>most</w:t>
      </w:r>
      <w:r w:rsidR="0033528E" w:rsidRPr="006A5E67">
        <w:t xml:space="preserve"> trips </w:t>
      </w:r>
      <w:r w:rsidR="008B5497" w:rsidRPr="006A5E67">
        <w:t>consisting</w:t>
      </w:r>
      <w:r w:rsidR="0033528E" w:rsidRPr="006A5E67">
        <w:t xml:space="preserve"> of </w:t>
      </w:r>
      <w:r w:rsidR="00C9198C">
        <w:t xml:space="preserve">four </w:t>
      </w:r>
      <w:r w:rsidR="0033528E" w:rsidRPr="006A5E67">
        <w:t xml:space="preserve">or more </w:t>
      </w:r>
      <w:r w:rsidR="00771655" w:rsidRPr="006A5E67">
        <w:t>trapping</w:t>
      </w:r>
      <w:r w:rsidR="008B5497" w:rsidRPr="006A5E67">
        <w:t xml:space="preserve"> days</w:t>
      </w:r>
      <w:r w:rsidR="00771655" w:rsidRPr="006A5E67">
        <w:t xml:space="preserve">. The total length of a single </w:t>
      </w:r>
      <w:r w:rsidR="00771655" w:rsidRPr="006A5E67">
        <w:rPr>
          <w:noProof/>
        </w:rPr>
        <w:t>trip</w:t>
      </w:r>
      <w:r w:rsidR="00771655" w:rsidRPr="006A5E67">
        <w:t xml:space="preserve"> did not exceed </w:t>
      </w:r>
      <w:r w:rsidR="00C9198C">
        <w:rPr>
          <w:noProof/>
        </w:rPr>
        <w:t>nine</w:t>
      </w:r>
      <w:r w:rsidR="00C11756" w:rsidRPr="006A5E67">
        <w:t xml:space="preserve"> days apart </w:t>
      </w:r>
      <w:r w:rsidR="00771655" w:rsidRPr="006A5E67">
        <w:t>(average 4.5 days).</w:t>
      </w:r>
    </w:p>
    <w:p w14:paraId="73439952" w14:textId="74226251" w:rsidR="00621BDF" w:rsidRPr="006A5E67" w:rsidRDefault="00621BDF" w:rsidP="000F2AB1">
      <w:pPr>
        <w:pStyle w:val="ListParagraph"/>
        <w:wordWrap/>
        <w:spacing w:before="0" w:after="0"/>
        <w:ind w:left="0" w:firstLine="720"/>
        <w:rPr>
          <w:rFonts w:eastAsiaTheme="minorEastAsia"/>
          <w:bCs/>
          <w:lang w:eastAsia="ja-JP"/>
        </w:rPr>
      </w:pPr>
      <w:r w:rsidRPr="006A5E67">
        <w:t>A</w:t>
      </w:r>
      <w:r w:rsidRPr="006A5E67">
        <w:rPr>
          <w:noProof/>
        </w:rPr>
        <w:t>vailable beech seed</w:t>
      </w:r>
      <w:r w:rsidRPr="006A5E67">
        <w:t xml:space="preserve"> </w:t>
      </w:r>
      <w:r w:rsidR="0041345D" w:rsidRPr="006A5E67">
        <w:t xml:space="preserve">(referred to as seed from here onwards) </w:t>
      </w:r>
      <w:r w:rsidRPr="006A5E67">
        <w:t xml:space="preserve">was measured at each grid using </w:t>
      </w:r>
      <w:r w:rsidR="00515941">
        <w:t xml:space="preserve">two </w:t>
      </w:r>
      <w:r w:rsidR="00C53FCF">
        <w:t xml:space="preserve">standard </w:t>
      </w:r>
      <w:r w:rsidRPr="006A5E67">
        <w:t xml:space="preserve">circular seed-traps </w:t>
      </w:r>
      <w:r w:rsidR="00515941">
        <w:t xml:space="preserve">each </w:t>
      </w:r>
      <w:r w:rsidRPr="006A5E67">
        <w:t xml:space="preserve">with a collecting area of </w:t>
      </w:r>
      <w:r w:rsidRPr="006A5E67">
        <w:rPr>
          <w:noProof/>
        </w:rPr>
        <w:t>0.</w:t>
      </w:r>
      <w:r w:rsidR="00515941">
        <w:rPr>
          <w:noProof/>
        </w:rPr>
        <w:t>125</w:t>
      </w:r>
      <w:r w:rsidRPr="006A5E67">
        <w:rPr>
          <w:noProof/>
        </w:rPr>
        <w:t xml:space="preserve"> </w:t>
      </w:r>
      <m:oMath>
        <m:sSup>
          <m:sSupPr>
            <m:ctrlPr>
              <w:rPr>
                <w:rFonts w:ascii="Cambria Math" w:hAnsi="Cambria Math"/>
                <w:i/>
                <w:noProof/>
                <w:u w:val="thick" w:color="28B473"/>
              </w:rPr>
            </m:ctrlPr>
          </m:sSupPr>
          <m:e>
            <m:r>
              <w:rPr>
                <w:rFonts w:ascii="Cambria Math" w:hAnsi="Cambria Math"/>
                <w:noProof/>
                <w:u w:val="thick" w:color="28B473"/>
              </w:rPr>
              <m:t>m</m:t>
            </m:r>
          </m:e>
          <m:sup>
            <m:r>
              <w:rPr>
                <w:rFonts w:ascii="Cambria Math" w:hAnsi="Cambria Math"/>
                <w:noProof/>
                <w:u w:val="thick" w:color="28B473"/>
              </w:rPr>
              <m:t>2</m:t>
            </m:r>
          </m:sup>
        </m:sSup>
      </m:oMath>
      <w:r w:rsidRPr="006A5E67">
        <w:t xml:space="preserve">, set 1.2 metres above the ground and covered </w:t>
      </w:r>
      <w:r w:rsidRPr="006A5E67">
        <w:rPr>
          <w:noProof/>
        </w:rPr>
        <w:t>by</w:t>
      </w:r>
      <w:r w:rsidRPr="006A5E67">
        <w:t xml:space="preserve"> wire netting to preclude seed predators</w:t>
      </w:r>
      <w:commentRangeStart w:id="255"/>
      <w:r w:rsidRPr="006A5E67">
        <w:t>.</w:t>
      </w:r>
      <w:commentRangeEnd w:id="255"/>
      <w:r w:rsidR="00C53FCF">
        <w:rPr>
          <w:rStyle w:val="CommentReference"/>
        </w:rPr>
        <w:commentReference w:id="255"/>
      </w:r>
      <w:r w:rsidRPr="006A5E67">
        <w:t xml:space="preserve"> Seed-trap contents were collected during each trapping session (n = 20) and beech seeds with a kernel were recorded and used to estimate </w:t>
      </w:r>
      <w:r w:rsidR="002C3EBF" w:rsidRPr="006A5E67">
        <w:t>the amount of s</w:t>
      </w:r>
      <w:r w:rsidRPr="006A5E67">
        <w:t xml:space="preserve">eed </w:t>
      </w:r>
      <w:r w:rsidR="002C3EBF" w:rsidRPr="006A5E67">
        <w:t xml:space="preserve">per metre squared </w:t>
      </w:r>
      <w:r w:rsidRPr="006A5E67">
        <w:t>(</w:t>
      </w:r>
      <m:oMath>
        <m:r>
          <w:rPr>
            <w:rFonts w:ascii="Cambria Math" w:hAnsi="Cambria Math"/>
          </w:rPr>
          <m:t xml:space="preserve">Seed </m:t>
        </m:r>
        <m:sSup>
          <m:sSupPr>
            <m:ctrlPr>
              <w:rPr>
                <w:rFonts w:ascii="Cambria Math" w:hAnsi="Cambria Math"/>
                <w:i/>
                <w:noProof/>
                <w:u w:val="thick" w:color="28B473"/>
              </w:rPr>
            </m:ctrlPr>
          </m:sSupPr>
          <m:e>
            <m:r>
              <w:rPr>
                <w:rFonts w:ascii="Cambria Math" w:hAnsi="Cambria Math"/>
                <w:noProof/>
                <w:u w:val="thick" w:color="28B473"/>
              </w:rPr>
              <m:t>m</m:t>
            </m:r>
          </m:e>
          <m:sup>
            <m:r>
              <w:rPr>
                <w:rFonts w:ascii="Cambria Math" w:hAnsi="Cambria Math"/>
                <w:noProof/>
                <w:u w:val="thick" w:color="28B473"/>
              </w:rPr>
              <m:t>2</m:t>
            </m:r>
          </m:sup>
        </m:sSup>
      </m:oMath>
      <w:r w:rsidRPr="006A5E67">
        <w:t xml:space="preserve">). </w:t>
      </w:r>
    </w:p>
    <w:p w14:paraId="1E6E67B2" w14:textId="5665F93E" w:rsidR="003C43D5" w:rsidRPr="006A5E67" w:rsidRDefault="00C11756" w:rsidP="000F2AB1">
      <w:pPr>
        <w:wordWrap/>
        <w:spacing w:before="0" w:after="0"/>
        <w:ind w:firstLine="720"/>
      </w:pPr>
      <w:r w:rsidRPr="006A5E67">
        <w:t>Rodent populations (</w:t>
      </w:r>
      <w:r w:rsidR="00864B7F" w:rsidRPr="006A5E67">
        <w:rPr>
          <w:noProof/>
        </w:rPr>
        <w:t>k</w:t>
      </w:r>
      <w:r w:rsidRPr="006A5E67">
        <w:rPr>
          <w:noProof/>
        </w:rPr>
        <w:t>iore</w:t>
      </w:r>
      <w:r w:rsidRPr="006A5E67">
        <w:t xml:space="preserve">, rats and mice) were monitored using </w:t>
      </w:r>
      <w:commentRangeStart w:id="256"/>
      <w:r w:rsidR="00771655" w:rsidRPr="006A5E67">
        <w:t xml:space="preserve">Elliot </w:t>
      </w:r>
      <w:r w:rsidR="00771655" w:rsidRPr="006A5E67">
        <w:rPr>
          <w:noProof/>
        </w:rPr>
        <w:t>traps</w:t>
      </w:r>
      <w:r w:rsidRPr="006A5E67">
        <w:t xml:space="preserve"> </w:t>
      </w:r>
      <w:commentRangeEnd w:id="256"/>
      <w:r w:rsidR="002B70DA">
        <w:rPr>
          <w:rStyle w:val="CommentReference"/>
        </w:rPr>
        <w:commentReference w:id="256"/>
      </w:r>
      <w:r w:rsidRPr="006A5E67">
        <w:rPr>
          <w:noProof/>
        </w:rPr>
        <w:t>and</w:t>
      </w:r>
      <w:r w:rsidRPr="006A5E67">
        <w:t xml:space="preserve"> </w:t>
      </w:r>
      <w:r w:rsidR="0033528E" w:rsidRPr="006A5E67">
        <w:t xml:space="preserve">the </w:t>
      </w:r>
      <w:r w:rsidRPr="006A5E67">
        <w:t xml:space="preserve">removal of rats occurred </w:t>
      </w:r>
      <w:commentRangeStart w:id="257"/>
      <w:r w:rsidRPr="006A5E67">
        <w:t>on two of the grids</w:t>
      </w:r>
      <w:r w:rsidR="0033528E" w:rsidRPr="006A5E67">
        <w:t xml:space="preserve"> as a rat removal treatment</w:t>
      </w:r>
      <w:commentRangeEnd w:id="257"/>
      <w:r w:rsidR="002B70DA">
        <w:rPr>
          <w:rStyle w:val="CommentReference"/>
        </w:rPr>
        <w:commentReference w:id="257"/>
      </w:r>
      <w:r w:rsidR="001B0E55" w:rsidRPr="006A5E67">
        <w:t xml:space="preserve">. </w:t>
      </w:r>
      <w:r w:rsidRPr="006A5E67">
        <w:t xml:space="preserve">On each of the grids, </w:t>
      </w:r>
      <w:r w:rsidRPr="006A5E67">
        <w:lastRenderedPageBreak/>
        <w:t xml:space="preserve">81 traps </w:t>
      </w:r>
      <w:r w:rsidRPr="006A5E67">
        <w:rPr>
          <w:noProof/>
        </w:rPr>
        <w:t>were set</w:t>
      </w:r>
      <w:r w:rsidRPr="006A5E67">
        <w:t xml:space="preserve"> (9*9), 20 metres</w:t>
      </w:r>
      <w:r w:rsidR="0063460A" w:rsidRPr="006A5E67">
        <w:t xml:space="preserve"> </w:t>
      </w:r>
      <w:r w:rsidR="00621BDF" w:rsidRPr="006A5E67">
        <w:t xml:space="preserve">apart </w:t>
      </w:r>
      <w:r w:rsidR="0063460A" w:rsidRPr="006A5E67">
        <w:t xml:space="preserve">covering a total area of </w:t>
      </w:r>
      <w:r w:rsidR="00621BDF" w:rsidRPr="006A5E67">
        <w:t>2.56ha (25</w:t>
      </w:r>
      <w:r w:rsidR="0075553A" w:rsidRPr="006A5E67">
        <w:t xml:space="preserve"> </w:t>
      </w:r>
      <w:r w:rsidR="00621BDF" w:rsidRPr="006A5E67">
        <w:t>600</w:t>
      </w:r>
      <w:r w:rsidR="0075553A" w:rsidRPr="006A5E67">
        <w:t xml:space="preserve"> </w:t>
      </w:r>
      <m:oMath>
        <m:sSup>
          <m:sSupPr>
            <m:ctrlPr>
              <w:rPr>
                <w:rFonts w:ascii="Cambria Math" w:hAnsi="Cambria Math"/>
                <w:i/>
                <w:noProof/>
                <w:u w:val="thick" w:color="28B473"/>
              </w:rPr>
            </m:ctrlPr>
          </m:sSupPr>
          <m:e>
            <m:r>
              <w:rPr>
                <w:rFonts w:ascii="Cambria Math" w:hAnsi="Cambria Math"/>
                <w:noProof/>
                <w:u w:val="thick" w:color="28B473"/>
              </w:rPr>
              <m:t>m</m:t>
            </m:r>
          </m:e>
          <m:sup>
            <m:r>
              <w:rPr>
                <w:rFonts w:ascii="Cambria Math" w:hAnsi="Cambria Math"/>
                <w:noProof/>
                <w:u w:val="thick" w:color="28B473"/>
              </w:rPr>
              <m:t>2</m:t>
            </m:r>
          </m:sup>
        </m:sSup>
      </m:oMath>
      <w:r w:rsidR="00621BDF" w:rsidRPr="006A5E67">
        <w:t>) per grid</w:t>
      </w:r>
      <w:r w:rsidR="001B0E55" w:rsidRPr="006A5E67">
        <w:t xml:space="preserve">. </w:t>
      </w:r>
      <w:r w:rsidRPr="006A5E67">
        <w:t xml:space="preserve">All </w:t>
      </w:r>
      <w:r w:rsidR="0042726C" w:rsidRPr="006A5E67">
        <w:t xml:space="preserve">animals </w:t>
      </w:r>
      <w:r w:rsidRPr="006A5E67">
        <w:t xml:space="preserve">caught on </w:t>
      </w:r>
      <w:r w:rsidR="00771655" w:rsidRPr="006A5E67">
        <w:t>CR</w:t>
      </w:r>
      <w:r w:rsidRPr="006A5E67">
        <w:t xml:space="preserve"> </w:t>
      </w:r>
      <w:r w:rsidRPr="006A5E67">
        <w:rPr>
          <w:noProof/>
        </w:rPr>
        <w:t>grids</w:t>
      </w:r>
      <w:r w:rsidRPr="006A5E67">
        <w:t xml:space="preserve"> were </w:t>
      </w:r>
      <w:r w:rsidR="0042726C" w:rsidRPr="006A5E67">
        <w:rPr>
          <w:noProof/>
        </w:rPr>
        <w:t>given</w:t>
      </w:r>
      <w:r w:rsidR="0042726C" w:rsidRPr="006A5E67">
        <w:t xml:space="preserve"> an ear notch to indicate the trapping session during which they </w:t>
      </w:r>
      <w:r w:rsidR="0042726C" w:rsidRPr="006A5E67">
        <w:rPr>
          <w:noProof/>
        </w:rPr>
        <w:t xml:space="preserve">were first encountered. Mice had single notches </w:t>
      </w:r>
      <w:r w:rsidR="001B0E55" w:rsidRPr="006A5E67">
        <w:t xml:space="preserve">and rats were double ear </w:t>
      </w:r>
      <w:r w:rsidRPr="006A5E67">
        <w:t>tagged with individually numbered ear tags</w:t>
      </w:r>
      <w:r w:rsidR="001B0E55" w:rsidRPr="006A5E67">
        <w:t xml:space="preserve">. </w:t>
      </w:r>
      <w:r w:rsidR="0042726C" w:rsidRPr="006A5E67">
        <w:t>D</w:t>
      </w:r>
      <w:r w:rsidRPr="006A5E67">
        <w:t>ata were</w:t>
      </w:r>
      <w:r w:rsidR="0042726C" w:rsidRPr="006A5E67">
        <w:t xml:space="preserve"> </w:t>
      </w:r>
      <w:r w:rsidR="00690034" w:rsidRPr="006A5E67">
        <w:t>collected on;</w:t>
      </w:r>
      <w:r w:rsidRPr="006A5E67">
        <w:t xml:space="preserve"> grid</w:t>
      </w:r>
      <w:r w:rsidR="00621BDF" w:rsidRPr="006A5E67">
        <w:t xml:space="preserve"> location, tag number and </w:t>
      </w:r>
      <w:commentRangeStart w:id="258"/>
      <w:r w:rsidR="00621BDF" w:rsidRPr="006A5E67">
        <w:t>notch position</w:t>
      </w:r>
      <w:commentRangeEnd w:id="258"/>
      <w:r w:rsidR="002B70DA">
        <w:rPr>
          <w:rStyle w:val="CommentReference"/>
        </w:rPr>
        <w:commentReference w:id="258"/>
      </w:r>
      <w:r w:rsidRPr="006A5E67">
        <w:t>.</w:t>
      </w:r>
      <w:r w:rsidR="00690034" w:rsidRPr="006A5E67">
        <w:t xml:space="preserve"> </w:t>
      </w:r>
      <w:r w:rsidRPr="006A5E67">
        <w:t xml:space="preserve">Both </w:t>
      </w:r>
      <w:r w:rsidR="00974751" w:rsidRPr="006A5E67">
        <w:t>rat</w:t>
      </w:r>
      <w:r w:rsidRPr="006A5E67">
        <w:t xml:space="preserve"> and </w:t>
      </w:r>
      <w:commentRangeStart w:id="259"/>
      <w:r w:rsidRPr="006A5E67">
        <w:t>kiore</w:t>
      </w:r>
      <w:commentRangeEnd w:id="259"/>
      <w:r w:rsidR="002B70DA">
        <w:rPr>
          <w:rStyle w:val="CommentReference"/>
        </w:rPr>
        <w:commentReference w:id="259"/>
      </w:r>
      <w:r w:rsidRPr="006A5E67">
        <w:t xml:space="preserve"> captures were </w:t>
      </w:r>
      <w:r w:rsidR="00621BDF" w:rsidRPr="006A5E67">
        <w:t xml:space="preserve">low throughout the study and even the combined </w:t>
      </w:r>
      <w:commentRangeStart w:id="260"/>
      <w:r w:rsidR="00621BDF" w:rsidRPr="006A5E67">
        <w:t xml:space="preserve">recaptures did not allow for a robust CR model </w:t>
      </w:r>
      <w:commentRangeEnd w:id="260"/>
      <w:r w:rsidR="002B70DA">
        <w:rPr>
          <w:rStyle w:val="CommentReference"/>
        </w:rPr>
        <w:commentReference w:id="260"/>
      </w:r>
      <w:r w:rsidR="00621BDF" w:rsidRPr="006A5E67">
        <w:t xml:space="preserve">to </w:t>
      </w:r>
      <w:r w:rsidR="00621BDF" w:rsidRPr="006A5E67">
        <w:rPr>
          <w:noProof/>
        </w:rPr>
        <w:t>be constructed.</w:t>
      </w:r>
      <w:r w:rsidR="00621BDF" w:rsidRPr="006A5E67">
        <w:t xml:space="preserve"> T</w:t>
      </w:r>
      <w:r w:rsidR="005C183D" w:rsidRPr="006A5E67">
        <w:rPr>
          <w:noProof/>
        </w:rPr>
        <w:t>herefore</w:t>
      </w:r>
      <w:r w:rsidR="005C183D" w:rsidRPr="006A5E67">
        <w:rPr>
          <w:rFonts w:eastAsiaTheme="minorEastAsia"/>
          <w:bCs/>
          <w:noProof/>
          <w:lang w:eastAsia="ja-JP"/>
        </w:rPr>
        <w:t>, r</w:t>
      </w:r>
      <w:r w:rsidR="006830BD" w:rsidRPr="006A5E67">
        <w:rPr>
          <w:rFonts w:eastAsiaTheme="minorEastAsia"/>
          <w:bCs/>
          <w:noProof/>
          <w:lang w:eastAsia="ja-JP"/>
        </w:rPr>
        <w:t>at interactions were measured</w:t>
      </w:r>
      <w:r w:rsidR="006830BD" w:rsidRPr="006A5E67">
        <w:rPr>
          <w:rFonts w:eastAsiaTheme="minorEastAsia"/>
          <w:bCs/>
          <w:lang w:eastAsia="ja-JP"/>
        </w:rPr>
        <w:t xml:space="preserve"> as </w:t>
      </w:r>
      <w:r w:rsidR="005C183D" w:rsidRPr="006A5E67">
        <w:rPr>
          <w:rFonts w:eastAsiaTheme="minorEastAsia"/>
          <w:bCs/>
          <w:lang w:eastAsia="ja-JP"/>
        </w:rPr>
        <w:t xml:space="preserve">the </w:t>
      </w:r>
      <w:r w:rsidR="006830BD" w:rsidRPr="006A5E67">
        <w:rPr>
          <w:rFonts w:eastAsiaTheme="minorEastAsia"/>
          <w:bCs/>
          <w:lang w:eastAsia="ja-JP"/>
        </w:rPr>
        <w:t xml:space="preserve">minimum number of </w:t>
      </w:r>
      <w:r w:rsidR="006830BD" w:rsidRPr="006A5E67">
        <w:rPr>
          <w:rFonts w:eastAsiaTheme="minorEastAsia"/>
          <w:bCs/>
          <w:noProof/>
          <w:lang w:eastAsia="ja-JP"/>
        </w:rPr>
        <w:t>rats</w:t>
      </w:r>
      <w:r w:rsidR="00621BDF" w:rsidRPr="006A5E67">
        <w:rPr>
          <w:rFonts w:eastAsiaTheme="minorEastAsia"/>
          <w:bCs/>
          <w:noProof/>
          <w:lang w:eastAsia="ja-JP"/>
        </w:rPr>
        <w:t xml:space="preserve"> and kiore</w:t>
      </w:r>
      <w:r w:rsidR="006830BD" w:rsidRPr="006A5E67">
        <w:rPr>
          <w:rFonts w:eastAsiaTheme="minorEastAsia"/>
          <w:bCs/>
          <w:lang w:eastAsia="ja-JP"/>
        </w:rPr>
        <w:t xml:space="preserve"> </w:t>
      </w:r>
      <w:r w:rsidR="00C53FCF">
        <w:rPr>
          <w:rFonts w:eastAsiaTheme="minorEastAsia"/>
          <w:bCs/>
          <w:lang w:eastAsia="ja-JP"/>
        </w:rPr>
        <w:t xml:space="preserve">combined </w:t>
      </w:r>
      <w:r w:rsidR="006830BD" w:rsidRPr="006A5E67">
        <w:rPr>
          <w:rFonts w:eastAsiaTheme="minorEastAsia"/>
          <w:bCs/>
          <w:lang w:eastAsia="ja-JP"/>
        </w:rPr>
        <w:t>(</w:t>
      </w:r>
      <m:oMath>
        <m:sSub>
          <m:sSubPr>
            <m:ctrlPr>
              <w:rPr>
                <w:rFonts w:ascii="Cambria Math" w:eastAsiaTheme="minorEastAsia" w:hAnsi="Cambria Math"/>
                <w:bCs/>
                <w:lang w:eastAsia="ja-JP"/>
              </w:rPr>
            </m:ctrlPr>
          </m:sSubPr>
          <m:e>
            <m:r>
              <w:rPr>
                <w:rFonts w:ascii="Cambria Math" w:eastAsiaTheme="minorEastAsia" w:hAnsi="Cambria Math"/>
                <w:lang w:eastAsia="ja-JP"/>
              </w:rPr>
              <m:t>MNA</m:t>
            </m:r>
          </m:e>
          <m:sub>
            <m:r>
              <w:rPr>
                <w:rFonts w:ascii="Cambria Math" w:eastAsiaTheme="minorEastAsia" w:hAnsi="Cambria Math"/>
                <w:lang w:eastAsia="ja-JP"/>
              </w:rPr>
              <m:t>t</m:t>
            </m:r>
          </m:sub>
        </m:sSub>
        <m:r>
          <m:rPr>
            <m:sty m:val="p"/>
          </m:rPr>
          <w:rPr>
            <w:rFonts w:ascii="Cambria Math" w:eastAsiaTheme="minorEastAsia" w:hAnsi="Cambria Math"/>
            <w:lang w:eastAsia="ja-JP"/>
          </w:rPr>
          <m:t xml:space="preserve">= </m:t>
        </m:r>
        <m:sSub>
          <m:sSubPr>
            <m:ctrlPr>
              <w:rPr>
                <w:rFonts w:ascii="Cambria Math" w:eastAsiaTheme="minorEastAsia" w:hAnsi="Cambria Math"/>
                <w:bCs/>
                <w:lang w:eastAsia="ja-JP"/>
              </w:rPr>
            </m:ctrlPr>
          </m:sSubPr>
          <m:e>
            <m:r>
              <w:rPr>
                <w:rFonts w:ascii="Cambria Math" w:eastAsiaTheme="minorEastAsia" w:hAnsi="Cambria Math"/>
                <w:lang w:eastAsia="ja-JP"/>
              </w:rPr>
              <m:t>N</m:t>
            </m:r>
          </m:e>
          <m:sub>
            <m:r>
              <w:rPr>
                <w:rFonts w:ascii="Cambria Math" w:eastAsiaTheme="minorEastAsia" w:hAnsi="Cambria Math"/>
                <w:lang w:eastAsia="ja-JP"/>
              </w:rPr>
              <m:t>t</m:t>
            </m:r>
          </m:sub>
        </m:sSub>
        <m:r>
          <m:rPr>
            <m:sty m:val="p"/>
          </m:rPr>
          <w:rPr>
            <w:rFonts w:ascii="Cambria Math" w:eastAsiaTheme="minorEastAsia" w:hAnsi="Cambria Math"/>
            <w:lang w:eastAsia="ja-JP"/>
          </w:rPr>
          <m:t>+1+(0.05</m:t>
        </m:r>
        <m:sSub>
          <m:sSubPr>
            <m:ctrlPr>
              <w:rPr>
                <w:rFonts w:ascii="Cambria Math" w:eastAsiaTheme="minorEastAsia" w:hAnsi="Cambria Math"/>
                <w:bCs/>
                <w:lang w:eastAsia="ja-JP"/>
              </w:rPr>
            </m:ctrlPr>
          </m:sSubPr>
          <m:e>
            <m:r>
              <w:rPr>
                <w:rFonts w:ascii="Cambria Math" w:eastAsiaTheme="minorEastAsia" w:hAnsi="Cambria Math"/>
                <w:lang w:eastAsia="ja-JP"/>
              </w:rPr>
              <m:t>N</m:t>
            </m:r>
          </m:e>
          <m:sub>
            <m:r>
              <w:rPr>
                <w:rFonts w:ascii="Cambria Math" w:eastAsiaTheme="minorEastAsia" w:hAnsi="Cambria Math"/>
                <w:lang w:eastAsia="ja-JP"/>
              </w:rPr>
              <m:t>t</m:t>
            </m:r>
          </m:sub>
        </m:sSub>
        <m:r>
          <m:rPr>
            <m:sty m:val="p"/>
          </m:rPr>
          <w:rPr>
            <w:rFonts w:ascii="Cambria Math" w:eastAsiaTheme="minorEastAsia" w:hAnsi="Cambria Math"/>
            <w:lang w:eastAsia="ja-JP"/>
          </w:rPr>
          <m:t>)</m:t>
        </m:r>
      </m:oMath>
      <w:r w:rsidR="006830BD" w:rsidRPr="006A5E67">
        <w:rPr>
          <w:rFonts w:eastAsiaTheme="minorEastAsia"/>
          <w:bCs/>
          <w:lang w:eastAsia="ja-JP"/>
        </w:rPr>
        <w:t xml:space="preserve">). This is equivalent to the total number of new animals over a </w:t>
      </w:r>
      <w:r w:rsidR="00955C5F" w:rsidRPr="006A5E67">
        <w:rPr>
          <w:rFonts w:eastAsiaTheme="minorEastAsia"/>
          <w:bCs/>
          <w:lang w:eastAsia="ja-JP"/>
        </w:rPr>
        <w:t>five-night</w:t>
      </w:r>
      <w:r w:rsidR="006830BD" w:rsidRPr="006A5E67">
        <w:rPr>
          <w:rFonts w:eastAsiaTheme="minorEastAsia"/>
          <w:bCs/>
          <w:lang w:eastAsia="ja-JP"/>
        </w:rPr>
        <w:t xml:space="preserve"> trapping perio</w:t>
      </w:r>
      <w:commentRangeStart w:id="261"/>
      <w:r w:rsidR="006830BD" w:rsidRPr="006A5E67">
        <w:rPr>
          <w:rFonts w:eastAsiaTheme="minorEastAsia"/>
          <w:bCs/>
          <w:lang w:eastAsia="ja-JP"/>
        </w:rPr>
        <w:t>d</w:t>
      </w:r>
      <w:r w:rsidR="004B1E36">
        <w:rPr>
          <w:rFonts w:eastAsiaTheme="minorEastAsia"/>
          <w:bCs/>
          <w:lang w:eastAsia="ja-JP"/>
        </w:rPr>
        <w:t>.</w:t>
      </w:r>
      <w:commentRangeEnd w:id="261"/>
      <w:r w:rsidR="004B1E36">
        <w:rPr>
          <w:rStyle w:val="CommentReference"/>
        </w:rPr>
        <w:commentReference w:id="261"/>
      </w:r>
    </w:p>
    <w:p w14:paraId="0C8CC9B8" w14:textId="20D0D6A2" w:rsidR="00C11756" w:rsidRPr="006A5E67" w:rsidRDefault="005C183D" w:rsidP="000F2AB1">
      <w:pPr>
        <w:wordWrap/>
        <w:spacing w:before="0" w:after="0"/>
        <w:ind w:firstLine="720"/>
        <w:rPr>
          <w:i/>
        </w:rPr>
      </w:pPr>
      <w:r w:rsidRPr="006A5E67">
        <w:t xml:space="preserve">All </w:t>
      </w:r>
      <w:r w:rsidRPr="006A5E67">
        <w:rPr>
          <w:noProof/>
        </w:rPr>
        <w:t>intentionally trapped stoats</w:t>
      </w:r>
      <w:r w:rsidRPr="006A5E67">
        <w:t xml:space="preserve"> were removed using Fenn traps</w:t>
      </w:r>
      <w:commentRangeStart w:id="262"/>
      <w:r w:rsidRPr="006A5E67">
        <w:t>.</w:t>
      </w:r>
      <w:commentRangeEnd w:id="262"/>
      <w:r w:rsidR="004B1E36">
        <w:rPr>
          <w:rStyle w:val="CommentReference"/>
        </w:rPr>
        <w:commentReference w:id="262"/>
      </w:r>
      <w:r w:rsidRPr="006A5E67">
        <w:t xml:space="preserve"> </w:t>
      </w:r>
      <w:r w:rsidR="0033528E" w:rsidRPr="006A5E67">
        <w:t xml:space="preserve">751 </w:t>
      </w:r>
      <w:r w:rsidR="00C11756" w:rsidRPr="006A5E67">
        <w:t xml:space="preserve">stoats were removed from the </w:t>
      </w:r>
      <w:r w:rsidR="003C43D5" w:rsidRPr="006A5E67">
        <w:t>Eglinton V</w:t>
      </w:r>
      <w:r w:rsidR="00C11756" w:rsidRPr="006A5E67">
        <w:t xml:space="preserve">alley during </w:t>
      </w:r>
      <w:r w:rsidR="003C43D5" w:rsidRPr="006A5E67">
        <w:t>a</w:t>
      </w:r>
      <w:r w:rsidR="00C11756" w:rsidRPr="006A5E67">
        <w:t xml:space="preserve"> pest control program</w:t>
      </w:r>
      <w:r w:rsidR="0033528E" w:rsidRPr="006A5E67">
        <w:t xml:space="preserve"> </w:t>
      </w:r>
      <w:commentRangeStart w:id="263"/>
      <w:r w:rsidR="003C43D5" w:rsidRPr="006A5E67">
        <w:t>betw</w:t>
      </w:r>
      <w:commentRangeEnd w:id="263"/>
      <w:r w:rsidR="00C2434C">
        <w:rPr>
          <w:rStyle w:val="CommentReference"/>
        </w:rPr>
        <w:commentReference w:id="263"/>
      </w:r>
      <w:r w:rsidR="003C43D5" w:rsidRPr="006A5E67">
        <w:t xml:space="preserve">een </w:t>
      </w:r>
      <w:r w:rsidR="0033528E" w:rsidRPr="006A5E67">
        <w:t xml:space="preserve">May 1999 </w:t>
      </w:r>
      <w:r w:rsidR="003C43D5" w:rsidRPr="006A5E67">
        <w:t>and</w:t>
      </w:r>
      <w:r w:rsidR="0033528E" w:rsidRPr="006A5E67">
        <w:t xml:space="preserve"> June 2</w:t>
      </w:r>
      <w:commentRangeStart w:id="264"/>
      <w:r w:rsidR="0033528E" w:rsidRPr="006A5E67">
        <w:t>001</w:t>
      </w:r>
      <w:commentRangeEnd w:id="264"/>
      <w:r w:rsidR="00C2434C">
        <w:rPr>
          <w:rStyle w:val="CommentReference"/>
        </w:rPr>
        <w:commentReference w:id="264"/>
      </w:r>
      <w:commentRangeStart w:id="265"/>
      <w:r w:rsidR="0033528E" w:rsidRPr="006A5E67">
        <w:t>.</w:t>
      </w:r>
      <w:r w:rsidRPr="006A5E67">
        <w:t xml:space="preserve"> </w:t>
      </w:r>
      <w:commentRangeEnd w:id="265"/>
      <w:r w:rsidR="004B1E36">
        <w:rPr>
          <w:rStyle w:val="CommentReference"/>
        </w:rPr>
        <w:commentReference w:id="265"/>
      </w:r>
      <w:r w:rsidRPr="006A5E67">
        <w:t xml:space="preserve">Some </w:t>
      </w:r>
      <w:commentRangeStart w:id="266"/>
      <w:r w:rsidRPr="006A5E67">
        <w:t>rats</w:t>
      </w:r>
      <w:commentRangeEnd w:id="266"/>
      <w:r w:rsidR="00C2434C">
        <w:rPr>
          <w:rStyle w:val="CommentReference"/>
        </w:rPr>
        <w:commentReference w:id="266"/>
      </w:r>
      <w:r w:rsidRPr="006A5E67">
        <w:t xml:space="preserve"> </w:t>
      </w:r>
      <w:r w:rsidRPr="006A5E67">
        <w:rPr>
          <w:noProof/>
        </w:rPr>
        <w:t>were removed</w:t>
      </w:r>
      <w:r w:rsidRPr="006A5E67">
        <w:t xml:space="preserve"> as by-catch in stoat </w:t>
      </w:r>
      <w:r w:rsidRPr="006A5E67">
        <w:rPr>
          <w:noProof/>
        </w:rPr>
        <w:t>traps</w:t>
      </w:r>
      <w:r w:rsidRPr="006A5E67">
        <w:t xml:space="preserve"> but no other pest control </w:t>
      </w:r>
      <w:r w:rsidRPr="006A5E67">
        <w:rPr>
          <w:noProof/>
        </w:rPr>
        <w:t xml:space="preserve">was conducted. </w:t>
      </w:r>
      <w:r w:rsidR="00C11756" w:rsidRPr="006A5E67">
        <w:t xml:space="preserve">Removal </w:t>
      </w:r>
      <w:r w:rsidR="00C11756" w:rsidRPr="00681DB3">
        <w:t xml:space="preserve">of stoats </w:t>
      </w:r>
      <w:r w:rsidR="00C11756" w:rsidRPr="00681DB3">
        <w:rPr>
          <w:noProof/>
        </w:rPr>
        <w:t>was also</w:t>
      </w:r>
      <w:r w:rsidR="00C65F5F" w:rsidRPr="00681DB3">
        <w:rPr>
          <w:noProof/>
        </w:rPr>
        <w:t xml:space="preserve"> conducted</w:t>
      </w:r>
      <w:r w:rsidR="00C65F5F" w:rsidRPr="00681DB3">
        <w:t xml:space="preserve"> </w:t>
      </w:r>
      <w:r w:rsidRPr="00681DB3">
        <w:t xml:space="preserve">as a </w:t>
      </w:r>
      <w:r w:rsidR="00C11756" w:rsidRPr="00681DB3">
        <w:t>before/aft</w:t>
      </w:r>
      <w:r w:rsidR="00C65F5F" w:rsidRPr="00681DB3">
        <w:t xml:space="preserve">er treatment </w:t>
      </w:r>
      <w:r w:rsidRPr="00681DB3">
        <w:t xml:space="preserve">in the </w:t>
      </w:r>
      <w:r w:rsidR="007A6A14" w:rsidRPr="00681DB3">
        <w:t>Hollyford Valley</w:t>
      </w:r>
      <w:r w:rsidRPr="00681DB3">
        <w:t xml:space="preserve"> after May 2002</w:t>
      </w:r>
      <w:r w:rsidR="00C11756" w:rsidRPr="00681DB3">
        <w:t xml:space="preserve">. This program removed </w:t>
      </w:r>
      <w:r w:rsidR="00AB3310" w:rsidRPr="00681DB3">
        <w:t>13</w:t>
      </w:r>
      <w:r w:rsidR="00C9198C">
        <w:t xml:space="preserve"> </w:t>
      </w:r>
      <w:r w:rsidR="00C65F5F" w:rsidRPr="00681DB3">
        <w:rPr>
          <w:noProof/>
        </w:rPr>
        <w:t>stoats</w:t>
      </w:r>
      <w:r w:rsidR="00C65F5F" w:rsidRPr="00681DB3">
        <w:t xml:space="preserve">. </w:t>
      </w:r>
      <w:r w:rsidRPr="00681DB3">
        <w:t>I</w:t>
      </w:r>
      <w:r w:rsidR="00C11756" w:rsidRPr="00681DB3">
        <w:t xml:space="preserve">ncidental stoat captures during the </w:t>
      </w:r>
      <w:r w:rsidR="00C11756" w:rsidRPr="00681DB3">
        <w:rPr>
          <w:noProof/>
        </w:rPr>
        <w:t>routine</w:t>
      </w:r>
      <w:r w:rsidR="00F240B7" w:rsidRPr="00681DB3">
        <w:t xml:space="preserve"> rodent trapping sessions were</w:t>
      </w:r>
      <w:r w:rsidR="00C11756" w:rsidRPr="00681DB3">
        <w:t xml:space="preserve"> </w:t>
      </w:r>
      <w:r w:rsidR="00C11756" w:rsidRPr="00681DB3">
        <w:rPr>
          <w:noProof/>
        </w:rPr>
        <w:t>recoded</w:t>
      </w:r>
      <w:r w:rsidR="00C11756" w:rsidRPr="00681DB3">
        <w:t xml:space="preserve"> in the two valleys</w:t>
      </w:r>
      <w:r w:rsidR="0046067D" w:rsidRPr="00681DB3">
        <w:t xml:space="preserve"> (</w:t>
      </w:r>
      <w:r w:rsidR="007A6A14" w:rsidRPr="00681DB3">
        <w:t>Hollyford Valley</w:t>
      </w:r>
      <w:r w:rsidR="0046067D" w:rsidRPr="00681DB3">
        <w:t xml:space="preserve"> total 20, </w:t>
      </w:r>
      <w:r w:rsidR="0063319B" w:rsidRPr="00681DB3">
        <w:t>Eglinton V</w:t>
      </w:r>
      <w:r w:rsidR="0046067D" w:rsidRPr="00681DB3">
        <w:t xml:space="preserve">alley total </w:t>
      </w:r>
      <w:r w:rsidR="00C9198C">
        <w:t xml:space="preserve">eight </w:t>
      </w:r>
      <w:r w:rsidR="0046067D" w:rsidRPr="00681DB3">
        <w:t>stoat captures).</w:t>
      </w:r>
    </w:p>
    <w:bookmarkEnd w:id="247"/>
    <w:p w14:paraId="36FBC438" w14:textId="77777777" w:rsidR="00DF3CF1" w:rsidRPr="006A5E67" w:rsidRDefault="00DF3CF1" w:rsidP="000F2AB1">
      <w:pPr>
        <w:wordWrap/>
        <w:adjustRightInd w:val="0"/>
        <w:spacing w:before="0" w:after="0"/>
        <w:rPr>
          <w:rFonts w:eastAsiaTheme="minorEastAsia"/>
          <w:bCs/>
          <w:i/>
          <w:kern w:val="0"/>
          <w:lang w:val="en-US" w:eastAsia="ja-JP"/>
        </w:rPr>
      </w:pPr>
    </w:p>
    <w:p w14:paraId="73A35F73" w14:textId="1891CF46" w:rsidR="009010AB" w:rsidRPr="006A5E67" w:rsidRDefault="007A263E" w:rsidP="000F2AB1">
      <w:pPr>
        <w:wordWrap/>
        <w:adjustRightInd w:val="0"/>
        <w:spacing w:before="0" w:after="0"/>
        <w:outlineLvl w:val="0"/>
        <w:rPr>
          <w:rFonts w:eastAsiaTheme="minorEastAsia"/>
          <w:bCs/>
          <w:i/>
          <w:kern w:val="0"/>
          <w:lang w:val="en-US" w:eastAsia="ja-JP"/>
        </w:rPr>
      </w:pPr>
      <w:r w:rsidRPr="006A5E67">
        <w:rPr>
          <w:rFonts w:eastAsiaTheme="minorEastAsia"/>
          <w:bCs/>
          <w:i/>
          <w:kern w:val="0"/>
          <w:lang w:val="en-US" w:eastAsia="ja-JP"/>
        </w:rPr>
        <w:t>Statistical Analysis</w:t>
      </w:r>
    </w:p>
    <w:p w14:paraId="25F5C310" w14:textId="70FB3B71" w:rsidR="00B85076" w:rsidRPr="006A5E67" w:rsidRDefault="002106D6" w:rsidP="00032139">
      <w:pPr>
        <w:pStyle w:val="ListParagraph"/>
        <w:wordWrap/>
        <w:adjustRightInd w:val="0"/>
        <w:spacing w:before="240" w:after="0"/>
        <w:ind w:left="0" w:firstLine="720"/>
        <w:rPr>
          <w:rFonts w:eastAsiaTheme="minorEastAsia"/>
          <w:bCs/>
          <w:kern w:val="0"/>
          <w:lang w:val="en-US" w:eastAsia="ja-JP"/>
        </w:rPr>
      </w:pPr>
      <w:commentRangeStart w:id="267"/>
      <w:r w:rsidRPr="006A5E67">
        <w:rPr>
          <w:rFonts w:eastAsiaTheme="minorEastAsia"/>
          <w:bCs/>
          <w:kern w:val="0"/>
          <w:lang w:val="en-US" w:eastAsia="ja-JP"/>
        </w:rPr>
        <w:t xml:space="preserve">To estimate </w:t>
      </w:r>
      <w:r w:rsidR="0075553A" w:rsidRPr="006A5E67">
        <w:rPr>
          <w:rFonts w:eastAsiaTheme="minorEastAsia"/>
          <w:bCs/>
          <w:kern w:val="0"/>
          <w:lang w:val="en-US" w:eastAsia="ja-JP"/>
        </w:rPr>
        <w:t xml:space="preserve">the </w:t>
      </w:r>
      <w:r w:rsidRPr="006A5E67">
        <w:rPr>
          <w:rFonts w:eastAsiaTheme="minorEastAsia"/>
          <w:bCs/>
          <w:kern w:val="0"/>
          <w:lang w:val="en-US" w:eastAsia="ja-JP"/>
        </w:rPr>
        <w:t>population abundance of mice</w:t>
      </w:r>
      <w:r w:rsidR="00BA0619" w:rsidRPr="006A5E67">
        <w:rPr>
          <w:rFonts w:eastAsiaTheme="minorEastAsia"/>
          <w:bCs/>
          <w:kern w:val="0"/>
          <w:lang w:val="en-US" w:eastAsia="ja-JP"/>
        </w:rPr>
        <w:t xml:space="preserve"> </w:t>
      </w:r>
      <w:r w:rsidR="00802CA8" w:rsidRPr="006A5E67">
        <w:rPr>
          <w:rFonts w:eastAsiaTheme="minorEastAsia"/>
          <w:bCs/>
          <w:kern w:val="0"/>
          <w:lang w:val="en-US" w:eastAsia="ja-JP"/>
        </w:rPr>
        <w:t>(</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n</m:t>
            </m:r>
          </m:e>
          <m:sub>
            <m:r>
              <w:rPr>
                <w:rFonts w:ascii="Cambria Math" w:eastAsiaTheme="minorEastAsia" w:hAnsi="Cambria Math"/>
                <w:kern w:val="0"/>
                <w:lang w:val="en-US" w:eastAsia="ja-JP"/>
              </w:rPr>
              <m:t>t</m:t>
            </m:r>
          </m:sub>
        </m:sSub>
      </m:oMath>
      <w:r w:rsidR="00802CA8" w:rsidRPr="006A5E67">
        <w:rPr>
          <w:rFonts w:eastAsiaTheme="minorEastAsia"/>
          <w:bCs/>
          <w:kern w:val="0"/>
          <w:lang w:val="en-US" w:eastAsia="ja-JP"/>
        </w:rPr>
        <w:t>) at each grid(</w:t>
      </w:r>
      <w:r w:rsidR="001A72A1" w:rsidRPr="006A5E67">
        <w:rPr>
          <w:rFonts w:eastAsiaTheme="minorEastAsia"/>
          <w:bCs/>
          <w:i/>
          <w:kern w:val="0"/>
          <w:lang w:val="en-US" w:eastAsia="ja-JP"/>
        </w:rPr>
        <w:t>j</w:t>
      </w:r>
      <w:r w:rsidR="00802CA8" w:rsidRPr="006A5E67">
        <w:rPr>
          <w:rFonts w:eastAsiaTheme="minorEastAsia"/>
          <w:bCs/>
          <w:kern w:val="0"/>
          <w:lang w:val="en-US" w:eastAsia="ja-JP"/>
        </w:rPr>
        <w:t>) and trip(</w:t>
      </w:r>
      <w:r w:rsidR="00802CA8" w:rsidRPr="006A5E67">
        <w:rPr>
          <w:rFonts w:eastAsiaTheme="minorEastAsia"/>
          <w:bCs/>
          <w:i/>
          <w:kern w:val="0"/>
          <w:lang w:val="en-US" w:eastAsia="ja-JP"/>
        </w:rPr>
        <w:t>k</w:t>
      </w:r>
      <w:r w:rsidR="00802CA8" w:rsidRPr="006A5E67">
        <w:rPr>
          <w:rFonts w:eastAsiaTheme="minorEastAsia"/>
          <w:bCs/>
          <w:kern w:val="0"/>
          <w:lang w:val="en-US" w:eastAsia="ja-JP"/>
        </w:rPr>
        <w:t xml:space="preserve">) </w:t>
      </w:r>
      <w:r w:rsidR="001A72A1" w:rsidRPr="006A5E67">
        <w:rPr>
          <w:rFonts w:eastAsiaTheme="minorEastAsia"/>
          <w:bCs/>
          <w:kern w:val="0"/>
          <w:lang w:val="en-US" w:eastAsia="ja-JP"/>
        </w:rPr>
        <w:t>we estimate</w:t>
      </w:r>
      <w:r w:rsidR="00681DB3">
        <w:rPr>
          <w:rFonts w:eastAsiaTheme="minorEastAsia"/>
          <w:bCs/>
          <w:kern w:val="0"/>
          <w:lang w:val="en-US" w:eastAsia="ja-JP"/>
        </w:rPr>
        <w:t>d</w:t>
      </w:r>
      <w:r w:rsidR="001A72A1" w:rsidRPr="006A5E67">
        <w:rPr>
          <w:rFonts w:eastAsiaTheme="minorEastAsia"/>
          <w:bCs/>
          <w:kern w:val="0"/>
          <w:lang w:val="en-US" w:eastAsia="ja-JP"/>
        </w:rPr>
        <w:t xml:space="preserve"> a population size as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N</m:t>
            </m:r>
          </m:e>
          <m:sub>
            <m:r>
              <w:rPr>
                <w:rFonts w:ascii="Cambria Math" w:eastAsiaTheme="minorEastAsia" w:hAnsi="Cambria Math"/>
                <w:kern w:val="0"/>
                <w:lang w:val="en-US" w:eastAsia="ja-JP"/>
              </w:rPr>
              <m:t>j,k</m:t>
            </m:r>
          </m:sub>
        </m:sSub>
      </m:oMath>
      <w:r w:rsidR="001A72A1" w:rsidRPr="006A5E67">
        <w:rPr>
          <w:rFonts w:eastAsiaTheme="minorEastAsia"/>
          <w:bCs/>
          <w:kern w:val="0"/>
          <w:lang w:val="en-US" w:eastAsia="ja-JP"/>
        </w:rPr>
        <w:t xml:space="preserve">, </w:t>
      </w:r>
      <w:r w:rsidR="00802CA8" w:rsidRPr="006A5E67">
        <w:rPr>
          <w:rFonts w:eastAsiaTheme="minorEastAsia"/>
          <w:bCs/>
          <w:kern w:val="0"/>
          <w:lang w:val="en-US" w:eastAsia="ja-JP"/>
        </w:rPr>
        <w:t xml:space="preserve">from </w:t>
      </w:r>
      <w:r w:rsidRPr="006A5E67">
        <w:rPr>
          <w:rFonts w:eastAsiaTheme="minorEastAsia"/>
          <w:bCs/>
          <w:kern w:val="0"/>
          <w:lang w:val="en-US" w:eastAsia="ja-JP"/>
        </w:rPr>
        <w:t xml:space="preserve">the </w:t>
      </w:r>
      <w:r w:rsidR="00BA0619" w:rsidRPr="006A5E67">
        <w:rPr>
          <w:rFonts w:eastAsiaTheme="minorEastAsia"/>
          <w:bCs/>
          <w:kern w:val="0"/>
          <w:lang w:val="en-US" w:eastAsia="ja-JP"/>
        </w:rPr>
        <w:t>capture</w:t>
      </w:r>
      <w:r w:rsidR="00F9221C" w:rsidRPr="006A5E67">
        <w:rPr>
          <w:rFonts w:eastAsiaTheme="minorEastAsia"/>
          <w:bCs/>
          <w:kern w:val="0"/>
          <w:lang w:val="en-US" w:eastAsia="ja-JP"/>
        </w:rPr>
        <w:t xml:space="preserve"> recapture </w:t>
      </w:r>
      <w:r w:rsidR="00B85076" w:rsidRPr="006A5E67">
        <w:rPr>
          <w:rFonts w:eastAsiaTheme="minorEastAsia"/>
          <w:bCs/>
          <w:kern w:val="0"/>
          <w:lang w:val="en-US" w:eastAsia="ja-JP"/>
        </w:rPr>
        <w:t xml:space="preserve">history for each observed </w:t>
      </w:r>
      <w:r w:rsidR="009D4249" w:rsidRPr="006A5E67">
        <w:rPr>
          <w:rFonts w:eastAsiaTheme="minorEastAsia"/>
          <w:bCs/>
          <w:kern w:val="0"/>
          <w:lang w:val="en-US" w:eastAsia="ja-JP"/>
        </w:rPr>
        <w:t>individual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Y</m:t>
            </m:r>
          </m:e>
          <m:sub>
            <m:r>
              <w:rPr>
                <w:rFonts w:ascii="Cambria Math" w:eastAsiaTheme="minorEastAsia" w:hAnsi="Cambria Math"/>
                <w:kern w:val="0"/>
                <w:lang w:val="en-US" w:eastAsia="ja-JP"/>
              </w:rPr>
              <m:t>i,j,k</m:t>
            </m:r>
          </m:sub>
        </m:sSub>
      </m:oMath>
      <w:r w:rsidR="00465DBF" w:rsidRPr="006A5E67">
        <w:rPr>
          <w:rFonts w:eastAsiaTheme="minorEastAsia"/>
          <w:bCs/>
          <w:kern w:val="0"/>
          <w:lang w:val="en-US" w:eastAsia="ja-JP"/>
        </w:rPr>
        <w:t>)</w:t>
      </w:r>
      <w:r w:rsidR="00802CA8" w:rsidRPr="006A5E67">
        <w:rPr>
          <w:rFonts w:eastAsiaTheme="minorEastAsia"/>
          <w:bCs/>
          <w:kern w:val="0"/>
          <w:lang w:val="en-US" w:eastAsia="ja-JP"/>
        </w:rPr>
        <w:t>. This</w:t>
      </w:r>
      <w:r w:rsidR="00465DBF" w:rsidRPr="006A5E67">
        <w:rPr>
          <w:rFonts w:eastAsiaTheme="minorEastAsia"/>
          <w:bCs/>
          <w:kern w:val="0"/>
          <w:lang w:val="en-US" w:eastAsia="ja-JP"/>
        </w:rPr>
        <w:t xml:space="preserve"> </w:t>
      </w:r>
      <w:r w:rsidR="002601A8" w:rsidRPr="006A5E67">
        <w:rPr>
          <w:rFonts w:eastAsiaTheme="minorEastAsia"/>
          <w:bCs/>
          <w:kern w:val="0"/>
          <w:lang w:val="en-US" w:eastAsia="ja-JP"/>
        </w:rPr>
        <w:t xml:space="preserve">was </w:t>
      </w:r>
      <w:r w:rsidR="00465DBF" w:rsidRPr="006A5E67">
        <w:rPr>
          <w:rFonts w:eastAsiaTheme="minorEastAsia"/>
          <w:bCs/>
          <w:kern w:val="0"/>
          <w:lang w:val="en-US" w:eastAsia="ja-JP"/>
        </w:rPr>
        <w:t xml:space="preserve">assumed to be draw from a binomial distribution with a mean of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μ</m:t>
            </m:r>
          </m:e>
          <m:sub>
            <m:r>
              <w:rPr>
                <w:rFonts w:ascii="Cambria Math" w:eastAsiaTheme="minorEastAsia" w:hAnsi="Cambria Math"/>
                <w:kern w:val="0"/>
                <w:lang w:val="en-US" w:eastAsia="ja-JP"/>
              </w:rPr>
              <m:t>i,j,k</m:t>
            </m:r>
          </m:sub>
        </m:sSub>
      </m:oMath>
      <w:r w:rsidR="00465DBF" w:rsidRPr="006A5E67">
        <w:rPr>
          <w:rFonts w:eastAsiaTheme="minorEastAsia"/>
          <w:bCs/>
          <w:kern w:val="0"/>
          <w:lang w:val="en-US" w:eastAsia="ja-JP"/>
        </w:rPr>
        <w:t xml:space="preserve"> and </w:t>
      </w:r>
      <w:r w:rsidR="008F38EC" w:rsidRPr="006A5E67">
        <w:rPr>
          <w:rFonts w:eastAsiaTheme="minorEastAsia"/>
          <w:bCs/>
          <w:kern w:val="0"/>
          <w:lang w:val="en-US" w:eastAsia="ja-JP"/>
        </w:rPr>
        <w:t xml:space="preserve">the </w:t>
      </w:r>
      <w:r w:rsidR="001A72A1" w:rsidRPr="006A5E67">
        <w:rPr>
          <w:rFonts w:eastAsiaTheme="minorEastAsia"/>
          <w:bCs/>
          <w:kern w:val="0"/>
          <w:lang w:val="en-US" w:eastAsia="ja-JP"/>
        </w:rPr>
        <w:t>variation was</w:t>
      </w:r>
      <w:r w:rsidR="00B85076" w:rsidRPr="006A5E67">
        <w:rPr>
          <w:rFonts w:eastAsiaTheme="minorEastAsia"/>
          <w:bCs/>
          <w:kern w:val="0"/>
          <w:lang w:val="en-US" w:eastAsia="ja-JP"/>
        </w:rPr>
        <w:t xml:space="preserve"> conditional on the </w:t>
      </w:r>
      <w:r w:rsidR="0075553A" w:rsidRPr="006A5E67">
        <w:rPr>
          <w:rFonts w:eastAsiaTheme="minorEastAsia"/>
          <w:bCs/>
          <w:kern w:val="0"/>
          <w:lang w:val="en-US" w:eastAsia="ja-JP"/>
        </w:rPr>
        <w:t>total number</w:t>
      </w:r>
      <w:r w:rsidR="00B85076" w:rsidRPr="006A5E67">
        <w:rPr>
          <w:rFonts w:eastAsiaTheme="minorEastAsia"/>
          <w:bCs/>
          <w:kern w:val="0"/>
          <w:lang w:val="en-US" w:eastAsia="ja-JP"/>
        </w:rPr>
        <w:t xml:space="preserve"> of </w:t>
      </w:r>
      <w:r w:rsidR="0075553A" w:rsidRPr="006A5E67">
        <w:rPr>
          <w:rFonts w:eastAsiaTheme="minorEastAsia"/>
          <w:bCs/>
          <w:kern w:val="0"/>
          <w:lang w:val="en-US" w:eastAsia="ja-JP"/>
        </w:rPr>
        <w:t xml:space="preserve">days in </w:t>
      </w:r>
      <w:r w:rsidR="00B85076" w:rsidRPr="006A5E67">
        <w:rPr>
          <w:rFonts w:eastAsiaTheme="minorEastAsia"/>
          <w:bCs/>
          <w:kern w:val="0"/>
          <w:lang w:val="en-US" w:eastAsia="ja-JP"/>
        </w:rPr>
        <w:t>each trip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J</m:t>
            </m:r>
          </m:e>
          <m:sub>
            <m:r>
              <w:rPr>
                <w:rFonts w:ascii="Cambria Math" w:eastAsiaTheme="minorEastAsia" w:hAnsi="Cambria Math"/>
                <w:kern w:val="0"/>
                <w:lang w:val="en-US" w:eastAsia="ja-JP"/>
              </w:rPr>
              <m:t>i,j,k</m:t>
            </m:r>
          </m:sub>
        </m:sSub>
      </m:oMath>
      <w:r w:rsidR="00465DBF" w:rsidRPr="006A5E67">
        <w:rPr>
          <w:rFonts w:eastAsiaTheme="minorEastAsia"/>
          <w:bCs/>
          <w:kern w:val="0"/>
          <w:lang w:val="en-US" w:eastAsia="ja-JP"/>
        </w:rPr>
        <w:t xml:space="preserve">; </w:t>
      </w:r>
      <w:r w:rsidR="00B85076" w:rsidRPr="006A5E67">
        <w:rPr>
          <w:rFonts w:eastAsiaTheme="minorEastAsia"/>
          <w:bCs/>
          <w:kern w:val="0"/>
          <w:lang w:val="en-US" w:eastAsia="ja-JP"/>
        </w:rPr>
        <w:t>due to varying lengths</w:t>
      </w:r>
      <w:r w:rsidR="0075553A" w:rsidRPr="006A5E67">
        <w:rPr>
          <w:rFonts w:eastAsiaTheme="minorEastAsia"/>
          <w:bCs/>
          <w:kern w:val="0"/>
          <w:lang w:val="en-US" w:eastAsia="ja-JP"/>
        </w:rPr>
        <w:t xml:space="preserve"> of each trip</w:t>
      </w:r>
      <w:r w:rsidR="00B85076" w:rsidRPr="006A5E67">
        <w:rPr>
          <w:rFonts w:eastAsiaTheme="minorEastAsia"/>
          <w:bCs/>
          <w:kern w:val="0"/>
          <w:lang w:val="en-US" w:eastAsia="ja-JP"/>
        </w:rPr>
        <w:t xml:space="preserve">).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μ</m:t>
            </m:r>
          </m:e>
          <m:sub>
            <m:r>
              <w:rPr>
                <w:rFonts w:ascii="Cambria Math" w:eastAsiaTheme="minorEastAsia" w:hAnsi="Cambria Math"/>
                <w:kern w:val="0"/>
                <w:lang w:val="en-US" w:eastAsia="ja-JP"/>
              </w:rPr>
              <m:t>i,j,k</m:t>
            </m:r>
          </m:sub>
        </m:sSub>
      </m:oMath>
      <w:r w:rsidR="00B85076" w:rsidRPr="006A5E67">
        <w:rPr>
          <w:rFonts w:eastAsiaTheme="minorEastAsia"/>
          <w:bCs/>
          <w:kern w:val="0"/>
          <w:lang w:val="en-US" w:eastAsia="ja-JP"/>
        </w:rPr>
        <w:t xml:space="preserve"> </w:t>
      </w:r>
      <w:r w:rsidR="00465DBF" w:rsidRPr="006A5E67">
        <w:rPr>
          <w:rFonts w:eastAsiaTheme="minorEastAsia"/>
          <w:bCs/>
          <w:kern w:val="0"/>
          <w:lang w:val="en-US" w:eastAsia="ja-JP"/>
        </w:rPr>
        <w:t>w</w:t>
      </w:r>
      <w:r w:rsidR="00B85076" w:rsidRPr="006A5E67">
        <w:rPr>
          <w:rFonts w:eastAsiaTheme="minorEastAsia"/>
          <w:bCs/>
          <w:kern w:val="0"/>
          <w:lang w:val="en-US" w:eastAsia="ja-JP"/>
        </w:rPr>
        <w:t xml:space="preserve">as </w:t>
      </w:r>
      <w:r w:rsidR="001A72A1" w:rsidRPr="006A5E67">
        <w:rPr>
          <w:rFonts w:eastAsiaTheme="minorEastAsia"/>
          <w:bCs/>
          <w:kern w:val="0"/>
          <w:lang w:val="en-US" w:eastAsia="ja-JP"/>
        </w:rPr>
        <w:t xml:space="preserve">assumed to be </w:t>
      </w:r>
      <w:r w:rsidR="009D4249" w:rsidRPr="006A5E67">
        <w:rPr>
          <w:rFonts w:eastAsiaTheme="minorEastAsia"/>
          <w:bCs/>
          <w:kern w:val="0"/>
          <w:lang w:val="en-US" w:eastAsia="ja-JP"/>
        </w:rPr>
        <w:t xml:space="preserve">dependent on </w:t>
      </w:r>
      <w:r w:rsidR="001A72A1" w:rsidRPr="006A5E67">
        <w:rPr>
          <w:rFonts w:eastAsiaTheme="minorEastAsia"/>
          <w:bCs/>
          <w:kern w:val="0"/>
          <w:lang w:val="en-US" w:eastAsia="ja-JP"/>
        </w:rPr>
        <w:t xml:space="preserve">both </w:t>
      </w:r>
      <w:r w:rsidR="009D4249" w:rsidRPr="006A5E67">
        <w:rPr>
          <w:rFonts w:eastAsiaTheme="minorEastAsia"/>
          <w:bCs/>
          <w:kern w:val="0"/>
          <w:lang w:val="en-US" w:eastAsia="ja-JP"/>
        </w:rPr>
        <w:t xml:space="preserve">the probability of capture </w:t>
      </w:r>
      <w:r w:rsidR="00465DBF" w:rsidRPr="006A5E67">
        <w:rPr>
          <w:rFonts w:eastAsiaTheme="minorEastAsia"/>
          <w:bCs/>
          <w:kern w:val="0"/>
          <w:lang w:val="en-US" w:eastAsia="ja-JP"/>
        </w:rPr>
        <w:t xml:space="preserve">for </w:t>
      </w:r>
      <w:r w:rsidR="001A72A1" w:rsidRPr="006A5E67">
        <w:rPr>
          <w:rFonts w:eastAsiaTheme="minorEastAsia"/>
          <w:bCs/>
          <w:kern w:val="0"/>
          <w:lang w:val="en-US" w:eastAsia="ja-JP"/>
        </w:rPr>
        <w:t>a single</w:t>
      </w:r>
      <w:r w:rsidR="00465DBF" w:rsidRPr="006A5E67">
        <w:rPr>
          <w:rFonts w:eastAsiaTheme="minorEastAsia"/>
          <w:bCs/>
          <w:kern w:val="0"/>
          <w:lang w:val="en-US" w:eastAsia="ja-JP"/>
        </w:rPr>
        <w:t xml:space="preserve"> in</w:t>
      </w:r>
      <w:r w:rsidR="00EE781C" w:rsidRPr="006A5E67">
        <w:rPr>
          <w:rFonts w:eastAsiaTheme="minorEastAsia"/>
          <w:bCs/>
          <w:kern w:val="0"/>
          <w:lang w:val="en-US" w:eastAsia="ja-JP"/>
        </w:rPr>
        <w:t xml:space="preserve">dividual mouse </w:t>
      </w:r>
      <w:r w:rsidR="009D4249" w:rsidRPr="006A5E67">
        <w:rPr>
          <w:rFonts w:eastAsiaTheme="minorEastAsia"/>
          <w:bCs/>
          <w:kern w:val="0"/>
          <w:lang w:val="en-US" w:eastAsia="ja-JP"/>
        </w:rPr>
        <w:t>(</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p</m:t>
            </m:r>
          </m:e>
          <m:sub>
            <m:r>
              <w:rPr>
                <w:rFonts w:ascii="Cambria Math" w:eastAsiaTheme="minorEastAsia" w:hAnsi="Cambria Math"/>
                <w:kern w:val="0"/>
                <w:lang w:val="en-US" w:eastAsia="ja-JP"/>
              </w:rPr>
              <m:t>i,j,k</m:t>
            </m:r>
          </m:sub>
        </m:sSub>
      </m:oMath>
      <w:r w:rsidR="00465DBF" w:rsidRPr="006A5E67">
        <w:rPr>
          <w:rFonts w:eastAsiaTheme="minorEastAsia"/>
          <w:bCs/>
          <w:kern w:val="0"/>
          <w:lang w:val="en-US" w:eastAsia="ja-JP"/>
        </w:rPr>
        <w:t xml:space="preserve">) and the probability </w:t>
      </w:r>
      <w:r w:rsidR="00C15E60" w:rsidRPr="006A5E67">
        <w:rPr>
          <w:rFonts w:eastAsiaTheme="minorEastAsia"/>
          <w:bCs/>
          <w:kern w:val="0"/>
          <w:lang w:val="en-US" w:eastAsia="ja-JP"/>
        </w:rPr>
        <w:t>that</w:t>
      </w:r>
      <w:r w:rsidR="00EE781C" w:rsidRPr="006A5E67">
        <w:rPr>
          <w:rFonts w:eastAsiaTheme="minorEastAsia"/>
          <w:bCs/>
          <w:kern w:val="0"/>
          <w:lang w:val="en-US" w:eastAsia="ja-JP"/>
        </w:rPr>
        <w:t xml:space="preserve"> individual </w:t>
      </w:r>
      <w:r w:rsidR="00465DBF" w:rsidRPr="006A5E67">
        <w:rPr>
          <w:rFonts w:eastAsiaTheme="minorEastAsia"/>
          <w:bCs/>
          <w:kern w:val="0"/>
          <w:lang w:val="en-US" w:eastAsia="ja-JP"/>
        </w:rPr>
        <w:t xml:space="preserve">was </w:t>
      </w:r>
      <w:r w:rsidR="00EE781C" w:rsidRPr="006A5E67">
        <w:rPr>
          <w:rFonts w:eastAsiaTheme="minorEastAsia"/>
          <w:bCs/>
          <w:kern w:val="0"/>
          <w:lang w:val="en-US" w:eastAsia="ja-JP"/>
        </w:rPr>
        <w:t xml:space="preserve">also </w:t>
      </w:r>
      <w:r w:rsidR="009D4249" w:rsidRPr="006A5E67">
        <w:rPr>
          <w:rFonts w:eastAsiaTheme="minorEastAsia"/>
          <w:bCs/>
          <w:kern w:val="0"/>
          <w:lang w:val="en-US" w:eastAsia="ja-JP"/>
        </w:rPr>
        <w:t>observed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z</m:t>
            </m:r>
          </m:e>
          <m:sub>
            <m:r>
              <w:rPr>
                <w:rFonts w:ascii="Cambria Math" w:eastAsiaTheme="minorEastAsia" w:hAnsi="Cambria Math"/>
                <w:kern w:val="0"/>
                <w:lang w:val="en-US" w:eastAsia="ja-JP"/>
              </w:rPr>
              <m:t>i,j,k</m:t>
            </m:r>
          </m:sub>
        </m:sSub>
      </m:oMath>
      <w:r w:rsidR="009D4249" w:rsidRPr="006A5E67">
        <w:rPr>
          <w:rFonts w:eastAsiaTheme="minorEastAsia"/>
          <w:bCs/>
          <w:kern w:val="0"/>
          <w:lang w:val="en-US" w:eastAsia="ja-JP"/>
        </w:rPr>
        <w:t>)</w:t>
      </w:r>
      <w:r w:rsidR="001A72A1" w:rsidRPr="006A5E67">
        <w:rPr>
          <w:rFonts w:eastAsiaTheme="minorEastAsia"/>
          <w:bCs/>
          <w:kern w:val="0"/>
          <w:lang w:val="en-US" w:eastAsia="ja-JP"/>
        </w:rPr>
        <w:t xml:space="preserve"> in that grid and trip. </w:t>
      </w:r>
      <w:r w:rsidR="00EE781C" w:rsidRPr="006A5E67">
        <w:rPr>
          <w:rFonts w:eastAsiaTheme="minorEastAsia"/>
          <w:bCs/>
          <w:kern w:val="0"/>
          <w:lang w:val="en-US" w:eastAsia="ja-JP"/>
        </w:rPr>
        <w:t xml:space="preserve">We augmented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z</m:t>
            </m:r>
          </m:e>
          <m:sub>
            <m:r>
              <w:rPr>
                <w:rFonts w:ascii="Cambria Math" w:eastAsiaTheme="minorEastAsia" w:hAnsi="Cambria Math"/>
                <w:kern w:val="0"/>
                <w:lang w:val="en-US" w:eastAsia="ja-JP"/>
              </w:rPr>
              <m:t>i,j,k</m:t>
            </m:r>
          </m:sub>
        </m:sSub>
      </m:oMath>
      <w:r w:rsidR="00EE781C" w:rsidRPr="006A5E67">
        <w:rPr>
          <w:rFonts w:eastAsiaTheme="minorEastAsia"/>
          <w:bCs/>
          <w:kern w:val="0"/>
          <w:lang w:val="en-US" w:eastAsia="ja-JP"/>
        </w:rPr>
        <w:t xml:space="preserve"> over 4x the total number of individuals </w:t>
      </w:r>
      <w:r w:rsidR="002601A8" w:rsidRPr="006A5E67">
        <w:rPr>
          <w:rFonts w:eastAsiaTheme="minorEastAsia"/>
          <w:bCs/>
          <w:kern w:val="0"/>
          <w:lang w:val="en-US" w:eastAsia="ja-JP"/>
        </w:rPr>
        <w:t>observed</w:t>
      </w:r>
      <w:r w:rsidR="00EE781C" w:rsidRPr="006A5E67">
        <w:rPr>
          <w:rFonts w:eastAsiaTheme="minorEastAsia"/>
          <w:bCs/>
          <w:kern w:val="0"/>
          <w:lang w:val="en-US" w:eastAsia="ja-JP"/>
        </w:rPr>
        <w:t xml:space="preserve"> in </w:t>
      </w:r>
      <w:r w:rsidR="002601A8" w:rsidRPr="006A5E67">
        <w:rPr>
          <w:rFonts w:eastAsiaTheme="minorEastAsia"/>
          <w:bCs/>
          <w:kern w:val="0"/>
          <w:lang w:val="en-US" w:eastAsia="ja-JP"/>
        </w:rPr>
        <w:t>each</w:t>
      </w:r>
      <w:r w:rsidR="006A1FFD" w:rsidRPr="006A5E67">
        <w:rPr>
          <w:rFonts w:eastAsiaTheme="minorEastAsia"/>
          <w:bCs/>
          <w:kern w:val="0"/>
          <w:lang w:val="en-US" w:eastAsia="ja-JP"/>
        </w:rPr>
        <w:t xml:space="preserve"> </w:t>
      </w:r>
      <w:r w:rsidR="00EE781C" w:rsidRPr="006A5E67">
        <w:rPr>
          <w:rFonts w:eastAsiaTheme="minorEastAsia"/>
          <w:bCs/>
          <w:kern w:val="0"/>
          <w:lang w:val="en-US" w:eastAsia="ja-JP"/>
        </w:rPr>
        <w:t>trip and grid</w:t>
      </w:r>
      <w:r w:rsidR="006A1FFD" w:rsidRPr="006A5E67">
        <w:rPr>
          <w:rFonts w:eastAsiaTheme="minorEastAsia"/>
          <w:bCs/>
          <w:kern w:val="0"/>
          <w:lang w:val="en-US" w:eastAsia="ja-JP"/>
        </w:rPr>
        <w:t xml:space="preserve"> </w:t>
      </w:r>
      <w:r w:rsidR="001A72A1" w:rsidRPr="006A5E67">
        <w:rPr>
          <w:rFonts w:eastAsiaTheme="minorEastAsia"/>
          <w:bCs/>
          <w:kern w:val="0"/>
          <w:lang w:val="en-US" w:eastAsia="ja-JP"/>
        </w:rPr>
        <w:t xml:space="preserve">to estimate the true abundance </w:t>
      </w:r>
      <w:r w:rsidR="00213829" w:rsidRPr="006A5E67">
        <w:rPr>
          <w:rFonts w:eastAsiaTheme="minorEastAsia"/>
          <w:bCs/>
          <w:kern w:val="0"/>
          <w:lang w:val="en-US" w:eastAsia="ja-JP"/>
        </w:rPr>
        <w:t>(</w:t>
      </w:r>
      <w:commentRangeStart w:id="268"/>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N</m:t>
            </m:r>
          </m:e>
          <m:sub>
            <m:r>
              <w:rPr>
                <w:rFonts w:ascii="Cambria Math" w:eastAsiaTheme="minorEastAsia" w:hAnsi="Cambria Math"/>
                <w:kern w:val="0"/>
                <w:lang w:val="en-US" w:eastAsia="ja-JP"/>
              </w:rPr>
              <m:t>j,k</m:t>
            </m:r>
          </m:sub>
        </m:sSub>
      </m:oMath>
      <w:r w:rsidR="00213829" w:rsidRPr="006A5E67">
        <w:rPr>
          <w:rFonts w:eastAsiaTheme="minorEastAsia"/>
          <w:bCs/>
          <w:kern w:val="0"/>
          <w:lang w:val="en-US" w:eastAsia="ja-JP"/>
        </w:rPr>
        <w:t>)</w:t>
      </w:r>
      <w:r w:rsidR="0019164F" w:rsidRPr="006A5E67">
        <w:rPr>
          <w:rFonts w:eastAsiaTheme="minorEastAsia"/>
          <w:bCs/>
          <w:kern w:val="0"/>
          <w:lang w:val="en-US" w:eastAsia="ja-JP"/>
        </w:rPr>
        <w:t xml:space="preserve">. </w:t>
      </w:r>
      <w:commentRangeEnd w:id="268"/>
      <w:r w:rsidR="004B1E36">
        <w:rPr>
          <w:rStyle w:val="CommentReference"/>
        </w:rPr>
        <w:commentReference w:id="268"/>
      </w:r>
      <w:r w:rsidR="009D4249" w:rsidRPr="006A5E67">
        <w:rPr>
          <w:rFonts w:eastAsiaTheme="minorEastAsia"/>
          <w:bCs/>
          <w:kern w:val="0"/>
          <w:lang w:val="en-US" w:eastAsia="ja-JP"/>
        </w:rPr>
        <w:t>To account for individual heterogeneity between grids (</w:t>
      </w:r>
      <w:r w:rsidR="009D4249" w:rsidRPr="006A5E67">
        <w:rPr>
          <w:rFonts w:eastAsiaTheme="minorEastAsia"/>
          <w:bCs/>
          <w:i/>
          <w:kern w:val="0"/>
          <w:lang w:val="en-US" w:eastAsia="ja-JP"/>
        </w:rPr>
        <w:t>j</w:t>
      </w:r>
      <w:r w:rsidR="009D4249" w:rsidRPr="006A5E67">
        <w:rPr>
          <w:rFonts w:eastAsiaTheme="minorEastAsia"/>
          <w:bCs/>
          <w:kern w:val="0"/>
          <w:lang w:val="en-US" w:eastAsia="ja-JP"/>
        </w:rPr>
        <w:t>) and trips (</w:t>
      </w:r>
      <w:r w:rsidR="009D4249" w:rsidRPr="006A5E67">
        <w:rPr>
          <w:rFonts w:eastAsiaTheme="minorEastAsia"/>
          <w:bCs/>
          <w:i/>
          <w:kern w:val="0"/>
          <w:lang w:val="en-US" w:eastAsia="ja-JP"/>
        </w:rPr>
        <w:t>k</w:t>
      </w:r>
      <w:r w:rsidR="009D4249" w:rsidRPr="006A5E67">
        <w:rPr>
          <w:rFonts w:eastAsiaTheme="minorEastAsia"/>
          <w:bCs/>
          <w:kern w:val="0"/>
          <w:lang w:val="en-US" w:eastAsia="ja-JP"/>
        </w:rPr>
        <w:t>)</w:t>
      </w:r>
      <w:r w:rsidR="00213829" w:rsidRPr="006A5E67">
        <w:rPr>
          <w:rFonts w:eastAsiaTheme="minorEastAsia"/>
          <w:bCs/>
          <w:kern w:val="0"/>
          <w:lang w:val="en-US" w:eastAsia="ja-JP"/>
        </w:rPr>
        <w:t>,</w:t>
      </w:r>
      <w:r w:rsidR="009D4249" w:rsidRPr="006A5E67">
        <w:rPr>
          <w:rFonts w:eastAsiaTheme="minorEastAsia"/>
          <w:bCs/>
          <w:kern w:val="0"/>
          <w:lang w:val="en-US" w:eastAsia="ja-JP"/>
        </w:rPr>
        <w:t xml:space="preserve"> we model individual</w:t>
      </w:r>
      <w:r w:rsidR="00032139" w:rsidRPr="006A5E67">
        <w:rPr>
          <w:rFonts w:eastAsiaTheme="minorEastAsia"/>
          <w:bCs/>
          <w:kern w:val="0"/>
          <w:lang w:val="en-US" w:eastAsia="ja-JP"/>
        </w:rPr>
        <w:t xml:space="preserve"> capture probability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p</m:t>
            </m:r>
          </m:e>
          <m:sub>
            <m:r>
              <w:rPr>
                <w:rFonts w:ascii="Cambria Math" w:eastAsiaTheme="minorEastAsia" w:hAnsi="Cambria Math"/>
                <w:kern w:val="0"/>
                <w:lang w:val="en-US" w:eastAsia="ja-JP"/>
              </w:rPr>
              <m:t>i,j,k</m:t>
            </m:r>
          </m:sub>
        </m:sSub>
      </m:oMath>
      <w:r w:rsidR="00032139" w:rsidRPr="006A5E67">
        <w:rPr>
          <w:rFonts w:eastAsiaTheme="minorEastAsia"/>
          <w:bCs/>
          <w:kern w:val="0"/>
          <w:lang w:val="en-US" w:eastAsia="ja-JP"/>
        </w:rPr>
        <w:t xml:space="preserve">) </w:t>
      </w:r>
      <w:r w:rsidR="00EE781C" w:rsidRPr="006A5E67">
        <w:rPr>
          <w:rFonts w:eastAsiaTheme="minorEastAsia"/>
          <w:bCs/>
          <w:kern w:val="0"/>
          <w:lang w:val="en-US" w:eastAsia="ja-JP"/>
        </w:rPr>
        <w:t xml:space="preserve">as </w:t>
      </w:r>
      <w:r w:rsidR="00213829" w:rsidRPr="006A5E67">
        <w:rPr>
          <w:rFonts w:eastAsiaTheme="minorEastAsia"/>
          <w:bCs/>
          <w:kern w:val="0"/>
          <w:lang w:val="en-US" w:eastAsia="ja-JP"/>
        </w:rPr>
        <w:t xml:space="preserve">coming </w:t>
      </w:r>
      <w:r w:rsidR="00032139" w:rsidRPr="006A5E67">
        <w:rPr>
          <w:rFonts w:eastAsiaTheme="minorEastAsia"/>
          <w:bCs/>
          <w:kern w:val="0"/>
          <w:lang w:val="en-US" w:eastAsia="ja-JP"/>
        </w:rPr>
        <w:t>from</w:t>
      </w:r>
      <w:r w:rsidR="006A1FFD" w:rsidRPr="006A5E67">
        <w:rPr>
          <w:rFonts w:eastAsiaTheme="minorEastAsia"/>
          <w:bCs/>
          <w:kern w:val="0"/>
          <w:lang w:val="en-US" w:eastAsia="ja-JP"/>
        </w:rPr>
        <w:t xml:space="preserve"> </w:t>
      </w:r>
      <w:r w:rsidR="002C3EBF" w:rsidRPr="006A5E67">
        <w:rPr>
          <w:rFonts w:eastAsiaTheme="minorEastAsia"/>
          <w:bCs/>
          <w:kern w:val="0"/>
          <w:lang w:val="en-US" w:eastAsia="ja-JP"/>
        </w:rPr>
        <w:t xml:space="preserve">an </w:t>
      </w:r>
      <w:r w:rsidR="00F96F45" w:rsidRPr="006A5E67">
        <w:rPr>
          <w:rFonts w:eastAsiaTheme="minorEastAsia"/>
          <w:bCs/>
          <w:kern w:val="0"/>
          <w:lang w:val="en-US" w:eastAsia="ja-JP"/>
        </w:rPr>
        <w:t xml:space="preserve">overall </w:t>
      </w:r>
      <w:r w:rsidR="00032139" w:rsidRPr="006A5E67">
        <w:rPr>
          <w:rFonts w:eastAsiaTheme="minorEastAsia"/>
          <w:bCs/>
          <w:kern w:val="0"/>
          <w:lang w:val="en-US" w:eastAsia="ja-JP"/>
        </w:rPr>
        <w:t>normal distribution with the same mean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μ.ind</m:t>
            </m:r>
          </m:e>
          <m:sub>
            <m:r>
              <w:rPr>
                <w:rFonts w:ascii="Cambria Math" w:eastAsiaTheme="minorEastAsia" w:hAnsi="Cambria Math"/>
                <w:kern w:val="0"/>
                <w:lang w:val="en-US" w:eastAsia="ja-JP"/>
              </w:rPr>
              <m:t>j,k</m:t>
            </m:r>
          </m:sub>
        </m:sSub>
      </m:oMath>
      <w:r w:rsidR="00032139" w:rsidRPr="006A5E67">
        <w:rPr>
          <w:rFonts w:eastAsiaTheme="minorEastAsia"/>
          <w:bCs/>
          <w:kern w:val="0"/>
          <w:lang w:val="en-US" w:eastAsia="ja-JP"/>
        </w:rPr>
        <w:t>)</w:t>
      </w:r>
      <w:r w:rsidR="002A0DE0" w:rsidRPr="006A5E67">
        <w:rPr>
          <w:rFonts w:eastAsiaTheme="minorEastAsia"/>
          <w:bCs/>
          <w:kern w:val="0"/>
          <w:lang w:val="en-US" w:eastAsia="ja-JP"/>
        </w:rPr>
        <w:t xml:space="preserve"> </w:t>
      </w:r>
      <w:r w:rsidR="002601A8" w:rsidRPr="006A5E67">
        <w:rPr>
          <w:rFonts w:eastAsiaTheme="minorEastAsia"/>
          <w:bCs/>
          <w:kern w:val="0"/>
          <w:lang w:val="en-US" w:eastAsia="ja-JP"/>
        </w:rPr>
        <w:t xml:space="preserve">for each </w:t>
      </w:r>
      <w:r w:rsidR="00032139" w:rsidRPr="006A5E67">
        <w:rPr>
          <w:rFonts w:eastAsiaTheme="minorEastAsia"/>
          <w:bCs/>
          <w:kern w:val="0"/>
          <w:lang w:val="en-US" w:eastAsia="ja-JP"/>
        </w:rPr>
        <w:t>trip</w:t>
      </w:r>
      <w:r w:rsidR="001A72A1" w:rsidRPr="006A5E67">
        <w:rPr>
          <w:rFonts w:eastAsiaTheme="minorEastAsia"/>
          <w:bCs/>
          <w:kern w:val="0"/>
          <w:lang w:val="en-US" w:eastAsia="ja-JP"/>
        </w:rPr>
        <w:t xml:space="preserve"> </w:t>
      </w:r>
      <w:r w:rsidR="00032139" w:rsidRPr="006A5E67">
        <w:rPr>
          <w:rFonts w:eastAsiaTheme="minorEastAsia"/>
          <w:bCs/>
          <w:kern w:val="0"/>
          <w:lang w:val="en-US" w:eastAsia="ja-JP"/>
        </w:rPr>
        <w:t xml:space="preserve">and </w:t>
      </w:r>
      <w:r w:rsidR="00B85076" w:rsidRPr="006A5E67">
        <w:rPr>
          <w:rFonts w:eastAsiaTheme="minorEastAsia"/>
          <w:bCs/>
          <w:kern w:val="0"/>
          <w:lang w:val="en-US" w:eastAsia="ja-JP"/>
        </w:rPr>
        <w:t>grid</w:t>
      </w:r>
      <w:r w:rsidR="00032139" w:rsidRPr="006A5E67">
        <w:rPr>
          <w:rFonts w:eastAsiaTheme="minorEastAsia"/>
          <w:bCs/>
          <w:kern w:val="0"/>
          <w:lang w:val="en-US" w:eastAsia="ja-JP"/>
        </w:rPr>
        <w:t>.</w:t>
      </w:r>
      <w:r w:rsidR="00C15E60" w:rsidRPr="006A5E67">
        <w:rPr>
          <w:rFonts w:eastAsiaTheme="minorEastAsia"/>
          <w:bCs/>
          <w:kern w:val="0"/>
          <w:lang w:val="en-US" w:eastAsia="ja-JP"/>
        </w:rPr>
        <w:t xml:space="preserve"> We then allowed </w:t>
      </w:r>
      <m:oMath>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μ</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ind</m:t>
            </m:r>
          </m:e>
          <m:sub>
            <m:r>
              <w:rPr>
                <w:rFonts w:ascii="Cambria Math" w:eastAsiaTheme="minorEastAsia" w:hAnsi="Cambria Math"/>
                <w:kern w:val="0"/>
                <w:lang w:val="en-US" w:eastAsia="ja-JP"/>
              </w:rPr>
              <m:t>j</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k</m:t>
            </m:r>
          </m:sub>
        </m:sSub>
      </m:oMath>
      <w:r w:rsidR="00C15E60" w:rsidRPr="006A5E67">
        <w:rPr>
          <w:rFonts w:eastAsiaTheme="minorEastAsia"/>
          <w:bCs/>
          <w:kern w:val="0"/>
          <w:lang w:val="en-US" w:eastAsia="ja-JP"/>
        </w:rPr>
        <w:t xml:space="preserve"> to also vary between individuals (</w:t>
      </w:r>
      <m:oMath>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μ</m:t>
            </m:r>
          </m:e>
          <m:sub>
            <m:r>
              <w:rPr>
                <w:rFonts w:ascii="Cambria Math" w:eastAsiaTheme="minorEastAsia" w:hAnsi="Cambria Math"/>
                <w:kern w:val="0"/>
                <w:lang w:val="en-US" w:eastAsia="ja-JP"/>
              </w:rPr>
              <m:t>p</m:t>
            </m:r>
          </m:sub>
        </m:sSub>
        <m:r>
          <m:rPr>
            <m:sty m:val="p"/>
          </m:rPr>
          <w:rPr>
            <w:rFonts w:ascii="Cambria Math" w:eastAsiaTheme="minorEastAsia" w:hAnsi="Cambria Math"/>
            <w:kern w:val="0"/>
            <w:lang w:val="en-US" w:eastAsia="ja-JP"/>
          </w:rPr>
          <m:t xml:space="preserve"> &amp; </m:t>
        </m:r>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τ</m:t>
            </m:r>
          </m:e>
          <m:sub>
            <m:r>
              <w:rPr>
                <w:rFonts w:ascii="Cambria Math" w:eastAsiaTheme="minorEastAsia" w:hAnsi="Cambria Math"/>
                <w:kern w:val="0"/>
                <w:lang w:val="en-US" w:eastAsia="ja-JP"/>
              </w:rPr>
              <m:t>p</m:t>
            </m:r>
          </m:sub>
        </m:sSub>
      </m:oMath>
      <w:r w:rsidR="00C15E60" w:rsidRPr="006A5E67">
        <w:rPr>
          <w:rFonts w:eastAsiaTheme="minorEastAsia"/>
          <w:bCs/>
          <w:kern w:val="0"/>
          <w:lang w:val="en-US" w:eastAsia="ja-JP"/>
        </w:rPr>
        <w:t>).</w:t>
      </w:r>
    </w:p>
    <w:p w14:paraId="6D83AC4C" w14:textId="77777777" w:rsidR="007D44F3" w:rsidRPr="007D44F3" w:rsidRDefault="007D44F3" w:rsidP="007D44F3">
      <w:pPr>
        <w:wordWrap/>
        <w:adjustRightInd w:val="0"/>
        <w:spacing w:before="0"/>
        <w:contextualSpacing/>
        <w:rPr>
          <w:rFonts w:eastAsiaTheme="minorEastAsia"/>
          <w:bCs/>
          <w:kern w:val="0"/>
          <w:lang w:val="en-US" w:eastAsia="ja-JP"/>
        </w:rPr>
      </w:pPr>
    </w:p>
    <w:p w14:paraId="26C11DE5" w14:textId="372DBF83" w:rsidR="007D44F3" w:rsidRPr="007D44F3" w:rsidRDefault="001500C7" w:rsidP="007D44F3">
      <w:pPr>
        <w:wordWrap/>
        <w:adjustRightInd w:val="0"/>
        <w:spacing w:before="0"/>
        <w:contextualSpacing/>
        <w:rPr>
          <w:rFonts w:eastAsiaTheme="minorEastAsia"/>
          <w:bCs/>
          <w:kern w:val="0"/>
          <w:lang w:val="en-US" w:eastAsia="ja-JP"/>
        </w:rPr>
      </w:pPr>
      <m:oMathPara>
        <m:oMathParaPr>
          <m:jc m:val="left"/>
        </m:oMathParaP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y</m:t>
              </m:r>
            </m:e>
            <m:sub>
              <m:r>
                <w:rPr>
                  <w:rFonts w:ascii="Cambria Math" w:eastAsiaTheme="minorEastAsia" w:hAnsi="Cambria Math"/>
                  <w:noProof/>
                  <w:kern w:val="0"/>
                  <w:lang w:val="en-US" w:eastAsia="ja-JP"/>
                </w:rPr>
                <m:t>i,j,k</m:t>
              </m:r>
            </m:sub>
          </m:sSub>
          <m:r>
            <m:rPr>
              <m:sty m:val="p"/>
            </m:rPr>
            <w:rPr>
              <w:rFonts w:ascii="Cambria Math" w:eastAsiaTheme="minorEastAsia" w:hAnsi="Cambria Math"/>
              <w:kern w:val="0"/>
              <w:lang w:val="en-US" w:eastAsia="ja-JP"/>
            </w:rPr>
            <m:t>∼Binomial</m:t>
          </m:r>
          <m:d>
            <m:dPr>
              <m:ctrlPr>
                <w:rPr>
                  <w:rFonts w:ascii="Cambria Math" w:eastAsiaTheme="minorEastAsia" w:hAnsi="Cambria Math"/>
                  <w:bCs/>
                  <w:kern w:val="0"/>
                  <w:lang w:val="en-US" w:eastAsia="ja-JP"/>
                </w:rPr>
              </m:ctrlPr>
            </m:dPr>
            <m:e>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μ</m:t>
                  </m:r>
                </m:e>
                <m:sub>
                  <m:r>
                    <w:rPr>
                      <w:rFonts w:ascii="Cambria Math" w:eastAsiaTheme="minorEastAsia" w:hAnsi="Cambria Math"/>
                      <w:kern w:val="0"/>
                      <w:lang w:val="en-US" w:eastAsia="ja-JP"/>
                    </w:rPr>
                    <m:t>i,j,k</m:t>
                  </m:r>
                </m:sub>
              </m:sSub>
              <m:r>
                <m:rPr>
                  <m:sty m:val="p"/>
                </m:rPr>
                <w:rPr>
                  <w:rFonts w:ascii="Cambria Math" w:eastAsiaTheme="minorEastAsia" w:hAnsi="Cambria Math"/>
                  <w:kern w:val="0"/>
                  <w:lang w:val="en-US" w:eastAsia="ja-JP"/>
                </w:rPr>
                <m:t xml:space="preserve">, </m:t>
              </m:r>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J</m:t>
                  </m:r>
                </m:e>
                <m:sub>
                  <m:r>
                    <w:rPr>
                      <w:rFonts w:ascii="Cambria Math" w:eastAsiaTheme="minorEastAsia" w:hAnsi="Cambria Math"/>
                      <w:kern w:val="0"/>
                      <w:lang w:val="en-US" w:eastAsia="ja-JP"/>
                    </w:rPr>
                    <m:t>i,j,k</m:t>
                  </m:r>
                </m:sub>
              </m:sSub>
            </m:e>
          </m:d>
        </m:oMath>
      </m:oMathPara>
    </w:p>
    <w:p w14:paraId="37D17E64" w14:textId="493FFF30" w:rsidR="006A1FFD" w:rsidRPr="006A5E67" w:rsidRDefault="001500C7" w:rsidP="007D44F3">
      <w:pPr>
        <w:wordWrap/>
        <w:adjustRightInd w:val="0"/>
        <w:spacing w:before="0"/>
        <w:contextualSpacing/>
        <w:rPr>
          <w:rFonts w:eastAsiaTheme="minorEastAsia"/>
          <w:bCs/>
          <w:kern w:val="0"/>
          <w:lang w:val="en-US" w:eastAsia="ja-JP"/>
        </w:rPr>
      </w:pPr>
      <m:oMathPara>
        <m:oMathParaPr>
          <m:jc m:val="left"/>
        </m:oMathParaP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μ</m:t>
              </m:r>
            </m:e>
            <m:sub>
              <m:r>
                <w:rPr>
                  <w:rFonts w:ascii="Cambria Math" w:eastAsiaTheme="minorEastAsia" w:hAnsi="Cambria Math"/>
                  <w:kern w:val="0"/>
                  <w:lang w:val="en-US" w:eastAsia="ja-JP"/>
                </w:rPr>
                <m:t>i,j,k</m:t>
              </m:r>
            </m:sub>
          </m:sSub>
          <m:r>
            <m:rPr>
              <m:sty m:val="p"/>
            </m:rPr>
            <w:rPr>
              <w:rFonts w:ascii="Cambria Math" w:eastAsiaTheme="minorEastAsia" w:hAnsi="Cambria Math"/>
              <w:kern w:val="0"/>
              <w:lang w:val="en-US" w:eastAsia="ja-JP"/>
            </w:rPr>
            <m:t xml:space="preserve"> ~ </m:t>
          </m:r>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z</m:t>
              </m:r>
            </m:e>
            <m:sub>
              <m:r>
                <w:rPr>
                  <w:rFonts w:ascii="Cambria Math" w:eastAsiaTheme="minorEastAsia" w:hAnsi="Cambria Math"/>
                  <w:kern w:val="0"/>
                  <w:lang w:val="en-US" w:eastAsia="ja-JP"/>
                </w:rPr>
                <m:t>i,j,k</m:t>
              </m:r>
            </m:sub>
          </m:sSub>
          <m:r>
            <m:rPr>
              <m:sty m:val="p"/>
            </m:rPr>
            <w:rPr>
              <w:rFonts w:ascii="Cambria Math" w:eastAsiaTheme="minorEastAsia" w:hAnsi="Cambria Math"/>
              <w:kern w:val="0"/>
              <w:lang w:val="en-US" w:eastAsia="ja-JP"/>
            </w:rPr>
            <m:t>×</m:t>
          </m:r>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p</m:t>
              </m:r>
            </m:e>
            <m:sub>
              <m:r>
                <w:rPr>
                  <w:rFonts w:ascii="Cambria Math" w:eastAsiaTheme="minorEastAsia" w:hAnsi="Cambria Math"/>
                  <w:kern w:val="0"/>
                  <w:lang w:val="en-US" w:eastAsia="ja-JP"/>
                </w:rPr>
                <m:t>i,j,k</m:t>
              </m:r>
            </m:sub>
          </m:sSub>
        </m:oMath>
      </m:oMathPara>
    </w:p>
    <w:p w14:paraId="7AEA92DF" w14:textId="5F928F9E" w:rsidR="006A1FFD" w:rsidRPr="006A5E67" w:rsidRDefault="001500C7" w:rsidP="007D44F3">
      <w:pPr>
        <w:wordWrap/>
        <w:adjustRightInd w:val="0"/>
        <w:spacing w:before="0"/>
        <w:ind w:firstLine="720"/>
        <w:contextualSpacing/>
        <w:rPr>
          <w:rFonts w:eastAsiaTheme="minorEastAsia"/>
          <w:bCs/>
          <w:kern w:val="0"/>
          <w:lang w:val="en-US" w:eastAsia="ja-JP"/>
        </w:rPr>
      </w:pPr>
      <m:oMathPara>
        <m:oMathParaPr>
          <m:jc m:val="left"/>
        </m:oMathParaP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z</m:t>
              </m:r>
            </m:e>
            <m:sub>
              <m:r>
                <w:rPr>
                  <w:rFonts w:ascii="Cambria Math" w:eastAsiaTheme="minorEastAsia" w:hAnsi="Cambria Math"/>
                  <w:noProof/>
                  <w:kern w:val="0"/>
                  <w:lang w:val="en-US" w:eastAsia="ja-JP"/>
                </w:rPr>
                <m:t>i,j,k</m:t>
              </m:r>
            </m:sub>
          </m:sSub>
          <m:r>
            <m:rPr>
              <m:sty m:val="p"/>
            </m:rPr>
            <w:rPr>
              <w:rFonts w:ascii="Cambria Math" w:eastAsiaTheme="minorEastAsia" w:hAnsi="Cambria Math"/>
              <w:kern w:val="0"/>
              <w:lang w:val="en-US" w:eastAsia="ja-JP"/>
            </w:rPr>
            <m:t>∼Bernoulli</m:t>
          </m:r>
          <m:d>
            <m:dPr>
              <m:ctrlPr>
                <w:rPr>
                  <w:rFonts w:ascii="Cambria Math" w:eastAsiaTheme="minorEastAsia" w:hAnsi="Cambria Math"/>
                  <w:bCs/>
                  <w:kern w:val="0"/>
                  <w:lang w:val="en-US" w:eastAsia="ja-JP"/>
                </w:rPr>
              </m:ctrlPr>
            </m:dPr>
            <m:e>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psi</m:t>
                  </m:r>
                </m:e>
                <m:sub>
                  <m:r>
                    <w:rPr>
                      <w:rFonts w:ascii="Cambria Math" w:eastAsiaTheme="minorEastAsia" w:hAnsi="Cambria Math"/>
                      <w:kern w:val="0"/>
                      <w:lang w:val="en-US" w:eastAsia="ja-JP"/>
                    </w:rPr>
                    <m:t>j,k</m:t>
                  </m:r>
                </m:sub>
              </m:sSub>
            </m:e>
          </m:d>
        </m:oMath>
      </m:oMathPara>
    </w:p>
    <w:p w14:paraId="14117F55" w14:textId="1573DC4F" w:rsidR="006A1FFD" w:rsidRPr="006A5E67" w:rsidRDefault="006A1FFD" w:rsidP="007D44F3">
      <w:pPr>
        <w:wordWrap/>
        <w:adjustRightInd w:val="0"/>
        <w:spacing w:before="0"/>
        <w:ind w:firstLine="720"/>
        <w:contextualSpacing/>
        <w:rPr>
          <w:rFonts w:eastAsiaTheme="minorEastAsia"/>
          <w:bCs/>
          <w:kern w:val="0"/>
          <w:lang w:val="en-US" w:eastAsia="ja-JP"/>
        </w:rPr>
      </w:pPr>
      <m:oMathPara>
        <m:oMathParaPr>
          <m:jc m:val="left"/>
        </m:oMathParaPr>
        <m:oMath>
          <m:r>
            <m:rPr>
              <m:sty m:val="p"/>
            </m:rPr>
            <w:rPr>
              <w:rFonts w:ascii="Cambria Math" w:eastAsiaTheme="minorEastAsia" w:hAnsi="Cambria Math"/>
              <w:kern w:val="0"/>
              <w:lang w:val="en-US" w:eastAsia="ja-JP"/>
            </w:rPr>
            <m:t>logit</m:t>
          </m:r>
          <m:d>
            <m:dPr>
              <m:ctrlPr>
                <w:rPr>
                  <w:rFonts w:ascii="Cambria Math" w:eastAsiaTheme="minorEastAsia" w:hAnsi="Cambria Math"/>
                  <w:bCs/>
                  <w:kern w:val="0"/>
                  <w:lang w:val="en-US" w:eastAsia="ja-JP"/>
                </w:rPr>
              </m:ctrlPr>
            </m:dPr>
            <m:e>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p</m:t>
                  </m:r>
                </m:e>
                <m:sub>
                  <m:r>
                    <w:rPr>
                      <w:rFonts w:ascii="Cambria Math" w:eastAsiaTheme="minorEastAsia" w:hAnsi="Cambria Math"/>
                      <w:noProof/>
                      <w:kern w:val="0"/>
                      <w:lang w:val="en-US" w:eastAsia="ja-JP"/>
                    </w:rPr>
                    <m:t>i,j,k</m:t>
                  </m:r>
                </m:sub>
              </m:sSub>
            </m:e>
          </m:d>
          <m:r>
            <m:rPr>
              <m:sty m:val="p"/>
            </m:rPr>
            <w:rPr>
              <w:rFonts w:ascii="Cambria Math" w:eastAsiaTheme="minorEastAsia" w:hAnsi="Cambria Math"/>
              <w:kern w:val="0"/>
              <w:lang w:val="en-US" w:eastAsia="ja-JP"/>
            </w:rPr>
            <m:t>=</m:t>
          </m:r>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lp</m:t>
              </m:r>
            </m:e>
            <m:sub>
              <m:r>
                <w:rPr>
                  <w:rFonts w:ascii="Cambria Math" w:eastAsiaTheme="minorEastAsia" w:hAnsi="Cambria Math"/>
                  <w:noProof/>
                  <w:kern w:val="0"/>
                  <w:lang w:val="en-US" w:eastAsia="ja-JP"/>
                </w:rPr>
                <m:t>i,j,k</m:t>
              </m:r>
            </m:sub>
          </m:sSub>
        </m:oMath>
      </m:oMathPara>
    </w:p>
    <w:p w14:paraId="7C353EEA" w14:textId="1CA5454D" w:rsidR="006A1FFD" w:rsidRPr="006A5E67" w:rsidRDefault="001500C7" w:rsidP="007D44F3">
      <w:pPr>
        <w:wordWrap/>
        <w:adjustRightInd w:val="0"/>
        <w:spacing w:before="0"/>
        <w:ind w:firstLine="720"/>
        <w:contextualSpacing/>
        <w:rPr>
          <w:rFonts w:eastAsiaTheme="minorEastAsia"/>
          <w:bCs/>
          <w:kern w:val="0"/>
          <w:lang w:val="en-US" w:eastAsia="ja-JP"/>
        </w:rPr>
      </w:pPr>
      <m:oMathPara>
        <m:oMathParaPr>
          <m:jc m:val="left"/>
        </m:oMathParaP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lp</m:t>
              </m:r>
            </m:e>
            <m:sub>
              <m:r>
                <w:rPr>
                  <w:rFonts w:ascii="Cambria Math" w:eastAsiaTheme="minorEastAsia" w:hAnsi="Cambria Math"/>
                  <w:noProof/>
                  <w:kern w:val="0"/>
                  <w:lang w:val="en-US" w:eastAsia="ja-JP"/>
                </w:rPr>
                <m:t>i,j,k</m:t>
              </m:r>
            </m:sub>
          </m:sSub>
          <m:r>
            <m:rPr>
              <m:sty m:val="p"/>
            </m:rPr>
            <w:rPr>
              <w:rFonts w:ascii="Cambria Math" w:eastAsiaTheme="minorEastAsia" w:hAnsi="Cambria Math"/>
              <w:kern w:val="0"/>
              <w:lang w:val="en-US" w:eastAsia="ja-JP"/>
            </w:rPr>
            <m:t>∼Normal</m:t>
          </m:r>
          <m:d>
            <m:dPr>
              <m:ctrlPr>
                <w:rPr>
                  <w:rFonts w:ascii="Cambria Math" w:eastAsiaTheme="minorEastAsia" w:hAnsi="Cambria Math"/>
                  <w:bCs/>
                  <w:kern w:val="0"/>
                  <w:lang w:val="en-US" w:eastAsia="ja-JP"/>
                </w:rPr>
              </m:ctrlPr>
            </m:dPr>
            <m:e>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μ.ind</m:t>
                  </m:r>
                </m:e>
                <m:sub>
                  <m:r>
                    <w:rPr>
                      <w:rFonts w:ascii="Cambria Math" w:eastAsiaTheme="minorEastAsia" w:hAnsi="Cambria Math"/>
                      <w:kern w:val="0"/>
                      <w:lang w:val="en-US" w:eastAsia="ja-JP"/>
                    </w:rPr>
                    <m:t>j,k</m:t>
                  </m:r>
                </m:sub>
              </m:sSub>
              <m:r>
                <m:rPr>
                  <m:sty m:val="p"/>
                </m:rPr>
                <w:rPr>
                  <w:rFonts w:ascii="Cambria Math" w:eastAsiaTheme="minorEastAsia" w:hAnsi="Cambria Math"/>
                  <w:kern w:val="0"/>
                  <w:lang w:val="en-US" w:eastAsia="ja-JP"/>
                </w:rPr>
                <m:t xml:space="preserve">, τ.ind </m:t>
              </m:r>
            </m:e>
          </m:d>
        </m:oMath>
      </m:oMathPara>
    </w:p>
    <w:p w14:paraId="5A427DCB" w14:textId="77777777" w:rsidR="00213829" w:rsidRPr="006A5E67" w:rsidRDefault="00213829" w:rsidP="007D44F3">
      <w:pPr>
        <w:wordWrap/>
        <w:adjustRightInd w:val="0"/>
        <w:spacing w:before="0"/>
        <w:contextualSpacing/>
        <w:rPr>
          <w:rFonts w:eastAsiaTheme="minorEastAsia"/>
          <w:bCs/>
          <w:kern w:val="0"/>
          <w:lang w:val="en-US" w:eastAsia="ja-JP"/>
        </w:rPr>
      </w:pPr>
    </w:p>
    <w:p w14:paraId="6AC98672" w14:textId="21BB9CE8" w:rsidR="00B85076" w:rsidRPr="006A5E67" w:rsidRDefault="001500C7" w:rsidP="007D44F3">
      <w:pPr>
        <w:wordWrap/>
        <w:adjustRightInd w:val="0"/>
        <w:spacing w:before="0"/>
        <w:ind w:firstLine="720"/>
        <w:contextualSpacing/>
        <w:rPr>
          <w:rFonts w:eastAsiaTheme="minorEastAsia"/>
          <w:bCs/>
          <w:kern w:val="0"/>
          <w:lang w:val="en-US" w:eastAsia="ja-JP"/>
        </w:rPr>
      </w:pPr>
      <m:oMathPara>
        <m:oMathParaPr>
          <m:jc m:val="left"/>
        </m:oMathParaPr>
        <m:oMath>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μ</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ind</m:t>
              </m:r>
            </m:e>
            <m:sub>
              <m:r>
                <w:rPr>
                  <w:rFonts w:ascii="Cambria Math" w:eastAsiaTheme="minorEastAsia" w:hAnsi="Cambria Math"/>
                  <w:kern w:val="0"/>
                  <w:lang w:val="en-US" w:eastAsia="ja-JP"/>
                </w:rPr>
                <m:t>j</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k</m:t>
              </m:r>
            </m:sub>
          </m:sSub>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Normal</m:t>
          </m:r>
          <m:d>
            <m:dPr>
              <m:ctrlPr>
                <w:rPr>
                  <w:rFonts w:ascii="Cambria Math" w:eastAsiaTheme="minorEastAsia" w:hAnsi="Cambria Math"/>
                  <w:bCs/>
                  <w:kern w:val="0"/>
                  <w:lang w:val="en-US" w:eastAsia="ja-JP"/>
                </w:rPr>
              </m:ctrlPr>
            </m:dPr>
            <m:e>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μ</m:t>
                  </m:r>
                </m:e>
                <m:sub>
                  <m:r>
                    <w:rPr>
                      <w:rFonts w:ascii="Cambria Math" w:eastAsiaTheme="minorEastAsia" w:hAnsi="Cambria Math"/>
                      <w:kern w:val="0"/>
                      <w:lang w:val="en-US" w:eastAsia="ja-JP"/>
                    </w:rPr>
                    <m:t>p</m:t>
                  </m:r>
                </m:sub>
              </m:sSub>
              <m:r>
                <m:rPr>
                  <m:sty m:val="p"/>
                </m:rPr>
                <w:rPr>
                  <w:rFonts w:ascii="Cambria Math" w:eastAsiaTheme="minorEastAsia" w:hAnsi="Cambria Math"/>
                  <w:kern w:val="0"/>
                  <w:lang w:val="en-US" w:eastAsia="ja-JP"/>
                </w:rPr>
                <m:t xml:space="preserve">, </m:t>
              </m:r>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τ</m:t>
                  </m:r>
                </m:e>
                <m:sub>
                  <m:r>
                    <w:rPr>
                      <w:rFonts w:ascii="Cambria Math" w:eastAsiaTheme="minorEastAsia" w:hAnsi="Cambria Math"/>
                      <w:kern w:val="0"/>
                      <w:lang w:val="en-US" w:eastAsia="ja-JP"/>
                    </w:rPr>
                    <m:t>p</m:t>
                  </m:r>
                </m:sub>
              </m:sSub>
            </m:e>
          </m:d>
        </m:oMath>
      </m:oMathPara>
    </w:p>
    <w:p w14:paraId="0E1C42B9" w14:textId="46290643" w:rsidR="00C15E60" w:rsidRPr="006A5E67" w:rsidRDefault="001500C7" w:rsidP="007D44F3">
      <w:pPr>
        <w:pStyle w:val="NoSpacing"/>
        <w:ind w:left="567" w:hanging="567"/>
        <w:rPr>
          <w:rFonts w:eastAsiaTheme="minorEastAsia"/>
          <w:lang w:val="en-US" w:eastAsia="ja-JP"/>
        </w:rPr>
      </w:pPr>
      <m:oMath>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μ</m:t>
            </m:r>
          </m:e>
          <m:sub>
            <m:r>
              <w:rPr>
                <w:rFonts w:ascii="Cambria Math" w:eastAsiaTheme="minorEastAsia" w:hAnsi="Cambria Math"/>
                <w:kern w:val="0"/>
                <w:lang w:val="en-US" w:eastAsia="ja-JP"/>
              </w:rPr>
              <m:t>p</m:t>
            </m:r>
          </m:sub>
        </m:sSub>
      </m:oMath>
      <w:r w:rsidR="00C15E60" w:rsidRPr="006A5E67">
        <w:rPr>
          <w:rFonts w:eastAsiaTheme="minorEastAsia"/>
          <w:lang w:val="en-US" w:eastAsia="ja-JP"/>
        </w:rPr>
        <w:t xml:space="preserve"> ~ </w:t>
      </w:r>
      <m:oMath>
        <m:r>
          <w:rPr>
            <w:rFonts w:ascii="Cambria Math" w:eastAsiaTheme="minorEastAsia" w:hAnsi="Cambria Math"/>
            <w:kern w:val="0"/>
            <w:lang w:val="en-US" w:eastAsia="ja-JP"/>
          </w:rPr>
          <m:t>Normal</m:t>
        </m:r>
        <m:d>
          <m:dPr>
            <m:ctrlPr>
              <w:rPr>
                <w:rFonts w:ascii="Cambria Math" w:eastAsiaTheme="minorEastAsia" w:hAnsi="Cambria Math"/>
                <w:bCs/>
                <w:kern w:val="0"/>
                <w:lang w:val="en-US" w:eastAsia="ja-JP"/>
              </w:rPr>
            </m:ctrlPr>
          </m:dPr>
          <m:e>
            <m:r>
              <m:rPr>
                <m:sty m:val="p"/>
              </m:rPr>
              <w:rPr>
                <w:rFonts w:ascii="Cambria Math" w:eastAsiaTheme="minorEastAsia" w:hAnsi="Cambria Math"/>
                <w:kern w:val="0"/>
                <w:lang w:val="en-US" w:eastAsia="ja-JP"/>
              </w:rPr>
              <m:t>0, 0.00001</m:t>
            </m:r>
          </m:e>
        </m:d>
      </m:oMath>
    </w:p>
    <w:p w14:paraId="6D38706C" w14:textId="2E836272" w:rsidR="00C15E60" w:rsidRPr="006A5E67" w:rsidRDefault="001500C7" w:rsidP="007D44F3">
      <w:pPr>
        <w:pStyle w:val="NoSpacing"/>
        <w:rPr>
          <w:rFonts w:eastAsiaTheme="minorEastAsia"/>
          <w:bCs/>
          <w:kern w:val="0"/>
          <w:lang w:val="en-US" w:eastAsia="ja-JP"/>
        </w:rPr>
      </w:pPr>
      <m:oMathPara>
        <m:oMathParaPr>
          <m:jc m:val="left"/>
        </m:oMathParaPr>
        <m:oMath>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τ</m:t>
              </m:r>
            </m:e>
            <m:sub>
              <m:r>
                <w:rPr>
                  <w:rFonts w:ascii="Cambria Math" w:eastAsiaTheme="minorEastAsia" w:hAnsi="Cambria Math"/>
                  <w:kern w:val="0"/>
                  <w:lang w:val="en-US" w:eastAsia="ja-JP"/>
                </w:rPr>
                <m:t>p</m:t>
              </m:r>
            </m:sub>
          </m:sSub>
          <m:r>
            <w:rPr>
              <w:rFonts w:ascii="Cambria Math" w:eastAsiaTheme="minorEastAsia" w:hAnsi="Cambria Math"/>
              <w:kern w:val="0"/>
              <w:lang w:val="en-US" w:eastAsia="ja-JP"/>
            </w:rPr>
            <m:t xml:space="preserve">= </m:t>
          </m:r>
          <m:f>
            <m:fPr>
              <m:ctrlPr>
                <w:rPr>
                  <w:rFonts w:ascii="Cambria Math" w:eastAsiaTheme="minorEastAsia" w:hAnsi="Cambria Math"/>
                  <w:bCs/>
                  <w:i/>
                  <w:kern w:val="0"/>
                  <w:lang w:val="en-US" w:eastAsia="ja-JP"/>
                </w:rPr>
              </m:ctrlPr>
            </m:fPr>
            <m:num>
              <m:r>
                <w:rPr>
                  <w:rFonts w:ascii="Cambria Math" w:eastAsiaTheme="minorEastAsia" w:hAnsi="Cambria Math"/>
                  <w:kern w:val="0"/>
                  <w:lang w:val="en-US" w:eastAsia="ja-JP"/>
                </w:rPr>
                <m:t>1</m:t>
              </m:r>
            </m:num>
            <m:den>
              <m:r>
                <w:rPr>
                  <w:rFonts w:ascii="Cambria Math" w:eastAsiaTheme="minorEastAsia" w:hAnsi="Cambria Math"/>
                  <w:kern w:val="0"/>
                  <w:lang w:val="en-US" w:eastAsia="ja-JP"/>
                </w:rPr>
                <m:t>(</m:t>
              </m:r>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σ</m:t>
                  </m:r>
                </m:e>
                <m:sub>
                  <m:r>
                    <w:rPr>
                      <w:rFonts w:ascii="Cambria Math" w:eastAsiaTheme="minorEastAsia" w:hAnsi="Cambria Math"/>
                      <w:kern w:val="0"/>
                      <w:lang w:val="en-US" w:eastAsia="ja-JP"/>
                    </w:rPr>
                    <m:t>p</m:t>
                  </m:r>
                </m:sub>
              </m:sSub>
              <m:r>
                <w:rPr>
                  <w:rFonts w:ascii="Cambria Math" w:eastAsiaTheme="minorEastAsia" w:hAnsi="Cambria Math"/>
                  <w:kern w:val="0"/>
                  <w:lang w:val="en-US" w:eastAsia="ja-JP"/>
                </w:rPr>
                <m:t xml:space="preserve"> × </m:t>
              </m:r>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σ</m:t>
                  </m:r>
                </m:e>
                <m:sub>
                  <m:r>
                    <w:rPr>
                      <w:rFonts w:ascii="Cambria Math" w:eastAsiaTheme="minorEastAsia" w:hAnsi="Cambria Math"/>
                      <w:kern w:val="0"/>
                      <w:lang w:val="en-US" w:eastAsia="ja-JP"/>
                    </w:rPr>
                    <m:t>p</m:t>
                  </m:r>
                </m:sub>
              </m:sSub>
              <m:r>
                <w:rPr>
                  <w:rFonts w:ascii="Cambria Math" w:eastAsiaTheme="minorEastAsia" w:hAnsi="Cambria Math"/>
                  <w:kern w:val="0"/>
                  <w:lang w:val="en-US" w:eastAsia="ja-JP"/>
                </w:rPr>
                <m:t>)</m:t>
              </m:r>
            </m:den>
          </m:f>
        </m:oMath>
      </m:oMathPara>
    </w:p>
    <w:p w14:paraId="6652A4E3" w14:textId="3728A28A" w:rsidR="00592315" w:rsidRPr="006A5E67" w:rsidRDefault="001500C7" w:rsidP="007D44F3">
      <w:pPr>
        <w:pStyle w:val="NoSpacing"/>
        <w:rPr>
          <w:rFonts w:eastAsiaTheme="minorEastAsia"/>
          <w:bCs/>
          <w:kern w:val="0"/>
          <w:lang w:val="en-US" w:eastAsia="ja-JP"/>
        </w:rPr>
      </w:pPr>
      <m:oMathPara>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σ</m:t>
              </m:r>
            </m:e>
            <m:sub>
              <m:r>
                <w:rPr>
                  <w:rFonts w:ascii="Cambria Math" w:eastAsiaTheme="minorEastAsia" w:hAnsi="Cambria Math"/>
                  <w:kern w:val="0"/>
                  <w:lang w:val="en-US" w:eastAsia="ja-JP"/>
                </w:rPr>
                <m:t>p</m:t>
              </m:r>
            </m:sub>
          </m:sSub>
          <m:r>
            <w:rPr>
              <w:rFonts w:ascii="Cambria Math" w:eastAsiaTheme="minorEastAsia" w:hAnsi="Cambria Math"/>
              <w:kern w:val="0"/>
              <w:lang w:val="en-US" w:eastAsia="ja-JP"/>
            </w:rPr>
            <m:t xml:space="preserve"> ~ Uniform(0,10)</m:t>
          </m:r>
        </m:oMath>
      </m:oMathPara>
    </w:p>
    <w:p w14:paraId="2874EF3D" w14:textId="77777777" w:rsidR="00592315" w:rsidRPr="006A5E67" w:rsidRDefault="00592315" w:rsidP="007D44F3">
      <w:pPr>
        <w:pStyle w:val="NoSpacing"/>
        <w:rPr>
          <w:rFonts w:eastAsiaTheme="minorEastAsia"/>
          <w:lang w:val="en-US" w:eastAsia="ja-JP"/>
        </w:rPr>
      </w:pPr>
    </w:p>
    <w:p w14:paraId="2C7240E0" w14:textId="766D9DFB" w:rsidR="00213829" w:rsidRPr="006A5E67" w:rsidRDefault="001500C7" w:rsidP="007D44F3">
      <w:pPr>
        <w:wordWrap/>
        <w:adjustRightInd w:val="0"/>
        <w:spacing w:before="0"/>
        <w:contextualSpacing/>
        <w:rPr>
          <w:rFonts w:eastAsiaTheme="minorEastAsia"/>
          <w:bCs/>
          <w:kern w:val="0"/>
          <w:lang w:val="en-US" w:eastAsia="ja-JP"/>
        </w:rPr>
      </w:pPr>
      <m:oMathPara>
        <m:oMathParaPr>
          <m:jc m:val="left"/>
        </m:oMathParaP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psi</m:t>
              </m:r>
            </m:e>
            <m:sub>
              <m:r>
                <w:rPr>
                  <w:rFonts w:ascii="Cambria Math" w:eastAsiaTheme="minorEastAsia" w:hAnsi="Cambria Math"/>
                  <w:kern w:val="0"/>
                  <w:lang w:val="en-US" w:eastAsia="ja-JP"/>
                </w:rPr>
                <m:t>j,k</m:t>
              </m:r>
            </m:sub>
          </m:sSub>
          <m:r>
            <w:rPr>
              <w:rFonts w:ascii="Cambria Math" w:eastAsiaTheme="minorEastAsia" w:hAnsi="Cambria Math"/>
              <w:kern w:val="0"/>
              <w:lang w:val="en-US" w:eastAsia="ja-JP"/>
            </w:rPr>
            <m:t xml:space="preserve"> ~ Uniform(0,1)</m:t>
          </m:r>
        </m:oMath>
      </m:oMathPara>
    </w:p>
    <w:p w14:paraId="0B8C784D" w14:textId="77777777" w:rsidR="00592315" w:rsidRPr="006A5E67" w:rsidRDefault="00592315" w:rsidP="007D44F3">
      <w:pPr>
        <w:wordWrap/>
        <w:adjustRightInd w:val="0"/>
        <w:spacing w:before="0"/>
        <w:contextualSpacing/>
        <w:rPr>
          <w:rFonts w:eastAsiaTheme="minorEastAsia"/>
          <w:bCs/>
          <w:kern w:val="0"/>
          <w:lang w:val="en-US" w:eastAsia="ja-JP"/>
        </w:rPr>
      </w:pPr>
    </w:p>
    <w:p w14:paraId="0898462D" w14:textId="429EA3F0" w:rsidR="00213829" w:rsidRPr="006A5E67" w:rsidRDefault="001500C7" w:rsidP="007D44F3">
      <w:pPr>
        <w:wordWrap/>
        <w:adjustRightInd w:val="0"/>
        <w:spacing w:before="0"/>
        <w:ind w:firstLine="720"/>
        <w:contextualSpacing/>
        <w:rPr>
          <w:rFonts w:eastAsiaTheme="minorEastAsia"/>
          <w:bCs/>
          <w:kern w:val="0"/>
          <w:lang w:val="en-US" w:eastAsia="ja-JP"/>
        </w:rPr>
      </w:pPr>
      <m:oMathPara>
        <m:oMathParaPr>
          <m:jc m:val="left"/>
        </m:oMathParaP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N</m:t>
              </m:r>
            </m:e>
            <m:sub>
              <m:r>
                <w:rPr>
                  <w:rFonts w:ascii="Cambria Math" w:eastAsiaTheme="minorEastAsia" w:hAnsi="Cambria Math"/>
                  <w:kern w:val="0"/>
                  <w:lang w:val="en-US" w:eastAsia="ja-JP"/>
                </w:rPr>
                <m:t>j,k</m:t>
              </m:r>
            </m:sub>
          </m:sSub>
          <m:r>
            <m:rPr>
              <m:sty m:val="p"/>
            </m:rPr>
            <w:rPr>
              <w:rFonts w:ascii="Cambria Math" w:eastAsiaTheme="minorEastAsia" w:hAnsi="Cambria Math"/>
              <w:kern w:val="0"/>
              <w:lang w:val="en-US" w:eastAsia="ja-JP"/>
            </w:rPr>
            <m:t xml:space="preserve"> ~ </m:t>
          </m:r>
          <m:nary>
            <m:naryPr>
              <m:chr m:val="∑"/>
              <m:limLoc m:val="undOvr"/>
              <m:subHide m:val="1"/>
              <m:supHide m:val="1"/>
              <m:ctrlPr>
                <w:rPr>
                  <w:rFonts w:ascii="Cambria Math" w:eastAsiaTheme="minorEastAsia" w:hAnsi="Cambria Math"/>
                  <w:kern w:val="0"/>
                  <w:lang w:val="en-US" w:eastAsia="ja-JP"/>
                </w:rPr>
              </m:ctrlPr>
            </m:naryPr>
            <m:sub/>
            <m:sup/>
            <m:e>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z</m:t>
                  </m:r>
                </m:e>
                <m:sub>
                  <m:r>
                    <w:rPr>
                      <w:rFonts w:ascii="Cambria Math" w:eastAsiaTheme="minorEastAsia" w:hAnsi="Cambria Math"/>
                      <w:kern w:val="0"/>
                      <w:lang w:val="en-US" w:eastAsia="ja-JP"/>
                    </w:rPr>
                    <m:t>i,j,k</m:t>
                  </m:r>
                </m:sub>
              </m:sSub>
            </m:e>
          </m:nary>
        </m:oMath>
      </m:oMathPara>
    </w:p>
    <w:p w14:paraId="326C8788" w14:textId="77777777" w:rsidR="00213829" w:rsidRPr="006A5E67" w:rsidRDefault="00213829" w:rsidP="00213829">
      <w:pPr>
        <w:wordWrap/>
        <w:adjustRightInd w:val="0"/>
        <w:spacing w:before="0"/>
        <w:contextualSpacing/>
        <w:rPr>
          <w:rFonts w:eastAsiaTheme="minorEastAsia"/>
          <w:bCs/>
          <w:kern w:val="0"/>
          <w:lang w:val="en-US" w:eastAsia="ja-JP"/>
        </w:rPr>
      </w:pPr>
    </w:p>
    <w:p w14:paraId="6E4C47F7" w14:textId="25EA8D46" w:rsidR="00BA0619" w:rsidRDefault="008F6A5A" w:rsidP="002A0DE0">
      <w:pPr>
        <w:wordWrap/>
        <w:adjustRightInd w:val="0"/>
        <w:spacing w:before="0" w:after="0"/>
        <w:ind w:firstLine="720"/>
        <w:rPr>
          <w:rFonts w:eastAsiaTheme="minorEastAsia"/>
          <w:bCs/>
          <w:kern w:val="0"/>
          <w:lang w:val="en-US" w:eastAsia="ja-JP"/>
        </w:rPr>
      </w:pPr>
      <w:r w:rsidRPr="006A5E67">
        <w:rPr>
          <w:rFonts w:eastAsiaTheme="minorEastAsia"/>
          <w:bCs/>
          <w:kern w:val="0"/>
          <w:lang w:val="en-US" w:eastAsia="ja-JP"/>
        </w:rPr>
        <w:t>To estimate the rate of increase of mice (</w:t>
      </w:r>
      <m:oMath>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j</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k</m:t>
            </m:r>
          </m:sub>
        </m:sSub>
      </m:oMath>
      <w:r w:rsidRPr="006A5E67">
        <w:rPr>
          <w:rFonts w:eastAsiaTheme="minorEastAsia"/>
          <w:bCs/>
          <w:kern w:val="0"/>
          <w:lang w:val="en-US" w:eastAsia="ja-JP"/>
        </w:rPr>
        <w:t>) and include the uncertainty around the a</w:t>
      </w:r>
      <w:r w:rsidR="00BA0619" w:rsidRPr="006A5E67">
        <w:rPr>
          <w:rFonts w:eastAsiaTheme="minorEastAsia"/>
          <w:bCs/>
          <w:kern w:val="0"/>
          <w:lang w:val="en-US" w:eastAsia="ja-JP"/>
        </w:rPr>
        <w:t>bundance estimate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N</m:t>
            </m:r>
          </m:e>
          <m:sub>
            <m:r>
              <w:rPr>
                <w:rFonts w:ascii="Cambria Math" w:eastAsiaTheme="minorEastAsia" w:hAnsi="Cambria Math"/>
                <w:kern w:val="0"/>
                <w:lang w:val="en-US" w:eastAsia="ja-JP"/>
              </w:rPr>
              <m:t>j,k</m:t>
            </m:r>
          </m:sub>
        </m:sSub>
      </m:oMath>
      <w:r w:rsidR="00BA0619" w:rsidRPr="006A5E67">
        <w:rPr>
          <w:rFonts w:eastAsiaTheme="minorEastAsia"/>
          <w:bCs/>
          <w:kern w:val="0"/>
          <w:lang w:val="en-US" w:eastAsia="ja-JP"/>
        </w:rPr>
        <w:t xml:space="preserve">) </w:t>
      </w:r>
      <w:r w:rsidRPr="006A5E67">
        <w:rPr>
          <w:rFonts w:eastAsiaTheme="minorEastAsia"/>
          <w:bCs/>
          <w:kern w:val="0"/>
          <w:lang w:val="en-US" w:eastAsia="ja-JP"/>
        </w:rPr>
        <w:t>we</w:t>
      </w:r>
      <w:r w:rsidR="00BA0619" w:rsidRPr="006A5E67">
        <w:rPr>
          <w:rFonts w:eastAsiaTheme="minorEastAsia"/>
          <w:bCs/>
          <w:kern w:val="0"/>
          <w:lang w:val="en-US" w:eastAsia="ja-JP"/>
        </w:rPr>
        <w:t xml:space="preserve"> </w:t>
      </w:r>
      <w:r w:rsidRPr="006A5E67">
        <w:rPr>
          <w:rFonts w:eastAsiaTheme="minorEastAsia"/>
          <w:bCs/>
          <w:kern w:val="0"/>
          <w:lang w:val="en-US" w:eastAsia="ja-JP"/>
        </w:rPr>
        <w:t>used</w:t>
      </w:r>
      <w:r w:rsidR="00BA0619" w:rsidRPr="006A5E67">
        <w:rPr>
          <w:rFonts w:eastAsiaTheme="minorEastAsia"/>
          <w:bCs/>
          <w:kern w:val="0"/>
          <w:lang w:val="en-US" w:eastAsia="ja-JP"/>
        </w:rPr>
        <w:t xml:space="preserve"> the complete data likelihood</w:t>
      </w:r>
      <w:commentRangeStart w:id="269"/>
      <w:r w:rsidR="00BA0619" w:rsidRPr="006A5E67">
        <w:rPr>
          <w:rFonts w:eastAsiaTheme="minorEastAsia"/>
          <w:bCs/>
          <w:kern w:val="0"/>
          <w:lang w:val="en-US" w:eastAsia="ja-JP"/>
        </w:rPr>
        <w:t>.</w:t>
      </w:r>
      <w:commentRangeEnd w:id="269"/>
      <w:r w:rsidR="004B1E36">
        <w:rPr>
          <w:rStyle w:val="CommentReference"/>
        </w:rPr>
        <w:commentReference w:id="269"/>
      </w:r>
      <w:r w:rsidR="00BA0619" w:rsidRPr="006A5E67">
        <w:rPr>
          <w:rFonts w:eastAsiaTheme="minorEastAsia"/>
          <w:bCs/>
          <w:kern w:val="0"/>
          <w:lang w:val="en-US" w:eastAsia="ja-JP"/>
        </w:rPr>
        <w:t xml:space="preserve"> </w:t>
      </w:r>
      <w:r w:rsidRPr="006A5E67">
        <w:rPr>
          <w:rFonts w:eastAsiaTheme="minorEastAsia"/>
          <w:bCs/>
          <w:kern w:val="0"/>
          <w:lang w:val="en-US" w:eastAsia="ja-JP"/>
        </w:rPr>
        <w:t xml:space="preserve">This was done by taking the </w:t>
      </w:r>
      <w:r w:rsidR="00BA0619" w:rsidRPr="006A5E67">
        <w:rPr>
          <w:rFonts w:eastAsiaTheme="minorEastAsia"/>
          <w:bCs/>
          <w:kern w:val="0"/>
          <w:lang w:val="en-US" w:eastAsia="ja-JP"/>
        </w:rPr>
        <w:t>abundance estimate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N</m:t>
            </m:r>
          </m:e>
          <m:sub>
            <m:r>
              <w:rPr>
                <w:rFonts w:ascii="Cambria Math" w:eastAsiaTheme="minorEastAsia" w:hAnsi="Cambria Math"/>
                <w:kern w:val="0"/>
                <w:lang w:val="en-US" w:eastAsia="ja-JP"/>
              </w:rPr>
              <m:t>j,k</m:t>
            </m:r>
          </m:sub>
        </m:sSub>
      </m:oMath>
      <w:r w:rsidR="00BA0619" w:rsidRPr="006A5E67">
        <w:rPr>
          <w:rFonts w:eastAsiaTheme="minorEastAsia"/>
          <w:bCs/>
          <w:kern w:val="0"/>
          <w:lang w:val="en-US" w:eastAsia="ja-JP"/>
        </w:rPr>
        <w:t>) and a</w:t>
      </w:r>
      <w:r w:rsidRPr="006A5E67">
        <w:rPr>
          <w:rFonts w:eastAsiaTheme="minorEastAsia"/>
          <w:bCs/>
          <w:kern w:val="0"/>
          <w:lang w:val="en-US" w:eastAsia="ja-JP"/>
        </w:rPr>
        <w:t>n</w:t>
      </w:r>
      <w:r w:rsidR="00BA0619" w:rsidRPr="006A5E67">
        <w:rPr>
          <w:rFonts w:eastAsiaTheme="minorEastAsia"/>
          <w:bCs/>
          <w:kern w:val="0"/>
          <w:lang w:val="en-US" w:eastAsia="ja-JP"/>
        </w:rPr>
        <w:t xml:space="preserve"> additional parameter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γ</m:t>
            </m:r>
          </m:e>
          <m:sub>
            <m:r>
              <w:rPr>
                <w:rFonts w:ascii="Cambria Math" w:eastAsiaTheme="minorEastAsia" w:hAnsi="Cambria Math"/>
                <w:kern w:val="0"/>
                <w:lang w:val="en-US" w:eastAsia="ja-JP"/>
              </w:rPr>
              <m:t>j,k</m:t>
            </m:r>
          </m:sub>
        </m:sSub>
      </m:oMath>
      <w:r w:rsidR="00BA0619" w:rsidRPr="006A5E67">
        <w:rPr>
          <w:rFonts w:eastAsiaTheme="minorEastAsia"/>
          <w:bCs/>
          <w:kern w:val="0"/>
          <w:lang w:val="en-US" w:eastAsia="ja-JP"/>
        </w:rPr>
        <w:t xml:space="preserve">) </w:t>
      </w:r>
      <w:r w:rsidR="00681DB3">
        <w:rPr>
          <w:rFonts w:eastAsiaTheme="minorEastAsia"/>
          <w:bCs/>
          <w:kern w:val="0"/>
          <w:lang w:val="en-US" w:eastAsia="ja-JP"/>
        </w:rPr>
        <w:t xml:space="preserve">to </w:t>
      </w:r>
      <w:r w:rsidR="00BA0619" w:rsidRPr="006A5E67">
        <w:rPr>
          <w:rFonts w:eastAsiaTheme="minorEastAsia"/>
          <w:bCs/>
          <w:kern w:val="0"/>
          <w:lang w:val="en-US" w:eastAsia="ja-JP"/>
        </w:rPr>
        <w:t xml:space="preserve">determined which individuals are from the augmented parameter space </w:t>
      </w:r>
      <w:r w:rsidR="00681DB3">
        <w:rPr>
          <w:rFonts w:eastAsiaTheme="minorEastAsia"/>
          <w:bCs/>
          <w:kern w:val="0"/>
          <w:lang w:val="en-US" w:eastAsia="ja-JP"/>
        </w:rPr>
        <w:t xml:space="preserve">and are </w:t>
      </w:r>
      <w:r w:rsidR="00BA0619" w:rsidRPr="006A5E67">
        <w:rPr>
          <w:rFonts w:eastAsiaTheme="minorEastAsia"/>
          <w:bCs/>
          <w:kern w:val="0"/>
          <w:lang w:val="en-US" w:eastAsia="ja-JP"/>
        </w:rPr>
        <w:t>also individuals of interest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ρ</m:t>
            </m:r>
          </m:e>
          <m:sub>
            <m:r>
              <w:rPr>
                <w:rFonts w:ascii="Cambria Math" w:eastAsiaTheme="minorEastAsia" w:hAnsi="Cambria Math"/>
                <w:kern w:val="0"/>
                <w:lang w:val="en-US" w:eastAsia="ja-JP"/>
              </w:rPr>
              <m:t>j,k</m:t>
            </m:r>
          </m:sub>
        </m:sSub>
      </m:oMath>
      <w:r w:rsidRPr="006A5E67">
        <w:rPr>
          <w:rFonts w:eastAsiaTheme="minorEastAsia"/>
          <w:bCs/>
          <w:kern w:val="0"/>
          <w:lang w:val="en-US" w:eastAsia="ja-JP"/>
        </w:rPr>
        <w:t xml:space="preserve">) </w:t>
      </w:r>
      <w:r w:rsidR="0004067A">
        <w:rPr>
          <w:rFonts w:eastAsiaTheme="minorEastAsia"/>
          <w:bCs/>
          <w:kern w:val="0"/>
          <w:lang w:val="en-US" w:eastAsia="ja-JP"/>
        </w:rPr>
        <w:t>by</w:t>
      </w:r>
      <w:r w:rsidRPr="006A5E67">
        <w:rPr>
          <w:rFonts w:eastAsiaTheme="minorEastAsia"/>
          <w:bCs/>
          <w:kern w:val="0"/>
          <w:lang w:val="en-US" w:eastAsia="ja-JP"/>
        </w:rPr>
        <w:t xml:space="preserve"> </w:t>
      </w:r>
      <w:r w:rsidR="00BA0619" w:rsidRPr="006A5E67">
        <w:rPr>
          <w:rFonts w:eastAsiaTheme="minorEastAsia"/>
          <w:bCs/>
          <w:kern w:val="0"/>
          <w:lang w:val="en-US" w:eastAsia="ja-JP"/>
        </w:rPr>
        <w:t>impos</w:t>
      </w:r>
      <w:r w:rsidR="0004067A">
        <w:rPr>
          <w:rFonts w:eastAsiaTheme="minorEastAsia"/>
          <w:bCs/>
          <w:kern w:val="0"/>
          <w:lang w:val="en-US" w:eastAsia="ja-JP"/>
        </w:rPr>
        <w:t xml:space="preserve">ing </w:t>
      </w:r>
      <w:r w:rsidR="00BA0619" w:rsidRPr="006A5E67">
        <w:rPr>
          <w:rFonts w:eastAsiaTheme="minorEastAsia"/>
          <w:bCs/>
          <w:kern w:val="0"/>
          <w:lang w:val="en-US" w:eastAsia="ja-JP"/>
        </w:rPr>
        <w:t xml:space="preserve">a binomial prior distribution </w:t>
      </w:r>
      <w:r w:rsidR="00696E57" w:rsidRPr="006A5E67">
        <w:rPr>
          <w:rFonts w:eastAsiaTheme="minorEastAsia"/>
          <w:bCs/>
          <w:kern w:val="0"/>
          <w:lang w:val="en-US" w:eastAsia="ja-JP"/>
        </w:rPr>
        <w:t>on</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 xml:space="preserve"> π</m:t>
            </m:r>
          </m:e>
          <m:sub>
            <m:r>
              <w:rPr>
                <w:rFonts w:ascii="Cambria Math" w:eastAsiaTheme="minorEastAsia" w:hAnsi="Cambria Math"/>
                <w:kern w:val="0"/>
                <w:lang w:val="en-US" w:eastAsia="ja-JP"/>
              </w:rPr>
              <m:t>j,k</m:t>
            </m:r>
          </m:sub>
        </m:sSub>
      </m:oMath>
      <w:r w:rsidR="00BA0619" w:rsidRPr="006A5E67">
        <w:rPr>
          <w:rFonts w:eastAsiaTheme="minorEastAsia"/>
          <w:bCs/>
          <w:kern w:val="0"/>
          <w:lang w:val="en-US" w:eastAsia="ja-JP"/>
        </w:rPr>
        <w:t xml:space="preserve">. This method was adapted from fitting these </w:t>
      </w:r>
      <w:r w:rsidRPr="006A5E67">
        <w:rPr>
          <w:rFonts w:eastAsiaTheme="minorEastAsia"/>
          <w:bCs/>
          <w:kern w:val="0"/>
          <w:lang w:val="en-US" w:eastAsia="ja-JP"/>
        </w:rPr>
        <w:t>models</w:t>
      </w:r>
      <w:r w:rsidR="00BA0619" w:rsidRPr="006A5E67">
        <w:rPr>
          <w:rFonts w:eastAsiaTheme="minorEastAsia"/>
          <w:bCs/>
          <w:kern w:val="0"/>
          <w:lang w:val="en-US" w:eastAsia="ja-JP"/>
        </w:rPr>
        <w:t xml:space="preserve"> in BUGS</w:t>
      </w:r>
      <w:commentRangeStart w:id="270"/>
      <w:r w:rsidR="004B1E36">
        <w:rPr>
          <w:rFonts w:eastAsiaTheme="minorEastAsia"/>
          <w:bCs/>
          <w:kern w:val="0"/>
          <w:lang w:val="en-US" w:eastAsia="ja-JP"/>
        </w:rPr>
        <w:t>.</w:t>
      </w:r>
      <w:commentRangeEnd w:id="270"/>
      <w:r w:rsidR="004B1E36">
        <w:rPr>
          <w:rStyle w:val="CommentReference"/>
        </w:rPr>
        <w:commentReference w:id="270"/>
      </w:r>
      <w:r w:rsidR="004B1E36">
        <w:rPr>
          <w:rFonts w:eastAsiaTheme="minorEastAsia"/>
          <w:bCs/>
          <w:kern w:val="0"/>
          <w:lang w:val="en-US" w:eastAsia="ja-JP"/>
        </w:rPr>
        <w:t xml:space="preserve"> </w:t>
      </w:r>
      <w:r w:rsidR="00BA0619" w:rsidRPr="006A5E67">
        <w:rPr>
          <w:rFonts w:eastAsiaTheme="minorEastAsia"/>
          <w:bCs/>
          <w:kern w:val="0"/>
          <w:lang w:val="en-US" w:eastAsia="ja-JP"/>
        </w:rPr>
        <w:t xml:space="preserve">We then transformed </w:t>
      </w:r>
      <m:oMath>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ρ</m:t>
            </m:r>
          </m:e>
          <m:sub>
            <m:r>
              <w:rPr>
                <w:rFonts w:ascii="Cambria Math" w:eastAsiaTheme="minorEastAsia" w:hAnsi="Cambria Math"/>
                <w:kern w:val="0"/>
                <w:lang w:val="en-US" w:eastAsia="ja-JP"/>
              </w:rPr>
              <m:t>j</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k</m:t>
            </m:r>
          </m:sub>
        </m:sSub>
        <m:r>
          <m:rPr>
            <m:sty m:val="p"/>
          </m:rPr>
          <w:rPr>
            <w:rFonts w:ascii="Cambria Math" w:eastAsiaTheme="minorEastAsia" w:hAnsi="Cambria Math"/>
            <w:kern w:val="0"/>
            <w:lang w:val="en-US" w:eastAsia="ja-JP"/>
          </w:rPr>
          <m:t>=</m:t>
        </m:r>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j</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k</m:t>
            </m:r>
          </m:sub>
        </m:sSub>
        <m:r>
          <m:rPr>
            <m:sty m:val="p"/>
          </m:rPr>
          <w:rPr>
            <w:rFonts w:ascii="Cambria Math" w:eastAsiaTheme="minorEastAsia" w:hAnsi="Cambria Math"/>
            <w:kern w:val="0"/>
            <w:lang w:val="en-US" w:eastAsia="ja-JP"/>
          </w:rPr>
          <m:t xml:space="preserve">+ </m:t>
        </m:r>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ρ</m:t>
            </m:r>
          </m:e>
          <m:sub>
            <m:r>
              <w:rPr>
                <w:rFonts w:ascii="Cambria Math" w:eastAsiaTheme="minorEastAsia" w:hAnsi="Cambria Math"/>
                <w:kern w:val="0"/>
                <w:lang w:val="en-US" w:eastAsia="ja-JP"/>
              </w:rPr>
              <m:t>j</m:t>
            </m:r>
            <m:r>
              <m:rPr>
                <m:sty m:val="p"/>
              </m:rPr>
              <w:rPr>
                <w:rFonts w:ascii="Cambria Math" w:eastAsiaTheme="minorEastAsia" w:hAnsi="Cambria Math"/>
                <w:kern w:val="0"/>
                <w:lang w:val="en-US" w:eastAsia="ja-JP"/>
              </w:rPr>
              <m:t>-1,</m:t>
            </m:r>
            <m:r>
              <w:rPr>
                <w:rFonts w:ascii="Cambria Math" w:eastAsiaTheme="minorEastAsia" w:hAnsi="Cambria Math"/>
                <w:kern w:val="0"/>
                <w:lang w:val="en-US" w:eastAsia="ja-JP"/>
              </w:rPr>
              <m:t>k</m:t>
            </m:r>
          </m:sub>
        </m:sSub>
      </m:oMath>
      <w:r w:rsidR="00BA0619" w:rsidRPr="006A5E67">
        <w:rPr>
          <w:rFonts w:eastAsiaTheme="minorEastAsia"/>
          <w:bCs/>
          <w:kern w:val="0"/>
          <w:lang w:val="en-US" w:eastAsia="ja-JP"/>
        </w:rPr>
        <w:t xml:space="preserve"> to find the rate of increase of mice at each grid and trip (</w:t>
      </w:r>
      <m:oMath>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j</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k</m:t>
            </m:r>
          </m:sub>
        </m:sSub>
      </m:oMath>
      <w:r w:rsidR="00BA0619" w:rsidRPr="006A5E67">
        <w:rPr>
          <w:rFonts w:eastAsiaTheme="minorEastAsia"/>
          <w:bCs/>
          <w:kern w:val="0"/>
          <w:lang w:val="en-US" w:eastAsia="ja-JP"/>
        </w:rPr>
        <w:t>; note the first trip in each grid can’t be estimated).</w:t>
      </w:r>
    </w:p>
    <w:p w14:paraId="2E4713AE" w14:textId="77777777" w:rsidR="007D44F3" w:rsidRPr="00E31659" w:rsidRDefault="007D44F3" w:rsidP="007D44F3">
      <w:pPr>
        <w:wordWrap/>
        <w:adjustRightInd w:val="0"/>
        <w:spacing w:before="0"/>
        <w:rPr>
          <w:rFonts w:eastAsiaTheme="minorEastAsia"/>
          <w:bCs/>
          <w:kern w:val="0"/>
          <w:lang w:val="en-US" w:eastAsia="ja-JP"/>
        </w:rPr>
      </w:pPr>
    </w:p>
    <w:p w14:paraId="7D4D00BD" w14:textId="3F9032D7" w:rsidR="007D44F3" w:rsidRPr="007D44F3" w:rsidRDefault="001500C7" w:rsidP="007D44F3">
      <w:pPr>
        <w:wordWrap/>
        <w:adjustRightInd w:val="0"/>
        <w:spacing w:before="0"/>
        <w:ind w:firstLine="720"/>
        <w:contextualSpacing/>
        <w:rPr>
          <w:rFonts w:eastAsiaTheme="minorEastAsia"/>
          <w:bCs/>
          <w:kern w:val="0"/>
          <w:lang w:val="en-US" w:eastAsia="ja-JP"/>
        </w:rPr>
      </w:pPr>
      <m:oMathPara>
        <m:oMathParaPr>
          <m:jc m:val="left"/>
        </m:oMathParaP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m:t>
              </m:r>
            </m:e>
            <m:sub>
              <m:r>
                <m:rPr>
                  <m:sty m:val="p"/>
                </m:rPr>
                <w:rPr>
                  <w:rFonts w:ascii="Cambria Math" w:eastAsiaTheme="minorEastAsia" w:hAnsi="Cambria Math"/>
                  <w:kern w:val="0"/>
                  <w:lang w:val="en-US" w:eastAsia="ja-JP"/>
                </w:rPr>
                <m:t>jk</m:t>
              </m:r>
            </m:sub>
          </m:sSub>
          <m:r>
            <m:rPr>
              <m:sty m:val="p"/>
            </m:rPr>
            <w:rPr>
              <w:rFonts w:ascii="Cambria Math" w:eastAsiaTheme="minorEastAsia" w:hAnsi="Cambria Math"/>
              <w:kern w:val="0"/>
              <w:lang w:val="en-US" w:eastAsia="ja-JP"/>
            </w:rPr>
            <m:t>∼Bernoulli</m:t>
          </m:r>
          <m:d>
            <m:dPr>
              <m:ctrlPr>
                <w:rPr>
                  <w:rFonts w:ascii="Cambria Math" w:eastAsiaTheme="minorEastAsia" w:hAnsi="Cambria Math"/>
                  <w:bCs/>
                  <w:kern w:val="0"/>
                  <w:lang w:val="en-US" w:eastAsia="ja-JP"/>
                </w:rPr>
              </m:ctrlPr>
            </m:dPr>
            <m:e>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π</m:t>
                  </m:r>
                </m:e>
                <m:sub>
                  <m:r>
                    <m:rPr>
                      <m:sty m:val="p"/>
                    </m:rPr>
                    <w:rPr>
                      <w:rFonts w:ascii="Cambria Math" w:eastAsiaTheme="minorEastAsia" w:hAnsi="Cambria Math"/>
                      <w:kern w:val="0"/>
                      <w:lang w:val="en-US" w:eastAsia="ja-JP"/>
                    </w:rPr>
                    <m:t>j,k</m:t>
                  </m:r>
                </m:sub>
              </m:sSub>
            </m:e>
          </m:d>
        </m:oMath>
      </m:oMathPara>
    </w:p>
    <w:p w14:paraId="07E52905" w14:textId="77777777" w:rsidR="007D44F3" w:rsidRPr="007D44F3" w:rsidRDefault="001500C7" w:rsidP="007D44F3">
      <w:pPr>
        <w:wordWrap/>
        <w:adjustRightInd w:val="0"/>
        <w:spacing w:before="0"/>
        <w:ind w:firstLine="720"/>
        <w:contextualSpacing/>
        <w:rPr>
          <w:rFonts w:eastAsiaTheme="minorEastAsia"/>
          <w:kern w:val="0"/>
          <w:lang w:val="en-US" w:eastAsia="ja-JP"/>
        </w:rPr>
      </w:pPr>
      <m:oMathPara>
        <m:oMathParaPr>
          <m:jc m:val="left"/>
        </m:oMathParaP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π</m:t>
              </m:r>
            </m:e>
            <m:sub>
              <m:r>
                <m:rPr>
                  <m:sty m:val="p"/>
                </m:rPr>
                <w:rPr>
                  <w:rFonts w:ascii="Cambria Math" w:eastAsiaTheme="minorEastAsia" w:hAnsi="Cambria Math"/>
                  <w:kern w:val="0"/>
                  <w:lang w:val="en-US" w:eastAsia="ja-JP"/>
                </w:rPr>
                <m:t>j,k</m:t>
              </m:r>
            </m:sub>
          </m:sSub>
          <m:r>
            <m:rPr>
              <m:sty m:val="p"/>
            </m:rPr>
            <w:rPr>
              <w:rFonts w:ascii="Cambria Math" w:eastAsiaTheme="minorEastAsia" w:hAnsi="Cambria Math"/>
              <w:kern w:val="0"/>
              <w:lang w:val="en-US" w:eastAsia="ja-JP"/>
            </w:rPr>
            <m:t xml:space="preserve"> ~ Poisson( </m:t>
          </m:r>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N</m:t>
              </m:r>
            </m:e>
            <m:sub>
              <m:r>
                <m:rPr>
                  <m:sty m:val="p"/>
                </m:rPr>
                <w:rPr>
                  <w:rFonts w:ascii="Cambria Math" w:eastAsiaTheme="minorEastAsia" w:hAnsi="Cambria Math"/>
                  <w:kern w:val="0"/>
                  <w:lang w:val="en-US" w:eastAsia="ja-JP"/>
                </w:rPr>
                <m:t>jk</m:t>
              </m:r>
            </m:sub>
          </m:sSub>
          <m:r>
            <m:rPr>
              <m:sty m:val="p"/>
            </m:rPr>
            <w:rPr>
              <w:rFonts w:ascii="Cambria Math" w:eastAsiaTheme="minorEastAsia" w:hAnsi="Cambria Math"/>
              <w:kern w:val="0"/>
              <w:lang w:val="en-US" w:eastAsia="ja-JP"/>
            </w:rPr>
            <m:t>,</m:t>
          </m:r>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γ</m:t>
              </m:r>
            </m:e>
            <m:sub>
              <m:r>
                <m:rPr>
                  <m:sty m:val="p"/>
                </m:rPr>
                <w:rPr>
                  <w:rFonts w:ascii="Cambria Math" w:eastAsiaTheme="minorEastAsia" w:hAnsi="Cambria Math"/>
                  <w:kern w:val="0"/>
                  <w:lang w:val="en-US" w:eastAsia="ja-JP"/>
                </w:rPr>
                <m:t>jk</m:t>
              </m:r>
            </m:sub>
          </m:sSub>
          <m:r>
            <m:rPr>
              <m:sty m:val="p"/>
            </m:rPr>
            <w:rPr>
              <w:rFonts w:ascii="Cambria Math" w:eastAsiaTheme="minorEastAsia" w:hAnsi="Cambria Math"/>
              <w:kern w:val="0"/>
              <w:lang w:val="en-US" w:eastAsia="ja-JP"/>
            </w:rPr>
            <m:t>)</m:t>
          </m:r>
        </m:oMath>
      </m:oMathPara>
    </w:p>
    <w:p w14:paraId="404CF583" w14:textId="378BCEAA" w:rsidR="007D44F3" w:rsidRPr="00036C94" w:rsidRDefault="001500C7" w:rsidP="007D44F3">
      <w:pPr>
        <w:wordWrap/>
        <w:adjustRightInd w:val="0"/>
        <w:spacing w:before="0"/>
        <w:ind w:firstLine="720"/>
        <w:contextualSpacing/>
        <w:rPr>
          <w:rFonts w:eastAsiaTheme="minorEastAsia"/>
          <w:bCs/>
          <w:kern w:val="0"/>
          <w:lang w:val="en-US" w:eastAsia="ja-JP"/>
        </w:rPr>
      </w:pPr>
      <m:oMathPara>
        <m:oMathParaPr>
          <m:jc m:val="left"/>
        </m:oMathParaPr>
        <m:oMath>
          <m:func>
            <m:funcPr>
              <m:ctrlPr>
                <w:rPr>
                  <w:rFonts w:ascii="Cambria Math" w:eastAsiaTheme="minorEastAsia" w:hAnsi="Cambria Math"/>
                  <w:bCs/>
                  <w:kern w:val="0"/>
                  <w:lang w:val="en-US" w:eastAsia="ja-JP"/>
                </w:rPr>
              </m:ctrlPr>
            </m:funcPr>
            <m:fName>
              <m:r>
                <m:rPr>
                  <m:sty m:val="p"/>
                </m:rPr>
                <w:rPr>
                  <w:rFonts w:ascii="Cambria Math" w:eastAsiaTheme="minorEastAsia" w:hAnsi="Cambria Math"/>
                  <w:kern w:val="0"/>
                  <w:lang w:val="en-US" w:eastAsia="ja-JP"/>
                </w:rPr>
                <m:t>log</m:t>
              </m:r>
            </m:fName>
            <m:e>
              <m:d>
                <m:dPr>
                  <m:ctrlPr>
                    <w:rPr>
                      <w:rFonts w:ascii="Cambria Math" w:eastAsiaTheme="minorEastAsia" w:hAnsi="Cambria Math"/>
                      <w:bCs/>
                      <w:kern w:val="0"/>
                      <w:lang w:val="en-US" w:eastAsia="ja-JP"/>
                    </w:rPr>
                  </m:ctrlPr>
                </m:dPr>
                <m:e>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γ</m:t>
                      </m:r>
                    </m:e>
                    <m:sub>
                      <m:r>
                        <m:rPr>
                          <m:sty m:val="p"/>
                        </m:rPr>
                        <w:rPr>
                          <w:rFonts w:ascii="Cambria Math" w:eastAsiaTheme="minorEastAsia" w:hAnsi="Cambria Math"/>
                          <w:kern w:val="0"/>
                          <w:lang w:val="en-US" w:eastAsia="ja-JP"/>
                        </w:rPr>
                        <m:t>jk</m:t>
                      </m:r>
                    </m:sub>
                  </m:sSub>
                </m:e>
              </m:d>
            </m:e>
          </m:func>
          <m:r>
            <m:rPr>
              <m:sty m:val="p"/>
            </m:rPr>
            <w:rPr>
              <w:rFonts w:ascii="Cambria Math" w:eastAsiaTheme="minorEastAsia" w:hAnsi="Cambria Math"/>
              <w:kern w:val="0"/>
              <w:lang w:val="en-US" w:eastAsia="ja-JP"/>
            </w:rPr>
            <m:t>=</m:t>
          </m:r>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ρ</m:t>
              </m:r>
            </m:e>
            <m:sub>
              <m:r>
                <m:rPr>
                  <m:sty m:val="p"/>
                </m:rPr>
                <w:rPr>
                  <w:rFonts w:ascii="Cambria Math" w:eastAsiaTheme="minorEastAsia" w:hAnsi="Cambria Math"/>
                  <w:kern w:val="0"/>
                  <w:lang w:val="en-US" w:eastAsia="ja-JP"/>
                </w:rPr>
                <m:t>j,k</m:t>
              </m:r>
            </m:sub>
          </m:sSub>
        </m:oMath>
      </m:oMathPara>
    </w:p>
    <w:p w14:paraId="56B5BE72" w14:textId="77777777" w:rsidR="00036C94" w:rsidRPr="00E31659" w:rsidRDefault="001500C7" w:rsidP="00036C94">
      <w:pPr>
        <w:wordWrap/>
        <w:adjustRightInd w:val="0"/>
        <w:spacing w:before="0"/>
        <w:rPr>
          <w:rFonts w:eastAsiaTheme="minorEastAsia"/>
          <w:bCs/>
          <w:kern w:val="0"/>
          <w:lang w:val="en-US" w:eastAsia="ja-JP"/>
        </w:rPr>
      </w:pPr>
      <m:oMathPara>
        <m:oMathParaPr>
          <m:jc m:val="left"/>
        </m:oMathParaPr>
        <m:oMath>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ρ</m:t>
              </m:r>
            </m:e>
            <m:sub>
              <m:r>
                <w:rPr>
                  <w:rFonts w:ascii="Cambria Math" w:eastAsiaTheme="minorEastAsia" w:hAnsi="Cambria Math"/>
                  <w:kern w:val="0"/>
                  <w:lang w:val="en-US" w:eastAsia="ja-JP"/>
                </w:rPr>
                <m:t>j</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k</m:t>
              </m:r>
            </m:sub>
          </m:sSub>
          <m:r>
            <m:rPr>
              <m:sty m:val="p"/>
            </m:rPr>
            <w:rPr>
              <w:rFonts w:ascii="Cambria Math" w:eastAsiaTheme="minorEastAsia" w:hAnsi="Cambria Math"/>
              <w:kern w:val="0"/>
              <w:lang w:val="en-US" w:eastAsia="ja-JP"/>
            </w:rPr>
            <m:t>=</m:t>
          </m:r>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j</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k</m:t>
              </m:r>
            </m:sub>
          </m:sSub>
          <m:r>
            <m:rPr>
              <m:sty m:val="p"/>
            </m:rPr>
            <w:rPr>
              <w:rFonts w:ascii="Cambria Math" w:eastAsiaTheme="minorEastAsia" w:hAnsi="Cambria Math"/>
              <w:kern w:val="0"/>
              <w:lang w:val="en-US" w:eastAsia="ja-JP"/>
            </w:rPr>
            <m:t xml:space="preserve">+ </m:t>
          </m:r>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ρ</m:t>
              </m:r>
            </m:e>
            <m:sub>
              <m:r>
                <w:rPr>
                  <w:rFonts w:ascii="Cambria Math" w:eastAsiaTheme="minorEastAsia" w:hAnsi="Cambria Math"/>
                  <w:kern w:val="0"/>
                  <w:lang w:val="en-US" w:eastAsia="ja-JP"/>
                </w:rPr>
                <m:t>j</m:t>
              </m:r>
              <m:r>
                <m:rPr>
                  <m:sty m:val="p"/>
                </m:rPr>
                <w:rPr>
                  <w:rFonts w:ascii="Cambria Math" w:eastAsiaTheme="minorEastAsia" w:hAnsi="Cambria Math"/>
                  <w:kern w:val="0"/>
                  <w:lang w:val="en-US" w:eastAsia="ja-JP"/>
                </w:rPr>
                <m:t>-1,</m:t>
              </m:r>
              <m:r>
                <w:rPr>
                  <w:rFonts w:ascii="Cambria Math" w:eastAsiaTheme="minorEastAsia" w:hAnsi="Cambria Math"/>
                  <w:kern w:val="0"/>
                  <w:lang w:val="en-US" w:eastAsia="ja-JP"/>
                </w:rPr>
                <m:t>k</m:t>
              </m:r>
            </m:sub>
          </m:sSub>
        </m:oMath>
      </m:oMathPara>
    </w:p>
    <w:p w14:paraId="03AB1E4A" w14:textId="77777777" w:rsidR="00036C94" w:rsidRPr="00036C94" w:rsidRDefault="00036C94" w:rsidP="00036C94">
      <w:pPr>
        <w:wordWrap/>
        <w:adjustRightInd w:val="0"/>
        <w:spacing w:before="0"/>
        <w:contextualSpacing/>
        <w:rPr>
          <w:rFonts w:eastAsiaTheme="minorEastAsia"/>
          <w:bCs/>
          <w:kern w:val="0"/>
          <w:lang w:val="en-US" w:eastAsia="ja-JP"/>
        </w:rPr>
      </w:pPr>
    </w:p>
    <w:p w14:paraId="3492A15C" w14:textId="77777777" w:rsidR="007D44F3" w:rsidRPr="007D44F3" w:rsidRDefault="001500C7" w:rsidP="007D44F3">
      <w:pPr>
        <w:wordWrap/>
        <w:adjustRightInd w:val="0"/>
        <w:spacing w:before="0"/>
        <w:ind w:firstLine="720"/>
        <w:contextualSpacing/>
        <w:rPr>
          <w:rFonts w:eastAsiaTheme="minorEastAsia"/>
          <w:kern w:val="0"/>
          <w:lang w:val="en-US" w:eastAsia="ja-JP"/>
        </w:rPr>
      </w:pPr>
      <m:oMathPara>
        <m:oMathParaPr>
          <m:jc m:val="left"/>
        </m:oMathParaP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ρ</m:t>
              </m:r>
            </m:e>
            <m:sub>
              <m:r>
                <m:rPr>
                  <m:sty m:val="p"/>
                </m:rPr>
                <w:rPr>
                  <w:rFonts w:ascii="Cambria Math" w:eastAsiaTheme="minorEastAsia" w:hAnsi="Cambria Math"/>
                  <w:kern w:val="0"/>
                  <w:lang w:val="en-US" w:eastAsia="ja-JP"/>
                </w:rPr>
                <m:t>1,k</m:t>
              </m:r>
            </m:sub>
          </m:sSub>
          <m:r>
            <m:rPr>
              <m:sty m:val="p"/>
            </m:rPr>
            <w:rPr>
              <w:rFonts w:ascii="Cambria Math" w:eastAsiaTheme="minorEastAsia" w:hAnsi="Cambria Math"/>
              <w:kern w:val="0"/>
              <w:lang w:val="en-US" w:eastAsia="ja-JP"/>
            </w:rPr>
            <m:t>∼Normal</m:t>
          </m:r>
          <m:d>
            <m:dPr>
              <m:ctrlPr>
                <w:rPr>
                  <w:rFonts w:ascii="Cambria Math" w:eastAsiaTheme="minorEastAsia" w:hAnsi="Cambria Math"/>
                  <w:bCs/>
                  <w:kern w:val="0"/>
                  <w:lang w:val="en-US" w:eastAsia="ja-JP"/>
                </w:rPr>
              </m:ctrlPr>
            </m:dPr>
            <m:e>
              <m:r>
                <m:rPr>
                  <m:sty m:val="p"/>
                </m:rPr>
                <w:rPr>
                  <w:rFonts w:ascii="Cambria Math" w:eastAsiaTheme="minorEastAsia" w:hAnsi="Cambria Math"/>
                  <w:kern w:val="0"/>
                  <w:lang w:val="en-US" w:eastAsia="ja-JP"/>
                </w:rPr>
                <m:t xml:space="preserve">μ.lam, tau.lam </m:t>
              </m:r>
            </m:e>
          </m:d>
        </m:oMath>
      </m:oMathPara>
    </w:p>
    <w:p w14:paraId="43ED2B38" w14:textId="77777777" w:rsidR="007D44F3" w:rsidRPr="007D44F3" w:rsidRDefault="007D44F3" w:rsidP="007D44F3">
      <w:pPr>
        <w:wordWrap/>
        <w:adjustRightInd w:val="0"/>
        <w:spacing w:before="0"/>
        <w:ind w:firstLine="720"/>
        <w:contextualSpacing/>
        <w:rPr>
          <w:rFonts w:eastAsiaTheme="minorEastAsia"/>
          <w:kern w:val="0"/>
          <w:lang w:val="en-US" w:eastAsia="ja-JP"/>
        </w:rPr>
      </w:pPr>
      <m:oMathPara>
        <m:oMathParaPr>
          <m:jc m:val="left"/>
        </m:oMathParaPr>
        <m:oMath>
          <m:r>
            <w:rPr>
              <w:rFonts w:ascii="Cambria Math" w:eastAsiaTheme="minorEastAsia" w:hAnsi="Cambria Math"/>
              <w:kern w:val="0"/>
              <w:lang w:val="en-US" w:eastAsia="ja-JP"/>
            </w:rPr>
            <m:t>μ</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lam</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Normal(0,0.00001)</m:t>
          </m:r>
        </m:oMath>
      </m:oMathPara>
    </w:p>
    <w:p w14:paraId="379B0948" w14:textId="0CD43475" w:rsidR="007D44F3" w:rsidRPr="007D44F3" w:rsidRDefault="007D44F3" w:rsidP="007D44F3">
      <w:pPr>
        <w:wordWrap/>
        <w:adjustRightInd w:val="0"/>
        <w:spacing w:before="0"/>
        <w:ind w:firstLine="720"/>
        <w:contextualSpacing/>
        <w:rPr>
          <w:rFonts w:eastAsiaTheme="minorEastAsia"/>
          <w:kern w:val="0"/>
          <w:lang w:val="en-US" w:eastAsia="ja-JP"/>
        </w:rPr>
      </w:pPr>
      <m:oMathPara>
        <m:oMathParaPr>
          <m:jc m:val="left"/>
        </m:oMathParaPr>
        <m:oMath>
          <m:r>
            <m:rPr>
              <m:sty m:val="p"/>
            </m:rPr>
            <w:rPr>
              <w:rFonts w:ascii="Cambria Math" w:eastAsiaTheme="minorEastAsia" w:hAnsi="Cambria Math"/>
              <w:kern w:val="0"/>
              <w:lang w:val="en-US" w:eastAsia="ja-JP"/>
            </w:rPr>
            <m:t>tau.lam</m:t>
          </m:r>
          <m:r>
            <w:rPr>
              <w:rFonts w:ascii="Cambria Math" w:eastAsiaTheme="minorEastAsia" w:hAnsi="Cambria Math"/>
              <w:kern w:val="0"/>
              <w:lang w:val="en-US" w:eastAsia="ja-JP"/>
            </w:rPr>
            <m:t>=</m:t>
          </m:r>
          <m:f>
            <m:fPr>
              <m:ctrlPr>
                <w:rPr>
                  <w:rFonts w:ascii="Cambria Math" w:eastAsiaTheme="minorEastAsia" w:hAnsi="Cambria Math"/>
                  <w:bCs/>
                  <w:i/>
                  <w:kern w:val="0"/>
                  <w:lang w:val="en-US" w:eastAsia="ja-JP"/>
                </w:rPr>
              </m:ctrlPr>
            </m:fPr>
            <m:num>
              <m:r>
                <w:rPr>
                  <w:rFonts w:ascii="Cambria Math" w:eastAsiaTheme="minorEastAsia" w:hAnsi="Cambria Math"/>
                  <w:kern w:val="0"/>
                  <w:lang w:val="en-US" w:eastAsia="ja-JP"/>
                </w:rPr>
                <m:t>1</m:t>
              </m:r>
            </m:num>
            <m:den>
              <m:r>
                <w:rPr>
                  <w:rFonts w:ascii="Cambria Math" w:eastAsiaTheme="minorEastAsia" w:hAnsi="Cambria Math"/>
                  <w:kern w:val="0"/>
                  <w:lang w:val="en-US" w:eastAsia="ja-JP"/>
                </w:rPr>
                <m:t>(</m:t>
              </m:r>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σ</m:t>
                  </m:r>
                </m:e>
                <m:sub>
                  <m:r>
                    <w:rPr>
                      <w:rFonts w:ascii="Cambria Math" w:eastAsiaTheme="minorEastAsia" w:hAnsi="Cambria Math"/>
                      <w:kern w:val="0"/>
                      <w:lang w:val="en-US" w:eastAsia="ja-JP"/>
                    </w:rPr>
                    <m:t>lam</m:t>
                  </m:r>
                </m:sub>
              </m:sSub>
              <m:r>
                <w:rPr>
                  <w:rFonts w:ascii="Cambria Math" w:eastAsiaTheme="minorEastAsia" w:hAnsi="Cambria Math"/>
                  <w:kern w:val="0"/>
                  <w:lang w:val="en-US" w:eastAsia="ja-JP"/>
                </w:rPr>
                <m:t xml:space="preserve"> × </m:t>
              </m:r>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σ</m:t>
                  </m:r>
                </m:e>
                <m:sub>
                  <m:r>
                    <w:rPr>
                      <w:rFonts w:ascii="Cambria Math" w:eastAsiaTheme="minorEastAsia" w:hAnsi="Cambria Math"/>
                      <w:kern w:val="0"/>
                      <w:lang w:val="en-US" w:eastAsia="ja-JP"/>
                    </w:rPr>
                    <m:t>lam</m:t>
                  </m:r>
                </m:sub>
              </m:sSub>
              <m:r>
                <w:rPr>
                  <w:rFonts w:ascii="Cambria Math" w:eastAsiaTheme="minorEastAsia" w:hAnsi="Cambria Math"/>
                  <w:kern w:val="0"/>
                  <w:lang w:val="en-US" w:eastAsia="ja-JP"/>
                </w:rPr>
                <m:t>)</m:t>
              </m:r>
            </m:den>
          </m:f>
        </m:oMath>
      </m:oMathPara>
    </w:p>
    <w:p w14:paraId="01B21E70" w14:textId="77777777" w:rsidR="007D44F3" w:rsidRPr="007D44F3" w:rsidRDefault="001500C7" w:rsidP="007D44F3">
      <w:pPr>
        <w:wordWrap/>
        <w:adjustRightInd w:val="0"/>
        <w:spacing w:before="0" w:after="0"/>
        <w:ind w:firstLine="720"/>
        <w:rPr>
          <w:rFonts w:eastAsiaTheme="minorEastAsia"/>
          <w:kern w:val="0"/>
          <w:lang w:val="en-US" w:eastAsia="ja-JP"/>
        </w:rPr>
      </w:pPr>
      <m:oMathPara>
        <m:oMathParaPr>
          <m:jc m:val="left"/>
        </m:oMathParaP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σ</m:t>
              </m:r>
            </m:e>
            <m:sub>
              <m:r>
                <w:rPr>
                  <w:rFonts w:ascii="Cambria Math" w:eastAsiaTheme="minorEastAsia" w:hAnsi="Cambria Math"/>
                  <w:kern w:val="0"/>
                  <w:lang w:val="en-US" w:eastAsia="ja-JP"/>
                </w:rPr>
                <m:t>lam</m:t>
              </m:r>
            </m:sub>
          </m:sSub>
          <m:r>
            <w:rPr>
              <w:rFonts w:ascii="Cambria Math" w:eastAsiaTheme="minorEastAsia" w:hAnsi="Cambria Math"/>
              <w:kern w:val="0"/>
              <w:lang w:val="en-US" w:eastAsia="ja-JP"/>
            </w:rPr>
            <m:t>=Uniform</m:t>
          </m:r>
          <m:d>
            <m:dPr>
              <m:ctrlPr>
                <w:rPr>
                  <w:rFonts w:ascii="Cambria Math" w:eastAsiaTheme="minorEastAsia" w:hAnsi="Cambria Math"/>
                  <w:i/>
                  <w:kern w:val="0"/>
                  <w:lang w:val="en-US" w:eastAsia="ja-JP"/>
                </w:rPr>
              </m:ctrlPr>
            </m:dPr>
            <m:e>
              <m:r>
                <w:rPr>
                  <w:rFonts w:ascii="Cambria Math" w:eastAsiaTheme="minorEastAsia" w:hAnsi="Cambria Math"/>
                  <w:kern w:val="0"/>
                  <w:lang w:val="en-US" w:eastAsia="ja-JP"/>
                </w:rPr>
                <m:t>0,100</m:t>
              </m:r>
            </m:e>
          </m:d>
        </m:oMath>
      </m:oMathPara>
    </w:p>
    <w:p w14:paraId="77BC9A55" w14:textId="77777777" w:rsidR="00E82E2B" w:rsidRPr="00E82E2B" w:rsidRDefault="00E82E2B" w:rsidP="00E82E2B">
      <w:pPr>
        <w:wordWrap/>
        <w:spacing w:before="0" w:after="0"/>
        <w:rPr>
          <w:rFonts w:eastAsiaTheme="minorEastAsia"/>
          <w:bCs/>
          <w:kern w:val="0"/>
          <w:lang w:val="en-US" w:eastAsia="ja-JP"/>
        </w:rPr>
      </w:pPr>
    </w:p>
    <w:p w14:paraId="50DE8DB9" w14:textId="04FEA44E" w:rsidR="00036C94" w:rsidRDefault="00036C94" w:rsidP="00E82E2B">
      <w:pPr>
        <w:wordWrap/>
        <w:spacing w:before="0" w:after="0"/>
        <w:ind w:firstLine="720"/>
        <w:rPr>
          <w:rFonts w:eastAsiaTheme="minorEastAsia"/>
          <w:bCs/>
          <w:lang w:eastAsia="ja-JP"/>
        </w:rPr>
      </w:pPr>
      <w:r>
        <w:rPr>
          <w:rFonts w:eastAsiaTheme="minorEastAsia"/>
          <w:bCs/>
          <w:lang w:eastAsia="ja-JP"/>
        </w:rPr>
        <w:t xml:space="preserve">The process model is then fitted to </w:t>
      </w:r>
      <m:oMath>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j</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k</m:t>
            </m:r>
          </m:sub>
        </m:sSub>
      </m:oMath>
      <w:r>
        <w:rPr>
          <w:rFonts w:eastAsiaTheme="minorEastAsia"/>
          <w:bCs/>
          <w:kern w:val="0"/>
          <w:lang w:val="en-US" w:eastAsia="ja-JP"/>
        </w:rPr>
        <w:t xml:space="preserve"> for each season and valley.</w:t>
      </w:r>
      <w:r>
        <w:rPr>
          <w:rFonts w:eastAsiaTheme="minorEastAsia"/>
          <w:bCs/>
          <w:lang w:eastAsia="ja-JP"/>
        </w:rPr>
        <w:t xml:space="preserve"> </w:t>
      </w:r>
    </w:p>
    <w:p w14:paraId="7EA1B7F5" w14:textId="77777777" w:rsidR="00036C94" w:rsidRDefault="00036C94" w:rsidP="00E82E2B">
      <w:pPr>
        <w:wordWrap/>
        <w:spacing w:before="0" w:after="0"/>
        <w:ind w:firstLine="720"/>
        <w:rPr>
          <w:rFonts w:eastAsiaTheme="minorEastAsia"/>
          <w:bCs/>
          <w:lang w:eastAsia="ja-JP"/>
        </w:rPr>
      </w:pPr>
    </w:p>
    <w:p w14:paraId="34C30E45" w14:textId="77777777" w:rsidR="00036C94" w:rsidRPr="00E31659" w:rsidRDefault="001500C7" w:rsidP="00036C94">
      <w:pPr>
        <w:wordWrap/>
        <w:adjustRightInd w:val="0"/>
        <w:spacing w:before="0"/>
        <w:rPr>
          <w:rFonts w:eastAsiaTheme="minorEastAsia"/>
          <w:bCs/>
          <w:kern w:val="0"/>
          <w:lang w:val="en-US" w:eastAsia="ja-JP"/>
        </w:rPr>
      </w:pPr>
      <m:oMathPara>
        <m:oMathParaPr>
          <m:jc m:val="left"/>
        </m:oMathParaPr>
        <m:oMath>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j</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k</m:t>
              </m:r>
            </m:sub>
          </m:sSub>
          <m:r>
            <m:rPr>
              <m:sty m:val="p"/>
            </m:rPr>
            <w:rPr>
              <w:rFonts w:ascii="Cambria Math" w:eastAsiaTheme="minorEastAsia" w:hAnsi="Cambria Math"/>
              <w:kern w:val="0"/>
              <w:lang w:val="en-US" w:eastAsia="ja-JP"/>
            </w:rPr>
            <m:t xml:space="preserve"> ~ </m:t>
          </m:r>
          <m:r>
            <w:rPr>
              <w:rFonts w:ascii="Cambria Math" w:eastAsiaTheme="minorEastAsia" w:hAnsi="Cambria Math"/>
              <w:kern w:val="0"/>
              <w:lang w:val="en-US" w:eastAsia="ja-JP"/>
            </w:rPr>
            <m:t>Normal</m:t>
          </m:r>
          <m:d>
            <m:dPr>
              <m:ctrlPr>
                <w:rPr>
                  <w:rFonts w:ascii="Cambria Math" w:eastAsiaTheme="minorEastAsia" w:hAnsi="Cambria Math"/>
                  <w:bCs/>
                  <w:kern w:val="0"/>
                  <w:lang w:val="en-US" w:eastAsia="ja-JP"/>
                </w:rPr>
              </m:ctrlPr>
            </m:dPr>
            <m:e>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μ</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r</m:t>
                  </m:r>
                </m:e>
                <m:sub>
                  <m:d>
                    <m:dPr>
                      <m:begChr m:val="["/>
                      <m:endChr m:val="]"/>
                      <m:ctrlPr>
                        <w:rPr>
                          <w:rFonts w:ascii="Cambria Math" w:eastAsiaTheme="minorEastAsia" w:hAnsi="Cambria Math"/>
                          <w:bCs/>
                          <w:kern w:val="0"/>
                          <w:lang w:val="en-US" w:eastAsia="ja-JP"/>
                        </w:rPr>
                      </m:ctrlPr>
                    </m:dPr>
                    <m:e>
                      <m:r>
                        <w:rPr>
                          <w:rFonts w:ascii="Cambria Math" w:eastAsiaTheme="minorEastAsia" w:hAnsi="Cambria Math"/>
                          <w:kern w:val="0"/>
                          <w:lang w:val="en-US" w:eastAsia="ja-JP"/>
                        </w:rPr>
                        <m:t>valley</m:t>
                      </m:r>
                      <m:d>
                        <m:dPr>
                          <m:ctrlPr>
                            <w:rPr>
                              <w:rFonts w:ascii="Cambria Math" w:eastAsiaTheme="minorEastAsia" w:hAnsi="Cambria Math"/>
                              <w:bCs/>
                              <w:kern w:val="0"/>
                              <w:lang w:val="en-US" w:eastAsia="ja-JP"/>
                            </w:rPr>
                          </m:ctrlPr>
                        </m:dPr>
                        <m:e>
                          <m:r>
                            <w:rPr>
                              <w:rFonts w:ascii="Cambria Math" w:eastAsiaTheme="minorEastAsia" w:hAnsi="Cambria Math"/>
                              <w:kern w:val="0"/>
                              <w:lang w:val="en-US" w:eastAsia="ja-JP"/>
                            </w:rPr>
                            <m:t>j</m:t>
                          </m:r>
                        </m:e>
                      </m:d>
                    </m:e>
                  </m:d>
                  <m:r>
                    <m:rPr>
                      <m:sty m:val="p"/>
                    </m:rPr>
                    <w:rPr>
                      <w:rFonts w:ascii="Cambria Math" w:eastAsiaTheme="minorEastAsia" w:hAnsi="Cambria Math"/>
                      <w:kern w:val="0"/>
                      <w:lang w:val="en-US" w:eastAsia="ja-JP"/>
                    </w:rPr>
                    <m:t>,</m:t>
                  </m:r>
                  <m:d>
                    <m:dPr>
                      <m:begChr m:val="["/>
                      <m:endChr m:val="]"/>
                      <m:ctrlPr>
                        <w:rPr>
                          <w:rFonts w:ascii="Cambria Math" w:eastAsiaTheme="minorEastAsia" w:hAnsi="Cambria Math"/>
                          <w:bCs/>
                          <w:kern w:val="0"/>
                          <w:lang w:val="en-US" w:eastAsia="ja-JP"/>
                        </w:rPr>
                      </m:ctrlPr>
                    </m:dPr>
                    <m:e>
                      <m:r>
                        <w:rPr>
                          <w:rFonts w:ascii="Cambria Math" w:eastAsiaTheme="minorEastAsia" w:hAnsi="Cambria Math"/>
                          <w:kern w:val="0"/>
                          <w:lang w:val="en-US" w:eastAsia="ja-JP"/>
                        </w:rPr>
                        <m:t>season</m:t>
                      </m:r>
                      <m:d>
                        <m:dPr>
                          <m:ctrlPr>
                            <w:rPr>
                              <w:rFonts w:ascii="Cambria Math" w:eastAsiaTheme="minorEastAsia" w:hAnsi="Cambria Math"/>
                              <w:bCs/>
                              <w:kern w:val="0"/>
                              <w:lang w:val="en-US" w:eastAsia="ja-JP"/>
                            </w:rPr>
                          </m:ctrlPr>
                        </m:dPr>
                        <m:e>
                          <m:r>
                            <w:rPr>
                              <w:rFonts w:ascii="Cambria Math" w:eastAsiaTheme="minorEastAsia" w:hAnsi="Cambria Math"/>
                              <w:kern w:val="0"/>
                              <w:lang w:val="en-US" w:eastAsia="ja-JP"/>
                            </w:rPr>
                            <m:t>k</m:t>
                          </m:r>
                        </m:e>
                      </m:d>
                    </m:e>
                  </m:d>
                </m:sub>
              </m:sSub>
              <m:r>
                <m:rPr>
                  <m:sty m:val="p"/>
                </m:rPr>
                <w:rPr>
                  <w:rFonts w:ascii="Cambria Math" w:eastAsiaTheme="minorEastAsia" w:hAnsi="Cambria Math"/>
                  <w:kern w:val="0"/>
                  <w:lang w:val="en-US" w:eastAsia="ja-JP"/>
                </w:rPr>
                <m:t>,</m:t>
              </m:r>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τ</m:t>
                  </m:r>
                </m:e>
                <m:sub>
                  <m:r>
                    <w:rPr>
                      <w:rFonts w:ascii="Cambria Math" w:eastAsiaTheme="minorEastAsia" w:hAnsi="Cambria Math"/>
                      <w:kern w:val="0"/>
                      <w:lang w:val="en-US" w:eastAsia="ja-JP"/>
                    </w:rPr>
                    <m:t>r</m:t>
                  </m:r>
                </m:sub>
              </m:sSub>
            </m:e>
          </m:d>
        </m:oMath>
      </m:oMathPara>
    </w:p>
    <w:p w14:paraId="0F64D7A5" w14:textId="1430BEF8" w:rsidR="00036C94" w:rsidRPr="00E31659" w:rsidRDefault="001500C7" w:rsidP="00036C94">
      <w:pPr>
        <w:wordWrap/>
        <w:adjustRightInd w:val="0"/>
        <w:spacing w:before="0"/>
        <w:rPr>
          <w:rFonts w:eastAsiaTheme="minorEastAsia"/>
          <w:bCs/>
          <w:kern w:val="0"/>
          <w:lang w:val="en-US" w:eastAsia="ja-JP"/>
        </w:rPr>
      </w:pPr>
      <m:oMathPara>
        <m:oMath>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μ</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r</m:t>
              </m:r>
            </m:e>
            <m:sub>
              <m:d>
                <m:dPr>
                  <m:begChr m:val="["/>
                  <m:endChr m:val="]"/>
                  <m:ctrlPr>
                    <w:rPr>
                      <w:rFonts w:ascii="Cambria Math" w:eastAsiaTheme="minorEastAsia" w:hAnsi="Cambria Math"/>
                      <w:bCs/>
                      <w:kern w:val="0"/>
                      <w:lang w:val="en-US" w:eastAsia="ja-JP"/>
                    </w:rPr>
                  </m:ctrlPr>
                </m:dPr>
                <m:e>
                  <m:r>
                    <w:rPr>
                      <w:rFonts w:ascii="Cambria Math" w:eastAsiaTheme="minorEastAsia" w:hAnsi="Cambria Math"/>
                      <w:kern w:val="0"/>
                      <w:lang w:val="en-US" w:eastAsia="ja-JP"/>
                    </w:rPr>
                    <m:t>valley</m:t>
                  </m:r>
                  <m:d>
                    <m:dPr>
                      <m:ctrlPr>
                        <w:rPr>
                          <w:rFonts w:ascii="Cambria Math" w:eastAsiaTheme="minorEastAsia" w:hAnsi="Cambria Math"/>
                          <w:bCs/>
                          <w:kern w:val="0"/>
                          <w:lang w:val="en-US" w:eastAsia="ja-JP"/>
                        </w:rPr>
                      </m:ctrlPr>
                    </m:dPr>
                    <m:e>
                      <m:r>
                        <w:rPr>
                          <w:rFonts w:ascii="Cambria Math" w:eastAsiaTheme="minorEastAsia" w:hAnsi="Cambria Math"/>
                          <w:kern w:val="0"/>
                          <w:lang w:val="en-US" w:eastAsia="ja-JP"/>
                        </w:rPr>
                        <m:t>j</m:t>
                      </m:r>
                    </m:e>
                  </m:d>
                </m:e>
              </m:d>
              <m:r>
                <m:rPr>
                  <m:sty m:val="p"/>
                </m:rPr>
                <w:rPr>
                  <w:rFonts w:ascii="Cambria Math" w:eastAsiaTheme="minorEastAsia" w:hAnsi="Cambria Math"/>
                  <w:kern w:val="0"/>
                  <w:lang w:val="en-US" w:eastAsia="ja-JP"/>
                </w:rPr>
                <m:t>,</m:t>
              </m:r>
              <m:d>
                <m:dPr>
                  <m:begChr m:val="["/>
                  <m:endChr m:val="]"/>
                  <m:ctrlPr>
                    <w:rPr>
                      <w:rFonts w:ascii="Cambria Math" w:eastAsiaTheme="minorEastAsia" w:hAnsi="Cambria Math"/>
                      <w:bCs/>
                      <w:kern w:val="0"/>
                      <w:lang w:val="en-US" w:eastAsia="ja-JP"/>
                    </w:rPr>
                  </m:ctrlPr>
                </m:dPr>
                <m:e>
                  <m:r>
                    <w:rPr>
                      <w:rFonts w:ascii="Cambria Math" w:eastAsiaTheme="minorEastAsia" w:hAnsi="Cambria Math"/>
                      <w:kern w:val="0"/>
                      <w:lang w:val="en-US" w:eastAsia="ja-JP"/>
                    </w:rPr>
                    <m:t>season</m:t>
                  </m:r>
                  <m:d>
                    <m:dPr>
                      <m:ctrlPr>
                        <w:rPr>
                          <w:rFonts w:ascii="Cambria Math" w:eastAsiaTheme="minorEastAsia" w:hAnsi="Cambria Math"/>
                          <w:bCs/>
                          <w:kern w:val="0"/>
                          <w:lang w:val="en-US" w:eastAsia="ja-JP"/>
                        </w:rPr>
                      </m:ctrlPr>
                    </m:dPr>
                    <m:e>
                      <m:r>
                        <w:rPr>
                          <w:rFonts w:ascii="Cambria Math" w:eastAsiaTheme="minorEastAsia" w:hAnsi="Cambria Math"/>
                          <w:kern w:val="0"/>
                          <w:lang w:val="en-US" w:eastAsia="ja-JP"/>
                        </w:rPr>
                        <m:t>k</m:t>
                      </m:r>
                    </m:e>
                  </m:d>
                </m:e>
              </m:d>
            </m:sub>
          </m:sSub>
          <m:r>
            <m:rPr>
              <m:sty m:val="p"/>
            </m:rPr>
            <w:rPr>
              <w:rFonts w:ascii="Cambria Math" w:eastAsiaTheme="minorEastAsia" w:hAnsi="Cambria Math"/>
              <w:kern w:val="0"/>
              <w:lang w:val="en-US" w:eastAsia="ja-JP"/>
            </w:rPr>
            <m:t>=</m:t>
          </m:r>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β</m:t>
              </m:r>
            </m:e>
            <m:sub>
              <m:r>
                <m:rPr>
                  <m:sty m:val="p"/>
                </m:rPr>
                <w:rPr>
                  <w:rFonts w:ascii="Cambria Math" w:eastAsiaTheme="minorEastAsia" w:hAnsi="Cambria Math"/>
                  <w:kern w:val="0"/>
                  <w:lang w:val="en-US" w:eastAsia="ja-JP"/>
                </w:rPr>
                <m:t>0</m:t>
              </m:r>
              <m:d>
                <m:dPr>
                  <m:begChr m:val="["/>
                  <m:endChr m:val="]"/>
                  <m:ctrlPr>
                    <w:rPr>
                      <w:rFonts w:ascii="Cambria Math" w:eastAsiaTheme="minorEastAsia" w:hAnsi="Cambria Math"/>
                      <w:bCs/>
                      <w:kern w:val="0"/>
                      <w:lang w:val="en-US" w:eastAsia="ja-JP"/>
                    </w:rPr>
                  </m:ctrlPr>
                </m:dPr>
                <m:e>
                  <m:r>
                    <w:rPr>
                      <w:rFonts w:ascii="Cambria Math" w:eastAsiaTheme="minorEastAsia" w:hAnsi="Cambria Math"/>
                      <w:kern w:val="0"/>
                      <w:lang w:val="en-US" w:eastAsia="ja-JP"/>
                    </w:rPr>
                    <m:t>valley</m:t>
                  </m:r>
                  <m:d>
                    <m:dPr>
                      <m:ctrlPr>
                        <w:rPr>
                          <w:rFonts w:ascii="Cambria Math" w:eastAsiaTheme="minorEastAsia" w:hAnsi="Cambria Math"/>
                          <w:bCs/>
                          <w:kern w:val="0"/>
                          <w:lang w:val="en-US" w:eastAsia="ja-JP"/>
                        </w:rPr>
                      </m:ctrlPr>
                    </m:dPr>
                    <m:e>
                      <m:r>
                        <w:rPr>
                          <w:rFonts w:ascii="Cambria Math" w:eastAsiaTheme="minorEastAsia" w:hAnsi="Cambria Math"/>
                          <w:kern w:val="0"/>
                          <w:lang w:val="en-US" w:eastAsia="ja-JP"/>
                        </w:rPr>
                        <m:t>j</m:t>
                      </m:r>
                    </m:e>
                  </m:d>
                </m:e>
              </m:d>
              <m:r>
                <m:rPr>
                  <m:sty m:val="p"/>
                </m:rPr>
                <w:rPr>
                  <w:rFonts w:ascii="Cambria Math" w:eastAsiaTheme="minorEastAsia" w:hAnsi="Cambria Math"/>
                  <w:kern w:val="0"/>
                  <w:lang w:val="en-US" w:eastAsia="ja-JP"/>
                </w:rPr>
                <m:t>,</m:t>
              </m:r>
              <m:d>
                <m:dPr>
                  <m:begChr m:val="["/>
                  <m:endChr m:val="]"/>
                  <m:ctrlPr>
                    <w:rPr>
                      <w:rFonts w:ascii="Cambria Math" w:eastAsiaTheme="minorEastAsia" w:hAnsi="Cambria Math"/>
                      <w:bCs/>
                      <w:kern w:val="0"/>
                      <w:lang w:val="en-US" w:eastAsia="ja-JP"/>
                    </w:rPr>
                  </m:ctrlPr>
                </m:dPr>
                <m:e>
                  <m:r>
                    <w:rPr>
                      <w:rFonts w:ascii="Cambria Math" w:eastAsiaTheme="minorEastAsia" w:hAnsi="Cambria Math"/>
                      <w:kern w:val="0"/>
                      <w:lang w:val="en-US" w:eastAsia="ja-JP"/>
                    </w:rPr>
                    <m:t>season</m:t>
                  </m:r>
                  <m:d>
                    <m:dPr>
                      <m:ctrlPr>
                        <w:rPr>
                          <w:rFonts w:ascii="Cambria Math" w:eastAsiaTheme="minorEastAsia" w:hAnsi="Cambria Math"/>
                          <w:bCs/>
                          <w:kern w:val="0"/>
                          <w:lang w:val="en-US" w:eastAsia="ja-JP"/>
                        </w:rPr>
                      </m:ctrlPr>
                    </m:dPr>
                    <m:e>
                      <m:r>
                        <w:rPr>
                          <w:rFonts w:ascii="Cambria Math" w:eastAsiaTheme="minorEastAsia" w:hAnsi="Cambria Math"/>
                          <w:kern w:val="0"/>
                          <w:lang w:val="en-US" w:eastAsia="ja-JP"/>
                        </w:rPr>
                        <m:t>k</m:t>
                      </m:r>
                    </m:e>
                  </m:d>
                </m:e>
              </m:d>
            </m:sub>
          </m:sSub>
          <m:r>
            <m:rPr>
              <m:sty m:val="p"/>
            </m:rPr>
            <w:rPr>
              <w:rFonts w:ascii="Cambria Math" w:eastAsiaTheme="minorEastAsia" w:hAnsi="Cambria Math"/>
              <w:kern w:val="0"/>
              <w:lang w:val="en-US" w:eastAsia="ja-JP"/>
            </w:rPr>
            <m:t>+</m:t>
          </m:r>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β</m:t>
              </m:r>
            </m:e>
            <m:sub>
              <m:r>
                <m:rPr>
                  <m:sty m:val="p"/>
                </m:rPr>
                <w:rPr>
                  <w:rFonts w:ascii="Cambria Math" w:eastAsiaTheme="minorEastAsia" w:hAnsi="Cambria Math"/>
                  <w:kern w:val="0"/>
                  <w:lang w:val="en-US" w:eastAsia="ja-JP"/>
                </w:rPr>
                <m:t>1</m:t>
              </m:r>
            </m:sub>
          </m:sSub>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seed</m:t>
              </m:r>
            </m:e>
            <m:sub>
              <m:d>
                <m:dPr>
                  <m:begChr m:val="["/>
                  <m:endChr m:val="]"/>
                  <m:ctrlPr>
                    <w:rPr>
                      <w:rFonts w:ascii="Cambria Math" w:eastAsiaTheme="minorEastAsia" w:hAnsi="Cambria Math"/>
                      <w:bCs/>
                      <w:kern w:val="0"/>
                      <w:lang w:val="en-US" w:eastAsia="ja-JP"/>
                    </w:rPr>
                  </m:ctrlPr>
                </m:dPr>
                <m:e>
                  <m:r>
                    <m:rPr>
                      <m:sty m:val="p"/>
                    </m:rPr>
                    <w:rPr>
                      <w:rFonts w:ascii="Cambria Math" w:eastAsiaTheme="minorEastAsia" w:hAnsi="Cambria Math"/>
                      <w:kern w:val="0"/>
                      <w:lang w:val="en-US" w:eastAsia="ja-JP"/>
                    </w:rPr>
                    <m:t>valley</m:t>
                  </m:r>
                  <m:d>
                    <m:dPr>
                      <m:ctrlPr>
                        <w:rPr>
                          <w:rFonts w:ascii="Cambria Math" w:eastAsiaTheme="minorEastAsia" w:hAnsi="Cambria Math"/>
                          <w:bCs/>
                          <w:kern w:val="0"/>
                          <w:lang w:val="en-US" w:eastAsia="ja-JP"/>
                        </w:rPr>
                      </m:ctrlPr>
                    </m:dPr>
                    <m:e>
                      <m:r>
                        <m:rPr>
                          <m:sty m:val="p"/>
                        </m:rPr>
                        <w:rPr>
                          <w:rFonts w:ascii="Cambria Math" w:eastAsiaTheme="minorEastAsia" w:hAnsi="Cambria Math"/>
                          <w:kern w:val="0"/>
                          <w:lang w:val="en-US" w:eastAsia="ja-JP"/>
                        </w:rPr>
                        <m:t>j</m:t>
                      </m:r>
                    </m:e>
                  </m:d>
                </m:e>
              </m:d>
              <m:r>
                <m:rPr>
                  <m:sty m:val="p"/>
                </m:rPr>
                <w:rPr>
                  <w:rFonts w:ascii="Cambria Math" w:eastAsiaTheme="minorEastAsia" w:hAnsi="Cambria Math"/>
                  <w:kern w:val="0"/>
                  <w:lang w:val="en-US" w:eastAsia="ja-JP"/>
                </w:rPr>
                <m:t>,</m:t>
              </m:r>
              <m:d>
                <m:dPr>
                  <m:begChr m:val="["/>
                  <m:endChr m:val="]"/>
                  <m:ctrlPr>
                    <w:rPr>
                      <w:rFonts w:ascii="Cambria Math" w:eastAsiaTheme="minorEastAsia" w:hAnsi="Cambria Math"/>
                      <w:bCs/>
                      <w:kern w:val="0"/>
                      <w:lang w:val="en-US" w:eastAsia="ja-JP"/>
                    </w:rPr>
                  </m:ctrlPr>
                </m:dPr>
                <m:e>
                  <m:r>
                    <m:rPr>
                      <m:sty m:val="p"/>
                    </m:rPr>
                    <w:rPr>
                      <w:rFonts w:ascii="Cambria Math" w:eastAsiaTheme="minorEastAsia" w:hAnsi="Cambria Math"/>
                      <w:kern w:val="0"/>
                      <w:lang w:val="en-US" w:eastAsia="ja-JP"/>
                    </w:rPr>
                    <m:t>season</m:t>
                  </m:r>
                  <m:d>
                    <m:dPr>
                      <m:ctrlPr>
                        <w:rPr>
                          <w:rFonts w:ascii="Cambria Math" w:eastAsiaTheme="minorEastAsia" w:hAnsi="Cambria Math"/>
                          <w:bCs/>
                          <w:kern w:val="0"/>
                          <w:lang w:val="en-US" w:eastAsia="ja-JP"/>
                        </w:rPr>
                      </m:ctrlPr>
                    </m:dPr>
                    <m:e>
                      <m:r>
                        <m:rPr>
                          <m:sty m:val="p"/>
                        </m:rPr>
                        <w:rPr>
                          <w:rFonts w:ascii="Cambria Math" w:eastAsiaTheme="minorEastAsia" w:hAnsi="Cambria Math"/>
                          <w:kern w:val="0"/>
                          <w:lang w:val="en-US" w:eastAsia="ja-JP"/>
                        </w:rPr>
                        <m:t>k</m:t>
                      </m:r>
                    </m:e>
                  </m:d>
                </m:e>
              </m:d>
            </m:sub>
          </m:sSub>
          <m:r>
            <m:rPr>
              <m:sty m:val="p"/>
            </m:rPr>
            <w:rPr>
              <w:rFonts w:ascii="Cambria Math" w:eastAsiaTheme="minorEastAsia" w:hAnsi="Cambria Math"/>
              <w:kern w:val="0"/>
              <w:lang w:val="en-US" w:eastAsia="ja-JP"/>
            </w:rPr>
            <m:t>+</m:t>
          </m:r>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β</m:t>
              </m:r>
            </m:e>
            <m:sub>
              <m:r>
                <m:rPr>
                  <m:sty m:val="p"/>
                </m:rPr>
                <w:rPr>
                  <w:rFonts w:ascii="Cambria Math" w:eastAsiaTheme="minorEastAsia" w:hAnsi="Cambria Math"/>
                  <w:kern w:val="0"/>
                  <w:lang w:val="en-US" w:eastAsia="ja-JP"/>
                </w:rPr>
                <m:t>2</m:t>
              </m:r>
            </m:sub>
          </m:sSub>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mice</m:t>
              </m:r>
            </m:e>
            <m:sub>
              <m:d>
                <m:dPr>
                  <m:begChr m:val="["/>
                  <m:endChr m:val="]"/>
                  <m:ctrlPr>
                    <w:rPr>
                      <w:rFonts w:ascii="Cambria Math" w:eastAsiaTheme="minorEastAsia" w:hAnsi="Cambria Math"/>
                      <w:bCs/>
                      <w:kern w:val="0"/>
                      <w:lang w:val="en-US" w:eastAsia="ja-JP"/>
                    </w:rPr>
                  </m:ctrlPr>
                </m:dPr>
                <m:e>
                  <m:r>
                    <m:rPr>
                      <m:sty m:val="p"/>
                    </m:rPr>
                    <w:rPr>
                      <w:rFonts w:ascii="Cambria Math" w:eastAsiaTheme="minorEastAsia" w:hAnsi="Cambria Math"/>
                      <w:kern w:val="0"/>
                      <w:lang w:val="en-US" w:eastAsia="ja-JP"/>
                    </w:rPr>
                    <m:t>valley</m:t>
                  </m:r>
                  <m:d>
                    <m:dPr>
                      <m:ctrlPr>
                        <w:rPr>
                          <w:rFonts w:ascii="Cambria Math" w:eastAsiaTheme="minorEastAsia" w:hAnsi="Cambria Math"/>
                          <w:bCs/>
                          <w:kern w:val="0"/>
                          <w:lang w:val="en-US" w:eastAsia="ja-JP"/>
                        </w:rPr>
                      </m:ctrlPr>
                    </m:dPr>
                    <m:e>
                      <m:r>
                        <m:rPr>
                          <m:sty m:val="p"/>
                        </m:rPr>
                        <w:rPr>
                          <w:rFonts w:ascii="Cambria Math" w:eastAsiaTheme="minorEastAsia" w:hAnsi="Cambria Math"/>
                          <w:kern w:val="0"/>
                          <w:lang w:val="en-US" w:eastAsia="ja-JP"/>
                        </w:rPr>
                        <m:t>j-1</m:t>
                      </m:r>
                    </m:e>
                  </m:d>
                </m:e>
              </m:d>
              <m:r>
                <m:rPr>
                  <m:sty m:val="p"/>
                </m:rPr>
                <w:rPr>
                  <w:rFonts w:ascii="Cambria Math" w:eastAsiaTheme="minorEastAsia" w:hAnsi="Cambria Math"/>
                  <w:kern w:val="0"/>
                  <w:lang w:val="en-US" w:eastAsia="ja-JP"/>
                </w:rPr>
                <m:t>,</m:t>
              </m:r>
              <m:d>
                <m:dPr>
                  <m:begChr m:val="["/>
                  <m:endChr m:val="]"/>
                  <m:ctrlPr>
                    <w:rPr>
                      <w:rFonts w:ascii="Cambria Math" w:eastAsiaTheme="minorEastAsia" w:hAnsi="Cambria Math"/>
                      <w:bCs/>
                      <w:kern w:val="0"/>
                      <w:lang w:val="en-US" w:eastAsia="ja-JP"/>
                    </w:rPr>
                  </m:ctrlPr>
                </m:dPr>
                <m:e>
                  <m:r>
                    <m:rPr>
                      <m:sty m:val="p"/>
                    </m:rPr>
                    <w:rPr>
                      <w:rFonts w:ascii="Cambria Math" w:eastAsiaTheme="minorEastAsia" w:hAnsi="Cambria Math"/>
                      <w:kern w:val="0"/>
                      <w:lang w:val="en-US" w:eastAsia="ja-JP"/>
                    </w:rPr>
                    <m:t>season</m:t>
                  </m:r>
                  <m:d>
                    <m:dPr>
                      <m:ctrlPr>
                        <w:rPr>
                          <w:rFonts w:ascii="Cambria Math" w:eastAsiaTheme="minorEastAsia" w:hAnsi="Cambria Math"/>
                          <w:bCs/>
                          <w:kern w:val="0"/>
                          <w:lang w:val="en-US" w:eastAsia="ja-JP"/>
                        </w:rPr>
                      </m:ctrlPr>
                    </m:dPr>
                    <m:e>
                      <m:r>
                        <m:rPr>
                          <m:sty m:val="p"/>
                        </m:rPr>
                        <w:rPr>
                          <w:rFonts w:ascii="Cambria Math" w:eastAsiaTheme="minorEastAsia" w:hAnsi="Cambria Math"/>
                          <w:kern w:val="0"/>
                          <w:lang w:val="en-US" w:eastAsia="ja-JP"/>
                        </w:rPr>
                        <m:t>k</m:t>
                      </m:r>
                    </m:e>
                  </m:d>
                </m:e>
              </m:d>
            </m:sub>
          </m:sSub>
          <m:r>
            <m:rPr>
              <m:sty m:val="p"/>
            </m:rPr>
            <w:rPr>
              <w:rFonts w:ascii="Cambria Math" w:eastAsiaTheme="minorEastAsia" w:hAnsi="Cambria Math"/>
              <w:kern w:val="0"/>
              <w:lang w:val="en-US" w:eastAsia="ja-JP"/>
            </w:rPr>
            <m:t>+</m:t>
          </m:r>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β</m:t>
              </m:r>
            </m:e>
            <m:sub>
              <m:r>
                <m:rPr>
                  <m:sty m:val="p"/>
                </m:rPr>
                <w:rPr>
                  <w:rFonts w:ascii="Cambria Math" w:eastAsiaTheme="minorEastAsia" w:hAnsi="Cambria Math"/>
                  <w:kern w:val="0"/>
                  <w:lang w:val="en-US" w:eastAsia="ja-JP"/>
                </w:rPr>
                <m:t>3</m:t>
              </m:r>
            </m:sub>
          </m:sSub>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rats</m:t>
              </m:r>
            </m:e>
            <m:sub>
              <m:r>
                <m:rPr>
                  <m:sty m:val="p"/>
                </m:rPr>
                <w:rPr>
                  <w:rFonts w:ascii="Cambria Math" w:eastAsiaTheme="minorEastAsia" w:hAnsi="Cambria Math"/>
                  <w:kern w:val="0"/>
                  <w:lang w:val="en-US" w:eastAsia="ja-JP"/>
                </w:rPr>
                <m:t>[valley(j-1)],[season</m:t>
              </m:r>
              <m:d>
                <m:dPr>
                  <m:ctrlPr>
                    <w:rPr>
                      <w:rFonts w:ascii="Cambria Math" w:eastAsiaTheme="minorEastAsia" w:hAnsi="Cambria Math"/>
                      <w:bCs/>
                      <w:kern w:val="0"/>
                      <w:lang w:val="en-US" w:eastAsia="ja-JP"/>
                    </w:rPr>
                  </m:ctrlPr>
                </m:dPr>
                <m:e>
                  <m:r>
                    <m:rPr>
                      <m:sty m:val="p"/>
                    </m:rPr>
                    <w:rPr>
                      <w:rFonts w:ascii="Cambria Math" w:eastAsiaTheme="minorEastAsia" w:hAnsi="Cambria Math"/>
                      <w:kern w:val="0"/>
                      <w:lang w:val="en-US" w:eastAsia="ja-JP"/>
                    </w:rPr>
                    <m:t>k</m:t>
                  </m:r>
                </m:e>
              </m:d>
              <m:r>
                <m:rPr>
                  <m:sty m:val="p"/>
                </m:rPr>
                <w:rPr>
                  <w:rFonts w:ascii="Cambria Math" w:eastAsiaTheme="minorEastAsia" w:hAnsi="Cambria Math"/>
                  <w:kern w:val="0"/>
                  <w:lang w:val="en-US" w:eastAsia="ja-JP"/>
                </w:rPr>
                <m:t>]</m:t>
              </m:r>
            </m:sub>
          </m:sSub>
          <w:commentRangeEnd w:id="267"/>
          <m:r>
            <m:rPr>
              <m:sty m:val="p"/>
            </m:rPr>
            <w:rPr>
              <w:rStyle w:val="CommentReference"/>
            </w:rPr>
            <w:commentReference w:id="267"/>
          </m:r>
        </m:oMath>
      </m:oMathPara>
    </w:p>
    <w:p w14:paraId="38EE9B28" w14:textId="77777777" w:rsidR="00036C94" w:rsidRDefault="00036C94" w:rsidP="00E82E2B">
      <w:pPr>
        <w:wordWrap/>
        <w:spacing w:before="0" w:after="0"/>
        <w:ind w:firstLine="720"/>
        <w:rPr>
          <w:rFonts w:eastAsiaTheme="minorEastAsia"/>
          <w:bCs/>
          <w:lang w:eastAsia="ja-JP"/>
        </w:rPr>
      </w:pPr>
    </w:p>
    <w:p w14:paraId="612B2679" w14:textId="5366591A" w:rsidR="00E82E2B" w:rsidRDefault="00E82E2B" w:rsidP="00E82E2B">
      <w:pPr>
        <w:wordWrap/>
        <w:spacing w:before="0" w:after="0"/>
        <w:ind w:firstLine="720"/>
        <w:rPr>
          <w:rFonts w:eastAsiaTheme="minorEastAsia"/>
          <w:bCs/>
          <w:kern w:val="0"/>
          <w:lang w:val="en-US" w:eastAsia="ja-JP"/>
        </w:rPr>
      </w:pPr>
      <w:r w:rsidRPr="006A5E67">
        <w:rPr>
          <w:rFonts w:eastAsiaTheme="minorEastAsia"/>
          <w:bCs/>
          <w:lang w:eastAsia="ja-JP"/>
        </w:rPr>
        <w:t xml:space="preserve">It is possible that mice </w:t>
      </w:r>
      <w:r>
        <w:rPr>
          <w:rFonts w:eastAsiaTheme="minorEastAsia"/>
          <w:bCs/>
          <w:lang w:eastAsia="ja-JP"/>
        </w:rPr>
        <w:t xml:space="preserve">abundance </w:t>
      </w:r>
      <w:r w:rsidRPr="006A5E67">
        <w:rPr>
          <w:rFonts w:eastAsiaTheme="minorEastAsia"/>
          <w:bCs/>
          <w:lang w:eastAsia="ja-JP"/>
        </w:rPr>
        <w:t>may respon</w:t>
      </w:r>
      <w:r>
        <w:rPr>
          <w:rFonts w:eastAsiaTheme="minorEastAsia"/>
          <w:bCs/>
          <w:lang w:eastAsia="ja-JP"/>
        </w:rPr>
        <w:t>d</w:t>
      </w:r>
      <w:r w:rsidRPr="006A5E67">
        <w:rPr>
          <w:rFonts w:eastAsiaTheme="minorEastAsia"/>
          <w:bCs/>
          <w:lang w:eastAsia="ja-JP"/>
        </w:rPr>
        <w:t xml:space="preserve"> to seed availability in a range of ways</w:t>
      </w:r>
      <w:r w:rsidR="00036C94">
        <w:rPr>
          <w:rFonts w:eastAsiaTheme="minorEastAsia"/>
          <w:bCs/>
          <w:lang w:eastAsia="ja-JP"/>
        </w:rPr>
        <w:t xml:space="preserve">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seed</m:t>
            </m:r>
          </m:e>
          <m:sub>
            <m:d>
              <m:dPr>
                <m:begChr m:val="["/>
                <m:endChr m:val="]"/>
                <m:ctrlPr>
                  <w:rPr>
                    <w:rFonts w:ascii="Cambria Math" w:eastAsiaTheme="minorEastAsia" w:hAnsi="Cambria Math"/>
                    <w:bCs/>
                    <w:kern w:val="0"/>
                    <w:lang w:val="en-US" w:eastAsia="ja-JP"/>
                  </w:rPr>
                </m:ctrlPr>
              </m:dPr>
              <m:e>
                <m:r>
                  <m:rPr>
                    <m:sty m:val="p"/>
                  </m:rPr>
                  <w:rPr>
                    <w:rFonts w:ascii="Cambria Math" w:eastAsiaTheme="minorEastAsia" w:hAnsi="Cambria Math"/>
                    <w:kern w:val="0"/>
                    <w:lang w:val="en-US" w:eastAsia="ja-JP"/>
                  </w:rPr>
                  <m:t>valley</m:t>
                </m:r>
                <m:d>
                  <m:dPr>
                    <m:ctrlPr>
                      <w:rPr>
                        <w:rFonts w:ascii="Cambria Math" w:eastAsiaTheme="minorEastAsia" w:hAnsi="Cambria Math"/>
                        <w:bCs/>
                        <w:kern w:val="0"/>
                        <w:lang w:val="en-US" w:eastAsia="ja-JP"/>
                      </w:rPr>
                    </m:ctrlPr>
                  </m:dPr>
                  <m:e>
                    <m:r>
                      <m:rPr>
                        <m:sty m:val="p"/>
                      </m:rPr>
                      <w:rPr>
                        <w:rFonts w:ascii="Cambria Math" w:eastAsiaTheme="minorEastAsia" w:hAnsi="Cambria Math"/>
                        <w:kern w:val="0"/>
                        <w:lang w:val="en-US" w:eastAsia="ja-JP"/>
                      </w:rPr>
                      <m:t>j</m:t>
                    </m:r>
                  </m:e>
                </m:d>
              </m:e>
            </m:d>
            <m:r>
              <m:rPr>
                <m:sty m:val="p"/>
              </m:rPr>
              <w:rPr>
                <w:rFonts w:ascii="Cambria Math" w:eastAsiaTheme="minorEastAsia" w:hAnsi="Cambria Math"/>
                <w:kern w:val="0"/>
                <w:lang w:val="en-US" w:eastAsia="ja-JP"/>
              </w:rPr>
              <m:t>,</m:t>
            </m:r>
            <m:d>
              <m:dPr>
                <m:begChr m:val="["/>
                <m:endChr m:val="]"/>
                <m:ctrlPr>
                  <w:rPr>
                    <w:rFonts w:ascii="Cambria Math" w:eastAsiaTheme="minorEastAsia" w:hAnsi="Cambria Math"/>
                    <w:bCs/>
                    <w:kern w:val="0"/>
                    <w:lang w:val="en-US" w:eastAsia="ja-JP"/>
                  </w:rPr>
                </m:ctrlPr>
              </m:dPr>
              <m:e>
                <m:r>
                  <m:rPr>
                    <m:sty m:val="p"/>
                  </m:rPr>
                  <w:rPr>
                    <w:rFonts w:ascii="Cambria Math" w:eastAsiaTheme="minorEastAsia" w:hAnsi="Cambria Math"/>
                    <w:kern w:val="0"/>
                    <w:lang w:val="en-US" w:eastAsia="ja-JP"/>
                  </w:rPr>
                  <m:t>season</m:t>
                </m:r>
                <m:d>
                  <m:dPr>
                    <m:ctrlPr>
                      <w:rPr>
                        <w:rFonts w:ascii="Cambria Math" w:eastAsiaTheme="minorEastAsia" w:hAnsi="Cambria Math"/>
                        <w:bCs/>
                        <w:kern w:val="0"/>
                        <w:lang w:val="en-US" w:eastAsia="ja-JP"/>
                      </w:rPr>
                    </m:ctrlPr>
                  </m:dPr>
                  <m:e>
                    <m:r>
                      <m:rPr>
                        <m:sty m:val="p"/>
                      </m:rPr>
                      <w:rPr>
                        <w:rFonts w:ascii="Cambria Math" w:eastAsiaTheme="minorEastAsia" w:hAnsi="Cambria Math"/>
                        <w:kern w:val="0"/>
                        <w:lang w:val="en-US" w:eastAsia="ja-JP"/>
                      </w:rPr>
                      <m:t>k</m:t>
                    </m:r>
                  </m:e>
                </m:d>
              </m:e>
            </m:d>
          </m:sub>
        </m:sSub>
      </m:oMath>
      <w:r w:rsidR="00036C94">
        <w:rPr>
          <w:rFonts w:eastAsiaTheme="minorEastAsia"/>
          <w:bCs/>
          <w:kern w:val="0"/>
          <w:lang w:val="en-US" w:eastAsia="ja-JP"/>
        </w:rPr>
        <w:t>)</w:t>
      </w:r>
      <w:r w:rsidRPr="006A5E67">
        <w:rPr>
          <w:rFonts w:eastAsiaTheme="minorEastAsia"/>
          <w:bCs/>
          <w:lang w:eastAsia="ja-JP"/>
        </w:rPr>
        <w:t xml:space="preserve">. To account for </w:t>
      </w:r>
      <w:r w:rsidR="00036C94" w:rsidRPr="006A5E67">
        <w:rPr>
          <w:rFonts w:eastAsiaTheme="minorEastAsia"/>
          <w:bCs/>
          <w:lang w:eastAsia="ja-JP"/>
        </w:rPr>
        <w:t>this,</w:t>
      </w:r>
      <w:r w:rsidRPr="006A5E67">
        <w:rPr>
          <w:rFonts w:eastAsiaTheme="minorEastAsia"/>
          <w:bCs/>
          <w:lang w:eastAsia="ja-JP"/>
        </w:rPr>
        <w:t xml:space="preserve"> </w:t>
      </w:r>
      <w:r w:rsidRPr="006A5E67">
        <w:rPr>
          <w:rFonts w:eastAsiaTheme="minorEastAsia"/>
          <w:bCs/>
          <w:kern w:val="0"/>
          <w:lang w:val="en-US" w:eastAsia="ja-JP"/>
        </w:rPr>
        <w:t>we fitted three different functional responses (</w:t>
      </w:r>
      <w:r w:rsidRPr="006A5E67">
        <w:rPr>
          <w:rFonts w:eastAsiaTheme="minorEastAsia"/>
          <w:bCs/>
          <w:i/>
          <w:kern w:val="0"/>
          <w:lang w:val="en-US" w:eastAsia="ja-JP"/>
        </w:rPr>
        <w:t>g</w:t>
      </w:r>
      <w:r w:rsidRPr="006A5E67">
        <w:rPr>
          <w:rFonts w:eastAsiaTheme="minorEastAsia"/>
          <w:bCs/>
          <w:kern w:val="0"/>
          <w:lang w:val="en-US" w:eastAsia="ja-JP"/>
        </w:rPr>
        <w:t>(</w:t>
      </w:r>
      <w:r w:rsidRPr="006A5E67">
        <w:rPr>
          <w:rFonts w:eastAsiaTheme="minorEastAsia"/>
          <w:bCs/>
          <w:i/>
          <w:kern w:val="0"/>
          <w:lang w:val="en-US" w:eastAsia="ja-JP"/>
        </w:rPr>
        <w:t>F</w:t>
      </w:r>
      <w:r w:rsidRPr="006A5E67">
        <w:rPr>
          <w:rFonts w:eastAsiaTheme="minorEastAsia"/>
          <w:bCs/>
          <w:kern w:val="0"/>
          <w:lang w:val="en-US" w:eastAsia="ja-JP"/>
        </w:rPr>
        <w:t>)) from previous studies of mice in NZ beech forest</w:t>
      </w:r>
      <w:commentRangeStart w:id="271"/>
      <w:r w:rsidRPr="006A5E67">
        <w:rPr>
          <w:rFonts w:eastAsiaTheme="minorEastAsia"/>
          <w:bCs/>
          <w:kern w:val="0"/>
          <w:lang w:val="en-US" w:eastAsia="ja-JP"/>
        </w:rPr>
        <w:t>s</w:t>
      </w:r>
      <w:commentRangeEnd w:id="271"/>
      <w:r>
        <w:rPr>
          <w:rStyle w:val="CommentReference"/>
        </w:rPr>
        <w:commentReference w:id="271"/>
      </w:r>
      <w:r w:rsidRPr="006A5E67">
        <w:rPr>
          <w:rFonts w:eastAsiaTheme="minorEastAsia"/>
          <w:bCs/>
          <w:kern w:val="0"/>
          <w:lang w:val="en-US" w:eastAsia="ja-JP"/>
        </w:rPr>
        <w:t>:</w:t>
      </w:r>
    </w:p>
    <w:p w14:paraId="1875255F" w14:textId="77777777" w:rsidR="00036C94" w:rsidRPr="006A5E67" w:rsidRDefault="00036C94" w:rsidP="00E82E2B">
      <w:pPr>
        <w:wordWrap/>
        <w:spacing w:before="0" w:after="0"/>
        <w:ind w:firstLine="720"/>
        <w:rPr>
          <w:rFonts w:eastAsiaTheme="minorEastAsia"/>
          <w:bCs/>
          <w:kern w:val="0"/>
          <w:lang w:val="en-US" w:eastAsia="ja-JP"/>
        </w:rPr>
      </w:pPr>
    </w:p>
    <w:p w14:paraId="0C7957D5" w14:textId="44978EC0" w:rsidR="00696E57" w:rsidRPr="006A5E67" w:rsidRDefault="00BA0619" w:rsidP="00AF6884">
      <w:pPr>
        <w:wordWrap/>
        <w:spacing w:before="0" w:after="0"/>
        <w:rPr>
          <w:rFonts w:eastAsiaTheme="minorEastAsia"/>
          <w:kern w:val="0"/>
          <w:lang w:val="en-US" w:eastAsia="ja-JP"/>
        </w:rPr>
      </w:pPr>
      <w:r w:rsidRPr="006A5E67">
        <w:rPr>
          <w:rFonts w:eastAsiaTheme="minorEastAsia"/>
          <w:bCs/>
          <w:kern w:val="0"/>
          <w:lang w:val="en-US" w:eastAsia="ja-JP"/>
        </w:rPr>
        <w:t xml:space="preserve">1) </w:t>
      </w:r>
      <w:r w:rsidR="00E82E2B">
        <w:rPr>
          <w:rFonts w:eastAsiaTheme="minorEastAsia"/>
          <w:bCs/>
          <w:kern w:val="0"/>
          <w:lang w:val="en-US" w:eastAsia="ja-JP"/>
        </w:rPr>
        <w:tab/>
      </w:r>
      <w:r w:rsidR="00696E57" w:rsidRPr="006A5E67">
        <w:rPr>
          <w:rFonts w:eastAsiaTheme="minorEastAsia"/>
          <w:kern w:val="0"/>
          <w:lang w:val="en-US" w:eastAsia="ja-JP"/>
        </w:rPr>
        <w:t>The</w:t>
      </w:r>
      <w:r w:rsidRPr="006A5E67">
        <w:rPr>
          <w:rFonts w:eastAsiaTheme="minorEastAsia"/>
          <w:kern w:val="0"/>
          <w:lang w:val="en-US" w:eastAsia="ja-JP"/>
        </w:rPr>
        <w:t xml:space="preserve"> unmodified seed data (</w:t>
      </w:r>
      <m:oMath>
        <m:r>
          <w:rPr>
            <w:rFonts w:ascii="Cambria Math" w:eastAsiaTheme="minorEastAsia" w:hAnsi="Cambria Math"/>
            <w:kern w:val="0"/>
            <w:lang w:val="en-US" w:eastAsia="ja-JP"/>
          </w:rPr>
          <m:t>g</m:t>
        </m:r>
        <m:d>
          <m:dPr>
            <m:ctrlPr>
              <w:rPr>
                <w:rFonts w:ascii="Cambria Math" w:eastAsiaTheme="minorEastAsia" w:hAnsi="Cambria Math"/>
                <w:i/>
                <w:kern w:val="0"/>
                <w:lang w:val="en-US" w:eastAsia="ja-JP"/>
              </w:rPr>
            </m:ctrlPr>
          </m:dPr>
          <m:e>
            <m:r>
              <w:rPr>
                <w:rFonts w:ascii="Cambria Math" w:eastAsiaTheme="minorEastAsia" w:hAnsi="Cambria Math"/>
                <w:kern w:val="0"/>
                <w:lang w:val="en-US" w:eastAsia="ja-JP"/>
              </w:rPr>
              <m:t>F</m:t>
            </m:r>
          </m:e>
        </m:d>
        <m:r>
          <w:rPr>
            <w:rFonts w:ascii="Cambria Math" w:eastAsiaTheme="minorEastAsia" w:hAnsi="Cambria Math"/>
            <w:kern w:val="0"/>
            <w:lang w:val="en-US" w:eastAsia="ja-JP"/>
          </w:rPr>
          <m:t>=c1×</m:t>
        </m:r>
        <m:r>
          <w:rPr>
            <w:rFonts w:ascii="Cambria Math" w:hAnsi="Cambria Math"/>
          </w:rPr>
          <m:t>s</m:t>
        </m:r>
        <m:sSub>
          <m:sSubPr>
            <m:ctrlPr>
              <w:rPr>
                <w:rFonts w:ascii="Cambria Math" w:hAnsi="Cambria Math"/>
                <w:i/>
                <w:lang w:val="en-NZ"/>
              </w:rPr>
            </m:ctrlPr>
          </m:sSubPr>
          <m:e>
            <m:r>
              <w:rPr>
                <w:rFonts w:ascii="Cambria Math" w:hAnsi="Cambria Math"/>
                <w:lang w:val="en-NZ"/>
              </w:rPr>
              <m:t>eed</m:t>
            </m:r>
          </m:e>
          <m:sub>
            <m:r>
              <w:rPr>
                <w:rFonts w:ascii="Cambria Math" w:hAnsi="Cambria Math"/>
                <w:lang w:val="en-NZ"/>
              </w:rPr>
              <m:t>j,k</m:t>
            </m:r>
          </m:sub>
        </m:sSub>
      </m:oMath>
      <w:r w:rsidR="004020F3" w:rsidRPr="006A5E67">
        <w:rPr>
          <w:rFonts w:eastAsiaTheme="minorEastAsia"/>
          <w:kern w:val="0"/>
          <w:lang w:val="en-US" w:eastAsia="ja-JP"/>
        </w:rPr>
        <w:t xml:space="preserve">; a </w:t>
      </w:r>
      <w:r w:rsidRPr="006A5E67">
        <w:rPr>
          <w:rFonts w:eastAsiaTheme="minorEastAsia"/>
        </w:rPr>
        <w:t xml:space="preserve">Type I direct linear relationship of seed consumption to </w:t>
      </w:r>
      <w:r w:rsidR="0041345D" w:rsidRPr="006A5E67">
        <w:rPr>
          <w:rFonts w:eastAsiaTheme="minorEastAsia"/>
        </w:rPr>
        <w:t>mice</w:t>
      </w:r>
      <w:r w:rsidRPr="006A5E67">
        <w:rPr>
          <w:rFonts w:eastAsiaTheme="minorEastAsia"/>
        </w:rPr>
        <w:t>)</w:t>
      </w:r>
      <w:r w:rsidR="00696E57" w:rsidRPr="006A5E67">
        <w:rPr>
          <w:rFonts w:eastAsiaTheme="minorEastAsia"/>
          <w:kern w:val="0"/>
          <w:lang w:val="en-US" w:eastAsia="ja-JP"/>
        </w:rPr>
        <w:t>.</w:t>
      </w:r>
    </w:p>
    <w:p w14:paraId="663FD6BC" w14:textId="11973D84" w:rsidR="00696E57" w:rsidRPr="006A5E67" w:rsidRDefault="00BA0619" w:rsidP="00AF6884">
      <w:pPr>
        <w:wordWrap/>
        <w:spacing w:before="0" w:after="0"/>
        <w:rPr>
          <w:rFonts w:eastAsiaTheme="minorEastAsia"/>
        </w:rPr>
      </w:pPr>
      <w:r w:rsidRPr="006A5E67">
        <w:rPr>
          <w:rFonts w:eastAsiaTheme="minorEastAsia"/>
          <w:kern w:val="0"/>
          <w:lang w:val="en-US" w:eastAsia="ja-JP"/>
        </w:rPr>
        <w:t>2)</w:t>
      </w:r>
      <w:r w:rsidR="00802CA8" w:rsidRPr="006A5E67">
        <w:rPr>
          <w:rFonts w:eastAsiaTheme="minorEastAsia"/>
          <w:kern w:val="0"/>
          <w:lang w:val="en-US" w:eastAsia="ja-JP"/>
        </w:rPr>
        <w:t xml:space="preserve"> </w:t>
      </w:r>
      <w:r w:rsidR="00E82E2B">
        <w:rPr>
          <w:rFonts w:eastAsiaTheme="minorEastAsia"/>
          <w:kern w:val="0"/>
          <w:lang w:val="en-US" w:eastAsia="ja-JP"/>
        </w:rPr>
        <w:tab/>
      </w:r>
      <w:r w:rsidR="00696E57" w:rsidRPr="006A5E67">
        <w:rPr>
          <w:rFonts w:eastAsiaTheme="minorEastAsia"/>
          <w:kern w:val="0"/>
          <w:lang w:val="en-US" w:eastAsia="ja-JP"/>
        </w:rPr>
        <w:t>The</w:t>
      </w:r>
      <w:r w:rsidR="00802CA8" w:rsidRPr="006A5E67">
        <w:rPr>
          <w:rFonts w:eastAsiaTheme="minorEastAsia"/>
          <w:kern w:val="0"/>
          <w:lang w:val="en-US" w:eastAsia="ja-JP"/>
        </w:rPr>
        <w:t xml:space="preserve"> natural logarithmic </w:t>
      </w:r>
      <w:r w:rsidRPr="006A5E67">
        <w:rPr>
          <w:rFonts w:eastAsiaTheme="minorEastAsia"/>
          <w:kern w:val="0"/>
          <w:lang w:val="en-US" w:eastAsia="ja-JP"/>
        </w:rPr>
        <w:t>of the seed (</w:t>
      </w:r>
      <m:oMath>
        <m:r>
          <w:rPr>
            <w:rFonts w:ascii="Cambria Math" w:eastAsiaTheme="minorEastAsia" w:hAnsi="Cambria Math"/>
            <w:kern w:val="0"/>
            <w:lang w:val="en-US" w:eastAsia="ja-JP"/>
          </w:rPr>
          <m:t>g</m:t>
        </m:r>
        <m:d>
          <m:dPr>
            <m:ctrlPr>
              <w:rPr>
                <w:rFonts w:ascii="Cambria Math" w:eastAsiaTheme="minorEastAsia" w:hAnsi="Cambria Math"/>
                <w:i/>
                <w:kern w:val="0"/>
                <w:lang w:val="en-US" w:eastAsia="ja-JP"/>
              </w:rPr>
            </m:ctrlPr>
          </m:dPr>
          <m:e>
            <m:r>
              <w:rPr>
                <w:rFonts w:ascii="Cambria Math" w:eastAsiaTheme="minorEastAsia" w:hAnsi="Cambria Math"/>
                <w:kern w:val="0"/>
                <w:lang w:val="en-US" w:eastAsia="ja-JP"/>
              </w:rPr>
              <m:t>F</m:t>
            </m:r>
          </m:e>
        </m:d>
        <m:r>
          <w:rPr>
            <w:rFonts w:ascii="Cambria Math" w:eastAsiaTheme="minorEastAsia" w:hAnsi="Cambria Math"/>
            <w:kern w:val="0"/>
            <w:lang w:val="en-US" w:eastAsia="ja-JP"/>
          </w:rPr>
          <m:t>=c1 ×</m:t>
        </m:r>
        <m:func>
          <m:funcPr>
            <m:ctrlPr>
              <w:rPr>
                <w:rFonts w:ascii="Cambria Math" w:eastAsiaTheme="minorEastAsia" w:hAnsi="Cambria Math"/>
                <w:i/>
                <w:kern w:val="0"/>
                <w:lang w:val="en-US" w:eastAsia="ja-JP"/>
              </w:rPr>
            </m:ctrlPr>
          </m:funcPr>
          <m:fName>
            <m:r>
              <w:rPr>
                <w:rFonts w:ascii="Cambria Math" w:eastAsiaTheme="minorEastAsia" w:hAnsi="Cambria Math"/>
                <w:kern w:val="0"/>
                <w:lang w:val="en-US" w:eastAsia="ja-JP"/>
              </w:rPr>
              <m:t>log</m:t>
            </m:r>
          </m:fName>
          <m:e>
            <m:d>
              <m:dPr>
                <m:ctrlPr>
                  <w:rPr>
                    <w:rFonts w:ascii="Cambria Math" w:eastAsiaTheme="minorEastAsia" w:hAnsi="Cambria Math"/>
                    <w:i/>
                    <w:kern w:val="0"/>
                    <w:lang w:val="en-US" w:eastAsia="ja-JP"/>
                  </w:rPr>
                </m:ctrlPr>
              </m:dPr>
              <m:e>
                <m:r>
                  <w:rPr>
                    <w:rFonts w:ascii="Cambria Math" w:hAnsi="Cambria Math"/>
                  </w:rPr>
                  <m:t>s</m:t>
                </m:r>
                <m:sSub>
                  <m:sSubPr>
                    <m:ctrlPr>
                      <w:rPr>
                        <w:rFonts w:ascii="Cambria Math" w:hAnsi="Cambria Math"/>
                        <w:i/>
                        <w:lang w:val="en-NZ"/>
                      </w:rPr>
                    </m:ctrlPr>
                  </m:sSubPr>
                  <m:e>
                    <m:r>
                      <w:rPr>
                        <w:rFonts w:ascii="Cambria Math" w:hAnsi="Cambria Math"/>
                        <w:lang w:val="en-NZ"/>
                      </w:rPr>
                      <m:t>eed</m:t>
                    </m:r>
                  </m:e>
                  <m:sub>
                    <m:r>
                      <w:rPr>
                        <w:rFonts w:ascii="Cambria Math" w:hAnsi="Cambria Math"/>
                        <w:lang w:val="en-NZ"/>
                      </w:rPr>
                      <m:t>j,k</m:t>
                    </m:r>
                  </m:sub>
                </m:sSub>
              </m:e>
            </m:d>
          </m:e>
        </m:func>
      </m:oMath>
      <w:r w:rsidR="00842B9D" w:rsidRPr="006A5E67">
        <w:rPr>
          <w:rFonts w:eastAsiaTheme="minorEastAsia"/>
          <w:kern w:val="0"/>
          <w:lang w:val="en-US" w:eastAsia="ja-JP"/>
        </w:rPr>
        <w:t xml:space="preserve">; </w:t>
      </w:r>
      <w:r w:rsidR="00802CA8" w:rsidRPr="006A5E67">
        <w:rPr>
          <w:rFonts w:eastAsiaTheme="minorEastAsia"/>
          <w:kern w:val="0"/>
          <w:lang w:val="en-US" w:eastAsia="ja-JP"/>
        </w:rPr>
        <w:t xml:space="preserve">a </w:t>
      </w:r>
      <w:r w:rsidRPr="006A5E67">
        <w:rPr>
          <w:rFonts w:eastAsiaTheme="minorEastAsia"/>
          <w:kern w:val="0"/>
          <w:lang w:val="en-US" w:eastAsia="ja-JP"/>
        </w:rPr>
        <w:t xml:space="preserve">Type II </w:t>
      </w:r>
      <w:r w:rsidRPr="006A5E67">
        <w:rPr>
          <w:rFonts w:eastAsiaTheme="minorEastAsia"/>
        </w:rPr>
        <w:t xml:space="preserve">response of mice to </w:t>
      </w:r>
      <w:r w:rsidR="00696E57" w:rsidRPr="006A5E67">
        <w:rPr>
          <w:rFonts w:eastAsiaTheme="minorEastAsia"/>
        </w:rPr>
        <w:t>seed).</w:t>
      </w:r>
    </w:p>
    <w:p w14:paraId="23EE9965" w14:textId="721FAF5E" w:rsidR="00696E57" w:rsidRPr="006A5E67" w:rsidRDefault="00BA0619" w:rsidP="00AF6884">
      <w:pPr>
        <w:wordWrap/>
        <w:spacing w:before="0" w:after="0"/>
        <w:rPr>
          <w:rFonts w:eastAsiaTheme="minorEastAsia"/>
        </w:rPr>
      </w:pPr>
      <w:r w:rsidRPr="006A5E67">
        <w:rPr>
          <w:rFonts w:eastAsiaTheme="minorEastAsia"/>
        </w:rPr>
        <w:t xml:space="preserve">3) </w:t>
      </w:r>
      <w:r w:rsidR="00E82E2B">
        <w:rPr>
          <w:rFonts w:eastAsiaTheme="minorEastAsia"/>
        </w:rPr>
        <w:tab/>
      </w:r>
      <w:r w:rsidR="00696E57" w:rsidRPr="006A5E67">
        <w:rPr>
          <w:rFonts w:eastAsiaTheme="minorEastAsia"/>
        </w:rPr>
        <w:t>T</w:t>
      </w:r>
      <w:r w:rsidRPr="006A5E67">
        <w:rPr>
          <w:rFonts w:eastAsiaTheme="minorEastAsia"/>
        </w:rPr>
        <w:t xml:space="preserve">he Holling Type II (Ivlev equation; </w:t>
      </w:r>
      <w:r w:rsidRPr="006A5E67">
        <w:rPr>
          <w:rFonts w:eastAsia="Calibri"/>
        </w:rPr>
        <w:fldChar w:fldCharType="begin" w:fldLock="1"/>
      </w:r>
      <w:r w:rsidR="00C80477">
        <w:rPr>
          <w:rFonts w:eastAsia="Calibri"/>
        </w:rPr>
        <w:instrText>ADDIN CSL_CITATION { "citationItems" : [ { "id" : "ITEM-1", "itemData" : { "author" : [ { "dropping-particle" : "", "family" : "Ivlev", "given" : "V S", "non-dropping-particle" : "", "parse-names" : false, "suffix" : "" } ], "id" : "ITEM-1", "issued" : { "date-parts" : [ [ "1961" ] ] }, "title" : "Experimental ecology of the feeding of fishes Yale University Press New Haven Google Scholar", "type" : "article-journal" }, "uris" : [ "http://www.mendeley.com/documents/?uuid=db2f09d5-bf4b-45eb-860f-b7368af55a7b", "http://www.mendeley.com/documents/?uuid=0f634f72-ed65-414e-9d8a-192e1745e7f0", "http://www.mendeley.com/documents/?uuid=666cfed1-aaae-4e8a-bdb4-9a6235c2c5fe" ] } ], "mendeley" : { "formattedCitation" : "(Ivlev 1961)", "manualFormatting" : "Ivlev 1961)", "plainTextFormattedCitation" : "(Ivlev 1961)", "previouslyFormattedCitation" : "(Ivlev 1961)" }, "properties" : { "noteIndex" : 0 }, "schema" : "https://github.com/citation-style-language/schema/raw/master/csl-citation.json" }</w:instrText>
      </w:r>
      <w:r w:rsidRPr="006A5E67">
        <w:rPr>
          <w:rFonts w:eastAsia="Calibri"/>
        </w:rPr>
        <w:fldChar w:fldCharType="separate"/>
      </w:r>
      <w:r w:rsidRPr="006A5E67">
        <w:rPr>
          <w:rFonts w:eastAsia="Calibri"/>
          <w:noProof/>
        </w:rPr>
        <w:t>Ivlev 1961)</w:t>
      </w:r>
      <w:r w:rsidRPr="006A5E67">
        <w:rPr>
          <w:rFonts w:eastAsia="Calibri"/>
        </w:rPr>
        <w:fldChar w:fldCharType="end"/>
      </w:r>
      <w:r w:rsidRPr="006A5E67">
        <w:rPr>
          <w:rFonts w:eastAsia="Calibri"/>
        </w:rPr>
        <w:t xml:space="preserve"> </w:t>
      </w:r>
      <w:r w:rsidRPr="006A5E67">
        <w:rPr>
          <w:rFonts w:eastAsiaTheme="minorEastAsia"/>
        </w:rPr>
        <w:t>fitted by Ruscoe et al. (2005) to experimental data</w:t>
      </w:r>
      <w:r w:rsidR="00842B9D" w:rsidRPr="006A5E67">
        <w:rPr>
          <w:rFonts w:eastAsiaTheme="minorEastAsia"/>
        </w:rPr>
        <w:t xml:space="preserve"> in the </w:t>
      </w:r>
      <w:r w:rsidR="00B44160" w:rsidRPr="006A5E67">
        <w:rPr>
          <w:rFonts w:eastAsiaTheme="minorEastAsia"/>
        </w:rPr>
        <w:t>Eglinton</w:t>
      </w:r>
      <w:r w:rsidR="00842B9D" w:rsidRPr="006A5E67">
        <w:rPr>
          <w:rFonts w:eastAsiaTheme="minorEastAsia"/>
        </w:rPr>
        <w:t xml:space="preserve"> Valley</w:t>
      </w:r>
      <w:r w:rsidRPr="006A5E67">
        <w:rPr>
          <w:rFonts w:eastAsiaTheme="minorEastAsia"/>
        </w:rPr>
        <w:t xml:space="preserve">, </w:t>
      </w:r>
      <m:oMath>
        <m:r>
          <w:rPr>
            <w:rFonts w:ascii="Cambria Math" w:hAnsi="Cambria Math"/>
          </w:rPr>
          <m:t>g(F)= 1042.1×(1- </m:t>
        </m:r>
        <m:sSup>
          <m:sSupPr>
            <m:ctrlPr>
              <w:rPr>
                <w:rFonts w:ascii="Cambria Math" w:eastAsiaTheme="minorHAnsi" w:hAnsi="Cambria Math" w:cstheme="minorBidi"/>
                <w:i/>
                <w:kern w:val="0"/>
                <w:lang w:val="en-US" w:eastAsia="en-US"/>
              </w:rPr>
            </m:ctrlPr>
          </m:sSupPr>
          <m:e>
            <m:r>
              <w:rPr>
                <w:rFonts w:ascii="Cambria Math" w:hAnsi="Cambria Math"/>
              </w:rPr>
              <m:t>e</m:t>
            </m:r>
          </m:e>
          <m:sup>
            <m:d>
              <m:dPr>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lang w:val="en-NZ"/>
                          </w:rPr>
                        </m:ctrlPr>
                      </m:sSubPr>
                      <m:e>
                        <m:r>
                          <w:rPr>
                            <w:rFonts w:ascii="Cambria Math" w:hAnsi="Cambria Math"/>
                            <w:lang w:val="en-NZ"/>
                          </w:rPr>
                          <m:t>eed</m:t>
                        </m:r>
                      </m:e>
                      <m:sub>
                        <m:r>
                          <w:rPr>
                            <w:rFonts w:ascii="Cambria Math" w:hAnsi="Cambria Math"/>
                            <w:lang w:val="en-NZ"/>
                          </w:rPr>
                          <m:t>j,k</m:t>
                        </m:r>
                      </m:sub>
                    </m:sSub>
                    <m:r>
                      <w:rPr>
                        <w:rFonts w:ascii="Cambria Math" w:hAnsi="Cambria Math"/>
                      </w:rPr>
                      <m:t>×0.00139</m:t>
                    </m:r>
                  </m:e>
                </m:d>
              </m:e>
            </m:d>
          </m:sup>
        </m:sSup>
        <m:r>
          <w:rPr>
            <w:rFonts w:ascii="Cambria Math" w:hAnsi="Cambria Math"/>
          </w:rPr>
          <m:t>)</m:t>
        </m:r>
      </m:oMath>
      <w:r w:rsidR="00AF6884" w:rsidRPr="006A5E67">
        <w:rPr>
          <w:rFonts w:eastAsiaTheme="minorEastAsia"/>
        </w:rPr>
        <w:t xml:space="preserve">. </w:t>
      </w:r>
    </w:p>
    <w:p w14:paraId="1F2D0985" w14:textId="77777777" w:rsidR="00696E57" w:rsidRPr="006A5E67" w:rsidRDefault="00696E57" w:rsidP="00AF6884">
      <w:pPr>
        <w:wordWrap/>
        <w:spacing w:before="0" w:after="0"/>
        <w:rPr>
          <w:rFonts w:eastAsiaTheme="minorEastAsia"/>
        </w:rPr>
      </w:pPr>
    </w:p>
    <w:p w14:paraId="18DFFAEC" w14:textId="3727F51A" w:rsidR="00AF6884" w:rsidRPr="006A5E67" w:rsidRDefault="008A4779" w:rsidP="00E82E2B">
      <w:pPr>
        <w:wordWrap/>
        <w:spacing w:before="0" w:after="0"/>
        <w:ind w:firstLine="720"/>
        <w:rPr>
          <w:i/>
        </w:rPr>
      </w:pPr>
      <w:commentRangeStart w:id="272"/>
      <w:r w:rsidRPr="006A5E67">
        <w:rPr>
          <w:rFonts w:eastAsiaTheme="minorEastAsia"/>
          <w:bCs/>
          <w:kern w:val="0"/>
          <w:lang w:val="en-US" w:eastAsia="ja-JP"/>
        </w:rPr>
        <w:t xml:space="preserve">Models were </w:t>
      </w:r>
      <w:r w:rsidR="00696E57" w:rsidRPr="006A5E67">
        <w:rPr>
          <w:rFonts w:eastAsiaTheme="minorEastAsia"/>
          <w:bCs/>
          <w:kern w:val="0"/>
          <w:lang w:val="en-US" w:eastAsia="ja-JP"/>
        </w:rPr>
        <w:t>assessed</w:t>
      </w:r>
      <w:r w:rsidRPr="006A5E67">
        <w:rPr>
          <w:rFonts w:eastAsiaTheme="minorEastAsia"/>
          <w:bCs/>
          <w:kern w:val="0"/>
          <w:lang w:val="en-US" w:eastAsia="ja-JP"/>
        </w:rPr>
        <w:t xml:space="preserve"> using </w:t>
      </w:r>
      <w:r w:rsidR="00696E57" w:rsidRPr="006A5E67">
        <w:rPr>
          <w:rFonts w:eastAsiaTheme="minorEastAsia"/>
          <w:bCs/>
          <w:kern w:val="0"/>
          <w:lang w:val="en-US" w:eastAsia="ja-JP"/>
        </w:rPr>
        <w:t xml:space="preserve">two measures of fit; </w:t>
      </w:r>
      <w:commentRangeEnd w:id="272"/>
      <w:r w:rsidR="00C55BBF">
        <w:rPr>
          <w:rStyle w:val="CommentReference"/>
        </w:rPr>
        <w:commentReference w:id="272"/>
      </w:r>
      <w:r w:rsidRPr="006A5E67">
        <w:rPr>
          <w:rFonts w:eastAsiaTheme="minorEastAsia"/>
          <w:bCs/>
          <w:kern w:val="0"/>
          <w:lang w:val="en-US" w:eastAsia="ja-JP"/>
        </w:rPr>
        <w:t>R-squared</w:t>
      </w:r>
      <w:r w:rsidR="00D24496" w:rsidRPr="006A5E67">
        <w:rPr>
          <w:rFonts w:eastAsiaTheme="minorEastAsia"/>
          <w:bCs/>
          <w:kern w:val="0"/>
          <w:lang w:val="en-US" w:eastAsia="ja-JP"/>
        </w:rPr>
        <w:t xml:space="preserve"> and </w:t>
      </w:r>
      <w:r w:rsidR="00696E57" w:rsidRPr="006A5E67">
        <w:rPr>
          <w:rFonts w:eastAsiaTheme="minorEastAsia"/>
          <w:bCs/>
          <w:kern w:val="0"/>
          <w:lang w:val="en-US" w:eastAsia="ja-JP"/>
        </w:rPr>
        <w:t>AIC</w:t>
      </w:r>
      <w:r w:rsidRPr="006A5E67">
        <w:rPr>
          <w:rFonts w:eastAsiaTheme="minorEastAsia"/>
          <w:bCs/>
          <w:kern w:val="0"/>
          <w:lang w:val="en-US" w:eastAsia="ja-JP"/>
        </w:rPr>
        <w:t xml:space="preserve">. </w:t>
      </w:r>
      <w:r w:rsidR="00802CA8" w:rsidRPr="006A5E67">
        <w:rPr>
          <w:rFonts w:eastAsiaTheme="minorEastAsia"/>
          <w:bCs/>
          <w:kern w:val="0"/>
          <w:lang w:val="en-US" w:eastAsia="ja-JP"/>
        </w:rPr>
        <w:t>AIC is a test of parsimony in models (a measure of the trade-off between model complexity and model fit)</w:t>
      </w:r>
      <w:commentRangeStart w:id="274"/>
      <w:r w:rsidR="00802CA8" w:rsidRPr="006A5E67">
        <w:rPr>
          <w:rFonts w:eastAsiaTheme="minorEastAsia"/>
          <w:bCs/>
          <w:kern w:val="0"/>
          <w:lang w:val="en-US" w:eastAsia="ja-JP"/>
        </w:rPr>
        <w:t>.</w:t>
      </w:r>
      <w:commentRangeEnd w:id="274"/>
      <w:r w:rsidR="0009421F">
        <w:rPr>
          <w:rStyle w:val="CommentReference"/>
        </w:rPr>
        <w:commentReference w:id="274"/>
      </w:r>
      <w:r w:rsidR="00802CA8" w:rsidRPr="006A5E67">
        <w:rPr>
          <w:rFonts w:eastAsiaTheme="minorEastAsia"/>
          <w:bCs/>
          <w:kern w:val="0"/>
          <w:lang w:val="en-US" w:eastAsia="ja-JP"/>
        </w:rPr>
        <w:t xml:space="preserve"> Low AIC values imply the best-fitting model relative to the full cohort of fitted models. </w:t>
      </w:r>
      <w:r w:rsidRPr="006A5E67">
        <w:rPr>
          <w:rFonts w:eastAsiaTheme="minorEastAsia"/>
          <w:bCs/>
          <w:kern w:val="0"/>
          <w:lang w:val="en-US" w:eastAsia="ja-JP"/>
        </w:rPr>
        <w:t>The r-squared (</w:t>
      </w:r>
      <m:oMath>
        <m:sSup>
          <m:sSupPr>
            <m:ctrlPr>
              <w:rPr>
                <w:rFonts w:ascii="Cambria Math" w:eastAsiaTheme="minorEastAsia" w:hAnsi="Cambria Math"/>
                <w:bCs/>
                <w:kern w:val="0"/>
                <w:lang w:val="en-US" w:eastAsia="ja-JP"/>
              </w:rPr>
            </m:ctrlPr>
          </m:sSupPr>
          <m:e>
            <m:r>
              <m:rPr>
                <m:sty m:val="p"/>
              </m:rPr>
              <w:rPr>
                <w:rFonts w:ascii="Cambria Math" w:eastAsiaTheme="minorEastAsia" w:hAnsi="Cambria Math"/>
                <w:kern w:val="0"/>
                <w:lang w:val="en-US" w:eastAsia="ja-JP"/>
              </w:rPr>
              <m:t>r</m:t>
            </m:r>
          </m:e>
          <m:sup>
            <m:r>
              <m:rPr>
                <m:sty m:val="p"/>
              </m:rPr>
              <w:rPr>
                <w:rFonts w:ascii="Cambria Math" w:eastAsiaTheme="minorEastAsia" w:hAnsi="Cambria Math"/>
                <w:kern w:val="0"/>
                <w:lang w:val="en-US" w:eastAsia="ja-JP"/>
              </w:rPr>
              <m:t>2</m:t>
            </m:r>
          </m:sup>
        </m:sSup>
      </m:oMath>
      <w:r w:rsidRPr="006A5E67">
        <w:rPr>
          <w:rFonts w:eastAsiaTheme="minorEastAsia"/>
          <w:bCs/>
          <w:kern w:val="0"/>
          <w:lang w:val="en-US" w:eastAsia="ja-JP"/>
        </w:rPr>
        <w:t xml:space="preserve">) value represents a goodness-of-fit test, that is, how much </w:t>
      </w:r>
      <w:r w:rsidRPr="006A5E67">
        <w:rPr>
          <w:rFonts w:eastAsiaTheme="minorEastAsia"/>
          <w:bCs/>
          <w:noProof/>
          <w:kern w:val="0"/>
          <w:lang w:val="en-US" w:eastAsia="ja-JP"/>
        </w:rPr>
        <w:t>variation</w:t>
      </w:r>
      <w:r w:rsidRPr="006A5E67">
        <w:rPr>
          <w:rFonts w:eastAsiaTheme="minorEastAsia"/>
          <w:bCs/>
          <w:kern w:val="0"/>
          <w:lang w:val="en-US" w:eastAsia="ja-JP"/>
        </w:rPr>
        <w:t xml:space="preserve"> in the response variable (</w:t>
      </w:r>
      <m:oMath>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j</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k</m:t>
            </m:r>
          </m:sub>
        </m:sSub>
      </m:oMath>
      <w:r w:rsidRPr="006A5E67">
        <w:rPr>
          <w:rFonts w:eastAsiaTheme="minorEastAsia"/>
          <w:bCs/>
          <w:kern w:val="0"/>
          <w:lang w:val="en-US" w:eastAsia="ja-JP"/>
        </w:rPr>
        <w:t>) was explained by the predictors (density, rats and beech seed). R-squared values closest to one imply that the regression line fits the data well and lower values</w:t>
      </w:r>
      <w:r w:rsidR="008F38EC" w:rsidRPr="006A5E67">
        <w:rPr>
          <w:rFonts w:eastAsiaTheme="minorEastAsia"/>
          <w:bCs/>
          <w:kern w:val="0"/>
          <w:lang w:val="en-US" w:eastAsia="ja-JP"/>
        </w:rPr>
        <w:t xml:space="preserve"> represent poor fitting models</w:t>
      </w:r>
      <w:commentRangeStart w:id="275"/>
      <w:r w:rsidR="008F38EC" w:rsidRPr="006A5E67">
        <w:rPr>
          <w:rFonts w:eastAsiaTheme="minorEastAsia"/>
          <w:bCs/>
          <w:kern w:val="0"/>
          <w:lang w:val="en-US" w:eastAsia="ja-JP"/>
        </w:rPr>
        <w:t>.</w:t>
      </w:r>
      <w:commentRangeEnd w:id="275"/>
      <w:r w:rsidR="002A4E7D">
        <w:rPr>
          <w:rStyle w:val="CommentReference"/>
        </w:rPr>
        <w:commentReference w:id="275"/>
      </w:r>
    </w:p>
    <w:p w14:paraId="5E0EC224" w14:textId="3DBD3FBE" w:rsidR="00BA0619" w:rsidRPr="006A5E67" w:rsidRDefault="0009421F" w:rsidP="000F2AB1">
      <w:pPr>
        <w:pStyle w:val="ListParagraph"/>
        <w:wordWrap/>
        <w:adjustRightInd w:val="0"/>
        <w:spacing w:before="0" w:after="0"/>
        <w:ind w:left="0" w:firstLine="720"/>
        <w:rPr>
          <w:rFonts w:eastAsiaTheme="minorEastAsia"/>
          <w:bCs/>
          <w:kern w:val="0"/>
          <w:lang w:val="en-US" w:eastAsia="ja-JP"/>
        </w:rPr>
      </w:pPr>
      <w:r>
        <w:rPr>
          <w:rFonts w:eastAsiaTheme="minorEastAsia"/>
          <w:bCs/>
          <w:kern w:val="0"/>
          <w:lang w:val="en-US" w:eastAsia="ja-JP"/>
        </w:rPr>
        <w:t>M</w:t>
      </w:r>
      <w:r w:rsidR="00C73E7F" w:rsidRPr="006A5E67">
        <w:rPr>
          <w:rFonts w:eastAsiaTheme="minorEastAsia"/>
          <w:bCs/>
          <w:kern w:val="0"/>
          <w:lang w:val="en-US" w:eastAsia="ja-JP"/>
        </w:rPr>
        <w:t>odels</w:t>
      </w:r>
      <w:r w:rsidR="002A4E7D">
        <w:rPr>
          <w:rFonts w:eastAsiaTheme="minorEastAsia"/>
          <w:bCs/>
          <w:kern w:val="0"/>
          <w:lang w:val="en-US" w:eastAsia="ja-JP"/>
        </w:rPr>
        <w:t xml:space="preserve"> were fitted</w:t>
      </w:r>
      <w:r w:rsidR="00C73E7F" w:rsidRPr="006A5E67">
        <w:rPr>
          <w:rFonts w:eastAsiaTheme="minorEastAsia"/>
          <w:bCs/>
          <w:kern w:val="0"/>
          <w:lang w:val="en-US" w:eastAsia="ja-JP"/>
        </w:rPr>
        <w:t xml:space="preserve"> in a Bayesian framework using Markov Chain Monte Carlo (MCMC) methods and implemented in JAG</w:t>
      </w:r>
      <w:commentRangeStart w:id="276"/>
      <w:r w:rsidR="00C73E7F" w:rsidRPr="006A5E67">
        <w:rPr>
          <w:rFonts w:eastAsiaTheme="minorEastAsia"/>
          <w:bCs/>
          <w:kern w:val="0"/>
          <w:lang w:val="en-US" w:eastAsia="ja-JP"/>
        </w:rPr>
        <w:t>S</w:t>
      </w:r>
      <w:commentRangeEnd w:id="276"/>
      <w:r w:rsidR="004B1E36">
        <w:rPr>
          <w:rStyle w:val="CommentReference"/>
        </w:rPr>
        <w:commentReference w:id="276"/>
      </w:r>
      <w:r w:rsidR="00C73E7F" w:rsidRPr="006A5E67">
        <w:rPr>
          <w:rFonts w:eastAsiaTheme="minorEastAsia"/>
          <w:bCs/>
          <w:kern w:val="0"/>
          <w:lang w:val="en-US" w:eastAsia="ja-JP"/>
        </w:rPr>
        <w:t xml:space="preserve">, called from R </w:t>
      </w:r>
      <w:commentRangeStart w:id="277"/>
      <w:r w:rsidR="00C73E7F" w:rsidRPr="006A5E67">
        <w:rPr>
          <w:rFonts w:eastAsiaTheme="minorEastAsia"/>
          <w:bCs/>
          <w:kern w:val="0"/>
          <w:lang w:val="en-US" w:eastAsia="ja-JP"/>
        </w:rPr>
        <w:t>v.4.3.4</w:t>
      </w:r>
      <w:r w:rsidR="004B1E36">
        <w:rPr>
          <w:lang w:val="en-AU"/>
        </w:rPr>
        <w:t xml:space="preserve"> </w:t>
      </w:r>
      <w:commentRangeEnd w:id="277"/>
      <w:r w:rsidR="004B1E36">
        <w:rPr>
          <w:rStyle w:val="CommentReference"/>
        </w:rPr>
        <w:commentReference w:id="277"/>
      </w:r>
      <w:r w:rsidR="004B1E36">
        <w:rPr>
          <w:lang w:val="en-AU"/>
        </w:rPr>
        <w:t>us</w:t>
      </w:r>
      <w:r w:rsidR="00C73E7F" w:rsidRPr="006A5E67">
        <w:rPr>
          <w:lang w:val="en-AU"/>
        </w:rPr>
        <w:t>ing the jagsUI package</w:t>
      </w:r>
      <w:commentRangeStart w:id="278"/>
      <w:r w:rsidR="00C73E7F" w:rsidRPr="006A5E67">
        <w:rPr>
          <w:rFonts w:eastAsiaTheme="minorEastAsia"/>
          <w:bCs/>
          <w:kern w:val="0"/>
          <w:lang w:val="en-US" w:eastAsia="ja-JP"/>
        </w:rPr>
        <w:t>.</w:t>
      </w:r>
      <w:commentRangeEnd w:id="278"/>
      <w:r w:rsidR="004B1E36">
        <w:rPr>
          <w:rStyle w:val="CommentReference"/>
        </w:rPr>
        <w:commentReference w:id="279"/>
      </w:r>
      <w:r w:rsidR="004B1E36">
        <w:rPr>
          <w:rStyle w:val="CommentReference"/>
        </w:rPr>
        <w:commentReference w:id="278"/>
      </w:r>
      <w:r w:rsidR="00C73E7F" w:rsidRPr="006A5E67">
        <w:rPr>
          <w:rFonts w:eastAsiaTheme="minorEastAsia"/>
          <w:bCs/>
          <w:kern w:val="0"/>
          <w:lang w:val="en-US" w:eastAsia="ja-JP"/>
        </w:rPr>
        <w:t xml:space="preserve"> </w:t>
      </w:r>
      <w:r w:rsidR="00842B9D" w:rsidRPr="006A5E67">
        <w:rPr>
          <w:rFonts w:eastAsiaTheme="minorEastAsia"/>
          <w:bCs/>
          <w:kern w:val="0"/>
          <w:lang w:val="en-US" w:eastAsia="ja-JP"/>
        </w:rPr>
        <w:t xml:space="preserve">Each coefficient </w:t>
      </w:r>
      <w:r w:rsidR="002A4E7D">
        <w:rPr>
          <w:rFonts w:eastAsiaTheme="minorEastAsia"/>
          <w:bCs/>
          <w:kern w:val="0"/>
          <w:lang w:val="en-US" w:eastAsia="ja-JP"/>
        </w:rPr>
        <w:t xml:space="preserve">was </w:t>
      </w:r>
      <w:r w:rsidR="00842B9D" w:rsidRPr="006A5E67">
        <w:rPr>
          <w:rFonts w:eastAsiaTheme="minorEastAsia"/>
          <w:bCs/>
          <w:kern w:val="0"/>
          <w:lang w:val="en-US" w:eastAsia="ja-JP"/>
        </w:rPr>
        <w:t xml:space="preserve">modelled </w:t>
      </w:r>
      <w:r w:rsidR="00C73E7F" w:rsidRPr="006A5E67">
        <w:rPr>
          <w:rFonts w:eastAsiaTheme="minorEastAsia"/>
          <w:bCs/>
          <w:kern w:val="0"/>
          <w:lang w:val="en-US" w:eastAsia="ja-JP"/>
        </w:rPr>
        <w:t>with</w:t>
      </w:r>
      <w:r w:rsidR="00842B9D" w:rsidRPr="006A5E67">
        <w:rPr>
          <w:rFonts w:eastAsiaTheme="minorEastAsia"/>
          <w:bCs/>
          <w:kern w:val="0"/>
          <w:lang w:val="en-US" w:eastAsia="ja-JP"/>
        </w:rPr>
        <w:t xml:space="preserve"> uninformative priors for each season and valley. </w:t>
      </w:r>
      <w:r w:rsidR="00EE781C" w:rsidRPr="006A5E67">
        <w:rPr>
          <w:rFonts w:eastAsiaTheme="minorEastAsia"/>
          <w:bCs/>
          <w:kern w:val="0"/>
          <w:lang w:val="en-US" w:eastAsia="ja-JP"/>
        </w:rPr>
        <w:t>We specified non-informative priors to allow the data to drive parameter estimation</w:t>
      </w:r>
      <w:commentRangeStart w:id="280"/>
      <w:r w:rsidR="00EE781C" w:rsidRPr="006A5E67">
        <w:rPr>
          <w:rFonts w:eastAsiaTheme="minorEastAsia"/>
          <w:bCs/>
          <w:kern w:val="0"/>
          <w:lang w:val="en-US" w:eastAsia="ja-JP"/>
        </w:rPr>
        <w:t>.</w:t>
      </w:r>
      <w:commentRangeEnd w:id="280"/>
      <w:r w:rsidR="004B1E36">
        <w:rPr>
          <w:rStyle w:val="CommentReference"/>
        </w:rPr>
        <w:commentReference w:id="280"/>
      </w:r>
      <w:r w:rsidR="00EE781C" w:rsidRPr="006A5E67">
        <w:rPr>
          <w:rFonts w:eastAsiaTheme="minorEastAsia"/>
          <w:bCs/>
          <w:kern w:val="0"/>
          <w:lang w:val="en-US" w:eastAsia="ja-JP"/>
        </w:rPr>
        <w:t xml:space="preserve"> </w:t>
      </w:r>
      <w:r w:rsidR="00BA0619" w:rsidRPr="006A5E67">
        <w:rPr>
          <w:rFonts w:eastAsiaTheme="minorEastAsia"/>
          <w:bCs/>
          <w:kern w:val="0"/>
          <w:lang w:val="en-US" w:eastAsia="ja-JP"/>
        </w:rPr>
        <w:t xml:space="preserve">Each model was run for 100000 iterations with a burn-in of 50000 iterations, which was sufficient to </w:t>
      </w:r>
      <w:r w:rsidR="00BA0619" w:rsidRPr="006A5E67">
        <w:rPr>
          <w:rFonts w:eastAsiaTheme="minorEastAsia"/>
          <w:bCs/>
          <w:kern w:val="0"/>
          <w:lang w:val="en-US" w:eastAsia="ja-JP"/>
        </w:rPr>
        <w:lastRenderedPageBreak/>
        <w:t xml:space="preserve">achieve convergence as judged by visual inspection of the </w:t>
      </w:r>
      <w:commentRangeStart w:id="281"/>
      <w:r w:rsidR="00BA0619" w:rsidRPr="006A5E67">
        <w:rPr>
          <w:rFonts w:eastAsiaTheme="minorEastAsia"/>
          <w:bCs/>
          <w:kern w:val="0"/>
          <w:lang w:val="en-US" w:eastAsia="ja-JP"/>
        </w:rPr>
        <w:t>chain histories</w:t>
      </w:r>
      <w:commentRangeEnd w:id="281"/>
      <w:r w:rsidR="00C2434C">
        <w:rPr>
          <w:rStyle w:val="CommentReference"/>
        </w:rPr>
        <w:commentReference w:id="281"/>
      </w:r>
      <w:r w:rsidR="00BA0619" w:rsidRPr="006A5E67">
        <w:rPr>
          <w:rFonts w:eastAsiaTheme="minorEastAsia"/>
          <w:bCs/>
          <w:kern w:val="0"/>
          <w:lang w:val="en-US" w:eastAsia="ja-JP"/>
        </w:rPr>
        <w:t xml:space="preserve">. For a full model description see </w:t>
      </w:r>
      <w:r w:rsidR="00772365" w:rsidRPr="006A5E67">
        <w:rPr>
          <w:rFonts w:eastAsiaTheme="minorEastAsia"/>
          <w:bCs/>
          <w:kern w:val="0"/>
          <w:lang w:val="en-US" w:eastAsia="ja-JP"/>
        </w:rPr>
        <w:t>A</w:t>
      </w:r>
      <w:r w:rsidR="00BA0619" w:rsidRPr="006A5E67">
        <w:rPr>
          <w:rFonts w:eastAsiaTheme="minorEastAsia"/>
          <w:bCs/>
          <w:kern w:val="0"/>
          <w:lang w:val="en-US" w:eastAsia="ja-JP"/>
        </w:rPr>
        <w:t>ppendix 1.</w:t>
      </w:r>
    </w:p>
    <w:p w14:paraId="4600CE52" w14:textId="4AABB3DA" w:rsidR="00842B9D" w:rsidRDefault="00842B9D" w:rsidP="00842B9D">
      <w:pPr>
        <w:pStyle w:val="ListParagraph"/>
        <w:wordWrap/>
        <w:adjustRightInd w:val="0"/>
        <w:spacing w:before="0" w:after="0"/>
        <w:ind w:left="0" w:firstLine="720"/>
        <w:rPr>
          <w:rFonts w:eastAsiaTheme="minorEastAsia"/>
          <w:bCs/>
          <w:kern w:val="0"/>
          <w:lang w:val="en-US" w:eastAsia="ja-JP"/>
        </w:rPr>
      </w:pPr>
      <w:r w:rsidRPr="006A5E67">
        <w:rPr>
          <w:rFonts w:eastAsiaTheme="minorEastAsia"/>
          <w:bCs/>
          <w:kern w:val="0"/>
          <w:lang w:val="en-US" w:eastAsia="ja-JP"/>
        </w:rPr>
        <w:t>The model coefficients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β</m:t>
            </m:r>
          </m:e>
          <m:sub>
            <m:r>
              <m:rPr>
                <m:sty m:val="p"/>
              </m:rPr>
              <w:rPr>
                <w:rFonts w:ascii="Cambria Math" w:eastAsiaTheme="minorEastAsia" w:hAnsi="Cambria Math"/>
                <w:kern w:val="0"/>
                <w:lang w:val="en-US" w:eastAsia="ja-JP"/>
              </w:rPr>
              <m:t>0</m:t>
            </m:r>
          </m:sub>
        </m:sSub>
      </m:oMath>
      <w:r w:rsidRPr="006A5E67">
        <w:rPr>
          <w:rFonts w:eastAsiaTheme="minorEastAsia"/>
          <w:bCs/>
          <w:kern w:val="0"/>
          <w:lang w:val="en-US" w:eastAsia="ja-JP"/>
        </w:rPr>
        <w:t xml:space="preserve">,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β</m:t>
            </m:r>
          </m:e>
          <m:sub>
            <m:r>
              <m:rPr>
                <m:sty m:val="p"/>
              </m:rPr>
              <w:rPr>
                <w:rFonts w:ascii="Cambria Math" w:eastAsiaTheme="minorEastAsia" w:hAnsi="Cambria Math"/>
                <w:kern w:val="0"/>
                <w:lang w:val="en-US" w:eastAsia="ja-JP"/>
              </w:rPr>
              <m:t>1</m:t>
            </m:r>
          </m:sub>
        </m:sSub>
      </m:oMath>
      <w:r w:rsidRPr="006A5E67">
        <w:rPr>
          <w:rFonts w:eastAsiaTheme="minorEastAsia"/>
          <w:bCs/>
          <w:kern w:val="0"/>
          <w:lang w:val="en-US" w:eastAsia="ja-JP"/>
        </w:rPr>
        <w:t xml:space="preserve">,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β</m:t>
            </m:r>
          </m:e>
          <m:sub>
            <m:r>
              <m:rPr>
                <m:sty m:val="p"/>
              </m:rPr>
              <w:rPr>
                <w:rFonts w:ascii="Cambria Math" w:eastAsiaTheme="minorEastAsia" w:hAnsi="Cambria Math"/>
                <w:kern w:val="0"/>
                <w:lang w:val="en-US" w:eastAsia="ja-JP"/>
              </w:rPr>
              <m:t>2</m:t>
            </m:r>
          </m:sub>
        </m:sSub>
      </m:oMath>
      <w:r w:rsidRPr="006A5E67">
        <w:rPr>
          <w:rFonts w:eastAsiaTheme="minorEastAsia"/>
          <w:bCs/>
          <w:kern w:val="0"/>
          <w:lang w:val="en-US" w:eastAsia="ja-JP"/>
        </w:rPr>
        <w:t xml:space="preserve"> and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β</m:t>
            </m:r>
          </m:e>
          <m:sub>
            <m:r>
              <m:rPr>
                <m:sty m:val="p"/>
              </m:rPr>
              <w:rPr>
                <w:rFonts w:ascii="Cambria Math" w:eastAsiaTheme="minorEastAsia" w:hAnsi="Cambria Math"/>
                <w:kern w:val="0"/>
                <w:lang w:val="en-US" w:eastAsia="ja-JP"/>
              </w:rPr>
              <m:t>3</m:t>
            </m:r>
          </m:sub>
        </m:sSub>
      </m:oMath>
      <w:r w:rsidRPr="006A5E67">
        <w:rPr>
          <w:rFonts w:eastAsiaTheme="minorEastAsia"/>
          <w:bCs/>
          <w:kern w:val="0"/>
          <w:lang w:val="en-US" w:eastAsia="ja-JP"/>
        </w:rPr>
        <w:t xml:space="preserve">) </w:t>
      </w:r>
      <w:commentRangeStart w:id="282"/>
      <w:r w:rsidR="00893369" w:rsidRPr="006A5E67">
        <w:rPr>
          <w:rFonts w:eastAsiaTheme="minorEastAsia"/>
          <w:bCs/>
          <w:kern w:val="0"/>
          <w:lang w:val="en-US" w:eastAsia="ja-JP"/>
        </w:rPr>
        <w:t>allowed</w:t>
      </w:r>
      <w:commentRangeEnd w:id="282"/>
      <w:r w:rsidR="00C53FCF">
        <w:rPr>
          <w:rStyle w:val="CommentReference"/>
        </w:rPr>
        <w:commentReference w:id="282"/>
      </w:r>
      <w:r w:rsidR="00893369" w:rsidRPr="006A5E67">
        <w:rPr>
          <w:rFonts w:eastAsiaTheme="minorEastAsia"/>
          <w:bCs/>
          <w:kern w:val="0"/>
          <w:lang w:val="en-US" w:eastAsia="ja-JP"/>
        </w:rPr>
        <w:t xml:space="preserve"> us to test hypothesis one and three</w:t>
      </w:r>
      <w:r w:rsidR="008B2A47" w:rsidRPr="006A5E67">
        <w:rPr>
          <w:rFonts w:eastAsiaTheme="minorEastAsia"/>
          <w:bCs/>
          <w:kern w:val="0"/>
          <w:lang w:val="en-US" w:eastAsia="ja-JP"/>
        </w:rPr>
        <w:t>,</w:t>
      </w:r>
      <w:r w:rsidR="00893369" w:rsidRPr="006A5E67">
        <w:rPr>
          <w:rFonts w:eastAsiaTheme="minorEastAsia"/>
          <w:bCs/>
          <w:kern w:val="0"/>
          <w:lang w:val="en-US" w:eastAsia="ja-JP"/>
        </w:rPr>
        <w:t xml:space="preserve"> where each parameter </w:t>
      </w:r>
      <w:r w:rsidRPr="006A5E67">
        <w:rPr>
          <w:rFonts w:eastAsiaTheme="minorEastAsia"/>
          <w:bCs/>
          <w:kern w:val="0"/>
          <w:lang w:val="en-US" w:eastAsia="ja-JP"/>
        </w:rPr>
        <w:t>represent</w:t>
      </w:r>
      <w:r w:rsidR="00893369" w:rsidRPr="006A5E67">
        <w:rPr>
          <w:rFonts w:eastAsiaTheme="minorEastAsia"/>
          <w:bCs/>
          <w:kern w:val="0"/>
          <w:lang w:val="en-US" w:eastAsia="ja-JP"/>
        </w:rPr>
        <w:t>ed</w:t>
      </w:r>
      <w:r w:rsidRPr="006A5E67">
        <w:rPr>
          <w:rFonts w:eastAsiaTheme="minorEastAsia"/>
          <w:bCs/>
          <w:kern w:val="0"/>
          <w:lang w:val="en-US" w:eastAsia="ja-JP"/>
        </w:rPr>
        <w:t xml:space="preserve"> the adjusted* effect at the </w:t>
      </w:r>
      <w:r w:rsidR="008B2A47" w:rsidRPr="006A5E67">
        <w:rPr>
          <w:rFonts w:eastAsiaTheme="minorEastAsia"/>
          <w:bCs/>
          <w:kern w:val="0"/>
          <w:lang w:val="en-US" w:eastAsia="ja-JP"/>
        </w:rPr>
        <w:t xml:space="preserve">overall </w:t>
      </w:r>
      <w:r w:rsidRPr="006A5E67">
        <w:rPr>
          <w:rFonts w:eastAsiaTheme="minorEastAsia"/>
          <w:bCs/>
          <w:kern w:val="0"/>
          <w:lang w:val="en-US" w:eastAsia="ja-JP"/>
        </w:rPr>
        <w:t>intercept</w:t>
      </w:r>
      <w:r w:rsidR="00893369" w:rsidRPr="006A5E67">
        <w:rPr>
          <w:rFonts w:eastAsiaTheme="minorEastAsia"/>
          <w:bCs/>
          <w:kern w:val="0"/>
          <w:lang w:val="en-US" w:eastAsia="ja-JP"/>
        </w:rPr>
        <w:t xml:space="preserve"> (rate of increase of mice)</w:t>
      </w:r>
      <w:r w:rsidRPr="006A5E67">
        <w:rPr>
          <w:rFonts w:eastAsiaTheme="minorEastAsia"/>
          <w:bCs/>
          <w:kern w:val="0"/>
          <w:lang w:val="en-US" w:eastAsia="ja-JP"/>
        </w:rPr>
        <w:t xml:space="preserve">, seed, mouse density and rats respectively. </w:t>
      </w:r>
      <w:r w:rsidR="0053248F" w:rsidRPr="006A5E67">
        <w:rPr>
          <w:rFonts w:eastAsiaTheme="minorEastAsia"/>
          <w:bCs/>
          <w:kern w:val="0"/>
          <w:lang w:val="en-US" w:eastAsia="ja-JP"/>
        </w:rPr>
        <w:t xml:space="preserve">We tested the differences in </w:t>
      </w:r>
      <m:oMath>
        <m:sSub>
          <m:sSubPr>
            <m:ctrlPr>
              <w:rPr>
                <w:rFonts w:ascii="Cambria Math" w:eastAsiaTheme="minorEastAsia" w:hAnsi="Cambria Math"/>
                <w:bCs/>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j</m:t>
            </m:r>
            <m:r>
              <m:rPr>
                <m:sty m:val="p"/>
              </m:rPr>
              <w:rPr>
                <w:rFonts w:ascii="Cambria Math" w:eastAsiaTheme="minorEastAsia" w:hAnsi="Cambria Math"/>
                <w:kern w:val="0"/>
                <w:lang w:val="en-US" w:eastAsia="ja-JP"/>
              </w:rPr>
              <m:t>,</m:t>
            </m:r>
            <m:r>
              <w:rPr>
                <w:rFonts w:ascii="Cambria Math" w:eastAsiaTheme="minorEastAsia" w:hAnsi="Cambria Math"/>
                <w:kern w:val="0"/>
                <w:lang w:val="en-US" w:eastAsia="ja-JP"/>
              </w:rPr>
              <m:t>k</m:t>
            </m:r>
          </m:sub>
        </m:sSub>
      </m:oMath>
      <w:r w:rsidR="0053248F" w:rsidRPr="006A5E67">
        <w:rPr>
          <w:rFonts w:eastAsiaTheme="minorEastAsia"/>
          <w:bCs/>
          <w:kern w:val="0"/>
          <w:lang w:val="en-US" w:eastAsia="ja-JP"/>
        </w:rPr>
        <w:t xml:space="preserve"> </w:t>
      </w:r>
      <w:r w:rsidR="0053248F">
        <w:rPr>
          <w:rFonts w:eastAsiaTheme="minorEastAsia"/>
          <w:bCs/>
          <w:kern w:val="0"/>
          <w:lang w:val="en-US" w:eastAsia="ja-JP"/>
        </w:rPr>
        <w:t>at the low (phase 4) and high (phase 2) mouse abundance in a</w:t>
      </w:r>
      <w:r w:rsidR="0053248F" w:rsidRPr="006A5E67">
        <w:rPr>
          <w:rFonts w:eastAsiaTheme="minorEastAsia"/>
          <w:bCs/>
          <w:kern w:val="0"/>
          <w:lang w:val="en-US" w:eastAsia="ja-JP"/>
        </w:rPr>
        <w:t>reas with and without stoat control</w:t>
      </w:r>
      <w:r w:rsidR="0053248F">
        <w:rPr>
          <w:rFonts w:eastAsiaTheme="minorEastAsia"/>
          <w:bCs/>
          <w:kern w:val="0"/>
          <w:lang w:val="en-US" w:eastAsia="ja-JP"/>
        </w:rPr>
        <w:t xml:space="preserve"> using a two-way analysis of variance (ANOVA) to account </w:t>
      </w:r>
      <w:r w:rsidR="0053248F" w:rsidRPr="006A5E67">
        <w:rPr>
          <w:rFonts w:eastAsiaTheme="minorEastAsia"/>
          <w:bCs/>
          <w:kern w:val="0"/>
          <w:lang w:val="en-US" w:eastAsia="ja-JP"/>
        </w:rPr>
        <w:t>for variation in grids, trips</w:t>
      </w:r>
      <w:r w:rsidR="0053248F">
        <w:rPr>
          <w:rFonts w:eastAsiaTheme="minorEastAsia"/>
          <w:bCs/>
          <w:kern w:val="0"/>
          <w:lang w:val="en-US" w:eastAsia="ja-JP"/>
        </w:rPr>
        <w:t xml:space="preserve"> and valleys. </w:t>
      </w:r>
      <w:r w:rsidR="00364E4F" w:rsidRPr="006A5E67">
        <w:rPr>
          <w:rFonts w:eastAsiaTheme="minorEastAsia"/>
          <w:bCs/>
          <w:kern w:val="0"/>
          <w:lang w:val="en-US" w:eastAsia="ja-JP"/>
        </w:rPr>
        <w:t>For hypothesis two we compared the abundance of mice after accounting for seed (</w:t>
      </w:r>
      <m:oMath>
        <m:f>
          <m:fPr>
            <m:ctrlPr>
              <w:rPr>
                <w:rFonts w:ascii="Cambria Math" w:eastAsiaTheme="minorEastAsia" w:hAnsi="Cambria Math"/>
                <w:bCs/>
                <w:i/>
                <w:kern w:val="0"/>
                <w:lang w:val="en-US" w:eastAsia="ja-JP"/>
              </w:rPr>
            </m:ctrlPr>
          </m:fPr>
          <m:num>
            <m:r>
              <w:rPr>
                <w:rFonts w:ascii="Cambria Math" w:eastAsiaTheme="minorEastAsia" w:hAnsi="Cambria Math"/>
                <w:kern w:val="0"/>
                <w:lang w:val="en-US" w:eastAsia="ja-JP"/>
              </w:rPr>
              <m:t>abundance (</m:t>
            </m:r>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n</m:t>
                </m:r>
              </m:e>
              <m:sub>
                <m:r>
                  <w:rPr>
                    <w:rFonts w:ascii="Cambria Math" w:eastAsiaTheme="minorEastAsia" w:hAnsi="Cambria Math"/>
                    <w:kern w:val="0"/>
                    <w:lang w:val="en-US" w:eastAsia="ja-JP"/>
                  </w:rPr>
                  <m:t>t</m:t>
                </m:r>
              </m:sub>
            </m:sSub>
            <m:r>
              <w:rPr>
                <w:rFonts w:ascii="Cambria Math" w:eastAsiaTheme="minorEastAsia" w:hAnsi="Cambria Math"/>
                <w:kern w:val="0"/>
                <w:lang w:val="en-US" w:eastAsia="ja-JP"/>
              </w:rPr>
              <m:t>)</m:t>
            </m:r>
          </m:num>
          <m:den>
            <m:r>
              <w:rPr>
                <w:rFonts w:ascii="Cambria Math" w:hAnsi="Cambria Math"/>
              </w:rPr>
              <m:t>seed (</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den>
        </m:f>
      </m:oMath>
      <w:r w:rsidR="00364E4F" w:rsidRPr="006A5E67">
        <w:rPr>
          <w:rFonts w:eastAsiaTheme="minorEastAsia"/>
          <w:bCs/>
          <w:kern w:val="0"/>
          <w:lang w:val="en-US" w:eastAsia="ja-JP"/>
        </w:rPr>
        <w:t xml:space="preserve">) and </w:t>
      </w:r>
      <w:r w:rsidR="0053248F">
        <w:rPr>
          <w:rFonts w:eastAsiaTheme="minorEastAsia"/>
          <w:bCs/>
          <w:kern w:val="0"/>
          <w:lang w:val="en-US" w:eastAsia="ja-JP"/>
        </w:rPr>
        <w:t xml:space="preserve">for </w:t>
      </w:r>
      <w:r w:rsidR="00364E4F" w:rsidRPr="006A5E67">
        <w:rPr>
          <w:rFonts w:eastAsiaTheme="minorEastAsia"/>
          <w:bCs/>
          <w:kern w:val="0"/>
          <w:lang w:val="en-US" w:eastAsia="ja-JP"/>
        </w:rPr>
        <w:t xml:space="preserve">hypothesis four </w:t>
      </w:r>
      <w:r w:rsidR="0053248F">
        <w:rPr>
          <w:rFonts w:eastAsiaTheme="minorEastAsia"/>
          <w:bCs/>
          <w:kern w:val="0"/>
          <w:lang w:val="en-US" w:eastAsia="ja-JP"/>
        </w:rPr>
        <w:t>we directly compared</w:t>
      </w:r>
      <w:r w:rsidR="00364E4F" w:rsidRPr="006A5E67">
        <w:rPr>
          <w:rFonts w:eastAsiaTheme="minorEastAsia"/>
          <w:bCs/>
          <w:kern w:val="0"/>
          <w:lang w:val="en-US" w:eastAsia="ja-JP"/>
        </w:rPr>
        <w:t xml:space="preserve"> the abundance of mice</w:t>
      </w:r>
      <m:oMath>
        <m:r>
          <w:rPr>
            <w:rFonts w:ascii="Cambria Math" w:eastAsiaTheme="minorEastAsia" w:hAnsi="Cambria Math"/>
            <w:kern w:val="0"/>
            <w:lang w:val="en-US" w:eastAsia="ja-JP"/>
          </w:rPr>
          <m:t xml:space="preserve"> (abundance (</m:t>
        </m:r>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n</m:t>
            </m:r>
          </m:e>
          <m:sub>
            <m:r>
              <w:rPr>
                <w:rFonts w:ascii="Cambria Math" w:eastAsiaTheme="minorEastAsia" w:hAnsi="Cambria Math"/>
                <w:kern w:val="0"/>
                <w:lang w:val="en-US" w:eastAsia="ja-JP"/>
              </w:rPr>
              <m:t>t</m:t>
            </m:r>
          </m:sub>
        </m:sSub>
        <m:r>
          <w:rPr>
            <w:rFonts w:ascii="Cambria Math" w:eastAsiaTheme="minorEastAsia" w:hAnsi="Cambria Math"/>
            <w:kern w:val="0"/>
            <w:lang w:val="en-US" w:eastAsia="ja-JP"/>
          </w:rPr>
          <m:t>)</m:t>
        </m:r>
      </m:oMath>
      <w:r w:rsidR="00364E4F" w:rsidRPr="006A5E67">
        <w:rPr>
          <w:rFonts w:eastAsiaTheme="minorEastAsia"/>
          <w:bCs/>
          <w:kern w:val="0"/>
          <w:lang w:val="en-US" w:eastAsia="ja-JP"/>
        </w:rPr>
        <w:t xml:space="preserve">) using analysis of variance </w:t>
      </w:r>
      <w:r w:rsidR="008B2A47" w:rsidRPr="006A5E67">
        <w:rPr>
          <w:rFonts w:eastAsiaTheme="minorEastAsia"/>
          <w:bCs/>
          <w:kern w:val="0"/>
          <w:lang w:val="en-US" w:eastAsia="ja-JP"/>
        </w:rPr>
        <w:t>to account</w:t>
      </w:r>
      <w:r w:rsidR="00364E4F" w:rsidRPr="006A5E67">
        <w:rPr>
          <w:rFonts w:eastAsiaTheme="minorEastAsia"/>
          <w:bCs/>
          <w:kern w:val="0"/>
          <w:lang w:val="en-US" w:eastAsia="ja-JP"/>
        </w:rPr>
        <w:t xml:space="preserve"> for differences in sample size, trips and grids.</w:t>
      </w:r>
    </w:p>
    <w:p w14:paraId="5E183D4E" w14:textId="77777777" w:rsidR="00402197" w:rsidRPr="006A5E67" w:rsidRDefault="00402197" w:rsidP="00842B9D">
      <w:pPr>
        <w:pStyle w:val="ListParagraph"/>
        <w:wordWrap/>
        <w:adjustRightInd w:val="0"/>
        <w:spacing w:before="0" w:after="0"/>
        <w:ind w:left="0" w:firstLine="720"/>
        <w:rPr>
          <w:rFonts w:eastAsiaTheme="minorEastAsia"/>
          <w:bCs/>
          <w:kern w:val="0"/>
          <w:lang w:val="en-US" w:eastAsia="ja-JP"/>
        </w:rPr>
      </w:pPr>
    </w:p>
    <w:p w14:paraId="6B209A4B" w14:textId="2B5D9D30" w:rsidR="00303707" w:rsidRPr="00E55330" w:rsidRDefault="00303707" w:rsidP="00303707">
      <w:pPr>
        <w:pStyle w:val="Footer"/>
        <w:rPr>
          <w:rFonts w:eastAsiaTheme="minorEastAsia"/>
          <w:bCs/>
          <w:kern w:val="0"/>
          <w:sz w:val="20"/>
          <w:szCs w:val="20"/>
          <w:lang w:val="en-US" w:eastAsia="ja-JP"/>
        </w:rPr>
      </w:pPr>
      <w:r w:rsidRPr="00E55330">
        <w:rPr>
          <w:rFonts w:eastAsiaTheme="minorEastAsia"/>
          <w:bCs/>
          <w:kern w:val="0"/>
          <w:sz w:val="20"/>
          <w:szCs w:val="20"/>
          <w:lang w:val="en-US" w:eastAsia="ja-JP"/>
        </w:rPr>
        <w:t>*</w:t>
      </w:r>
      <w:r>
        <w:rPr>
          <w:rFonts w:eastAsiaTheme="minorEastAsia"/>
          <w:bCs/>
          <w:kern w:val="0"/>
          <w:sz w:val="20"/>
          <w:szCs w:val="20"/>
          <w:lang w:val="en-US" w:eastAsia="ja-JP"/>
        </w:rPr>
        <w:t xml:space="preserve"> </w:t>
      </w:r>
      <w:r w:rsidRPr="00E55330">
        <w:rPr>
          <w:rFonts w:eastAsiaTheme="minorEastAsia"/>
          <w:bCs/>
          <w:kern w:val="0"/>
          <w:sz w:val="20"/>
          <w:szCs w:val="20"/>
          <w:lang w:val="en-US" w:eastAsia="ja-JP"/>
        </w:rPr>
        <w:t>Adjusted refers to the model parameters being estimated after accounting for all other parameters in the proce</w:t>
      </w:r>
      <w:r w:rsidR="0053248F">
        <w:rPr>
          <w:rFonts w:eastAsiaTheme="minorEastAsia"/>
          <w:bCs/>
          <w:kern w:val="0"/>
          <w:sz w:val="20"/>
          <w:szCs w:val="20"/>
          <w:lang w:val="en-US" w:eastAsia="ja-JP"/>
        </w:rPr>
        <w:t>s</w:t>
      </w:r>
      <w:r w:rsidRPr="00E55330">
        <w:rPr>
          <w:rFonts w:eastAsiaTheme="minorEastAsia"/>
          <w:bCs/>
          <w:kern w:val="0"/>
          <w:sz w:val="20"/>
          <w:szCs w:val="20"/>
          <w:lang w:val="en-US" w:eastAsia="ja-JP"/>
        </w:rPr>
        <w:t>s model (Model 1).</w:t>
      </w:r>
    </w:p>
    <w:p w14:paraId="7814835F" w14:textId="77777777" w:rsidR="00842B9D" w:rsidRPr="00A43F6A" w:rsidRDefault="00842B9D" w:rsidP="00A43F6A">
      <w:pPr>
        <w:wordWrap/>
        <w:adjustRightInd w:val="0"/>
        <w:spacing w:before="0" w:after="0"/>
        <w:rPr>
          <w:rFonts w:eastAsiaTheme="minorEastAsia"/>
          <w:bCs/>
          <w:kern w:val="0"/>
          <w:lang w:val="en-US" w:eastAsia="ja-JP"/>
        </w:rPr>
      </w:pPr>
    </w:p>
    <w:p w14:paraId="41C02B2B" w14:textId="104D886D" w:rsidR="008A4779" w:rsidRPr="006A5E67" w:rsidRDefault="008A4779" w:rsidP="000F2AB1">
      <w:pPr>
        <w:pStyle w:val="ListParagraph"/>
        <w:wordWrap/>
        <w:adjustRightInd w:val="0"/>
        <w:spacing w:before="0" w:after="0"/>
        <w:ind w:left="0" w:firstLine="720"/>
        <w:rPr>
          <w:rFonts w:eastAsiaTheme="minorEastAsia"/>
          <w:bCs/>
          <w:kern w:val="0"/>
          <w:lang w:val="en-US" w:eastAsia="ja-JP"/>
        </w:rPr>
      </w:pPr>
      <w:r w:rsidRPr="006A5E67">
        <w:rPr>
          <w:rFonts w:eastAsiaTheme="minorEastAsia"/>
          <w:bCs/>
          <w:kern w:val="0"/>
          <w:lang w:val="en-US" w:eastAsia="ja-JP"/>
        </w:rPr>
        <w:fldChar w:fldCharType="begin"/>
      </w:r>
      <w:r w:rsidRPr="006A5E67">
        <w:rPr>
          <w:rFonts w:eastAsiaTheme="minorEastAsia"/>
          <w:bCs/>
          <w:kern w:val="0"/>
          <w:lang w:val="en-US" w:eastAsia="ja-JP"/>
        </w:rPr>
        <w:instrText xml:space="preserve">  </w:instrText>
      </w:r>
      <w:r w:rsidRPr="006A5E67">
        <w:rPr>
          <w:rFonts w:eastAsiaTheme="minorEastAsia"/>
          <w:bCs/>
          <w:kern w:val="0"/>
          <w:lang w:val="en-US" w:eastAsia="ja-JP"/>
        </w:rPr>
        <w:fldChar w:fldCharType="end"/>
      </w:r>
    </w:p>
    <w:p w14:paraId="11BC1FDA" w14:textId="20765214" w:rsidR="00365026" w:rsidRPr="006A5E67" w:rsidRDefault="009010AB" w:rsidP="000F2AB1">
      <w:pPr>
        <w:pStyle w:val="ListParagraph"/>
        <w:wordWrap/>
        <w:adjustRightInd w:val="0"/>
        <w:spacing w:before="0" w:after="0"/>
        <w:ind w:left="0"/>
        <w:outlineLvl w:val="0"/>
        <w:rPr>
          <w:rFonts w:ascii="Times" w:eastAsiaTheme="minorEastAsia" w:hAnsi="Times" w:cs="Times"/>
          <w:b/>
          <w:bCs/>
          <w:kern w:val="0"/>
          <w:sz w:val="42"/>
          <w:szCs w:val="42"/>
          <w:lang w:val="en-US" w:eastAsia="ja-JP"/>
        </w:rPr>
      </w:pPr>
      <w:commentRangeStart w:id="283"/>
      <w:r w:rsidRPr="006A5E67">
        <w:rPr>
          <w:rFonts w:ascii="Times" w:eastAsiaTheme="minorEastAsia" w:hAnsi="Times" w:cs="Times"/>
          <w:b/>
          <w:bCs/>
          <w:kern w:val="0"/>
          <w:sz w:val="42"/>
          <w:szCs w:val="42"/>
          <w:lang w:val="en-US" w:eastAsia="ja-JP"/>
        </w:rPr>
        <w:t>Results</w:t>
      </w:r>
      <w:r w:rsidR="00D2253A" w:rsidRPr="006A5E67">
        <w:rPr>
          <w:rFonts w:ascii="Times" w:eastAsiaTheme="minorEastAsia" w:hAnsi="Times" w:cs="Times"/>
          <w:b/>
          <w:bCs/>
          <w:kern w:val="0"/>
          <w:sz w:val="42"/>
          <w:szCs w:val="42"/>
          <w:lang w:val="en-US" w:eastAsia="ja-JP"/>
        </w:rPr>
        <w:t xml:space="preserve"> </w:t>
      </w:r>
      <w:commentRangeEnd w:id="283"/>
      <w:r w:rsidR="00C7162C">
        <w:rPr>
          <w:rStyle w:val="CommentReference"/>
        </w:rPr>
        <w:commentReference w:id="283"/>
      </w:r>
    </w:p>
    <w:p w14:paraId="28B40392" w14:textId="02770CBF" w:rsidR="004831DE" w:rsidRDefault="00364E4F" w:rsidP="000F2AB1">
      <w:pPr>
        <w:wordWrap/>
        <w:spacing w:before="0" w:after="0"/>
        <w:ind w:firstLine="720"/>
      </w:pPr>
      <w:r w:rsidRPr="006A5E67">
        <w:t>B</w:t>
      </w:r>
      <w:r w:rsidR="00653953" w:rsidRPr="006A5E67">
        <w:t xml:space="preserve">eech seed </w:t>
      </w:r>
      <w:r w:rsidR="0089570E" w:rsidRPr="006A5E67">
        <w:rPr>
          <w:noProof/>
        </w:rPr>
        <w:t xml:space="preserve">fluctuated </w:t>
      </w:r>
      <w:del w:id="284" w:author="Richard Duncan" w:date="2018-06-15T13:41:00Z">
        <w:r w:rsidR="0089570E" w:rsidRPr="006A5E67" w:rsidDel="005B13B2">
          <w:rPr>
            <w:noProof/>
          </w:rPr>
          <w:delText>abruptly</w:delText>
        </w:r>
        <w:r w:rsidR="0030551F" w:rsidRPr="006A5E67" w:rsidDel="005B13B2">
          <w:rPr>
            <w:noProof/>
          </w:rPr>
          <w:delText xml:space="preserve"> </w:delText>
        </w:r>
      </w:del>
      <w:r w:rsidR="0089570E" w:rsidRPr="006A5E67">
        <w:rPr>
          <w:noProof/>
        </w:rPr>
        <w:t>between years</w:t>
      </w:r>
      <w:r w:rsidR="00772365" w:rsidRPr="006A5E67">
        <w:rPr>
          <w:noProof/>
        </w:rPr>
        <w:t xml:space="preserve"> (Figure 2a)</w:t>
      </w:r>
      <w:r w:rsidR="00653953" w:rsidRPr="006A5E67">
        <w:rPr>
          <w:noProof/>
        </w:rPr>
        <w:t xml:space="preserve">, with some years having </w:t>
      </w:r>
      <w:commentRangeStart w:id="285"/>
      <w:r w:rsidR="00653953" w:rsidRPr="006A5E67">
        <w:rPr>
          <w:noProof/>
        </w:rPr>
        <w:t>high</w:t>
      </w:r>
      <w:commentRangeEnd w:id="285"/>
      <w:r w:rsidR="002948FA">
        <w:rPr>
          <w:rStyle w:val="CommentReference"/>
        </w:rPr>
        <w:commentReference w:id="285"/>
      </w:r>
      <w:r w:rsidR="00653953" w:rsidRPr="006A5E67">
        <w:rPr>
          <w:noProof/>
        </w:rPr>
        <w:t xml:space="preserve"> </w:t>
      </w:r>
      <w:r w:rsidR="00772365" w:rsidRPr="006A5E67">
        <w:rPr>
          <w:noProof/>
        </w:rPr>
        <w:t>seed</w:t>
      </w:r>
      <w:r w:rsidR="00653953" w:rsidRPr="006A5E67">
        <w:rPr>
          <w:noProof/>
        </w:rPr>
        <w:t>fall (2000, 2001 and 2004</w:t>
      </w:r>
      <w:r w:rsidR="00772365" w:rsidRPr="006A5E67">
        <w:rPr>
          <w:noProof/>
        </w:rPr>
        <w:t>; mast years</w:t>
      </w:r>
      <w:r w:rsidR="00AF6884" w:rsidRPr="006A5E67">
        <w:rPr>
          <w:noProof/>
        </w:rPr>
        <w:t>) and other</w:t>
      </w:r>
      <w:r w:rsidR="00653953" w:rsidRPr="006A5E67">
        <w:rPr>
          <w:noProof/>
        </w:rPr>
        <w:t xml:space="preserve"> years having </w:t>
      </w:r>
      <w:ins w:id="286" w:author="Richard Duncan" w:date="2018-06-15T13:41:00Z">
        <w:r w:rsidR="005B13B2">
          <w:rPr>
            <w:noProof/>
          </w:rPr>
          <w:t>much lower</w:t>
        </w:r>
      </w:ins>
      <w:del w:id="287" w:author="Richard Duncan" w:date="2018-06-15T13:41:00Z">
        <w:r w:rsidR="00ED6CF5" w:rsidRPr="006A5E67" w:rsidDel="005B13B2">
          <w:rPr>
            <w:noProof/>
          </w:rPr>
          <w:delText>limited</w:delText>
        </w:r>
      </w:del>
      <w:r w:rsidR="00ED6CF5" w:rsidRPr="006A5E67">
        <w:rPr>
          <w:noProof/>
        </w:rPr>
        <w:t xml:space="preserve"> seed</w:t>
      </w:r>
      <w:r w:rsidR="00AF6884" w:rsidRPr="006A5E67">
        <w:rPr>
          <w:noProof/>
        </w:rPr>
        <w:t>fall</w:t>
      </w:r>
      <w:r w:rsidR="00653953" w:rsidRPr="006A5E67">
        <w:rPr>
          <w:noProof/>
        </w:rPr>
        <w:t xml:space="preserve"> </w:t>
      </w:r>
      <w:r w:rsidR="00772365" w:rsidRPr="006A5E67">
        <w:rPr>
          <w:noProof/>
        </w:rPr>
        <w:t>(1999, 2002, 2003; non-mast years)</w:t>
      </w:r>
      <w:r w:rsidR="00C77B8D" w:rsidRPr="006A5E67">
        <w:rPr>
          <w:noProof/>
        </w:rPr>
        <w:t xml:space="preserve">. </w:t>
      </w:r>
      <w:r w:rsidR="00653953" w:rsidRPr="006A5E67">
        <w:rPr>
          <w:noProof/>
        </w:rPr>
        <w:t xml:space="preserve">Rodent populations (mice and rats) </w:t>
      </w:r>
      <w:r w:rsidR="0089570E" w:rsidRPr="006A5E67">
        <w:rPr>
          <w:noProof/>
        </w:rPr>
        <w:t xml:space="preserve">displayed a defined and </w:t>
      </w:r>
      <w:r w:rsidR="003D5241" w:rsidRPr="006A5E67">
        <w:t xml:space="preserve">synchronised </w:t>
      </w:r>
      <w:commentRangeStart w:id="288"/>
      <w:r w:rsidR="0030551F" w:rsidRPr="006A5E67">
        <w:t xml:space="preserve">response </w:t>
      </w:r>
      <w:r w:rsidR="0089570E" w:rsidRPr="006A5E67">
        <w:t>t</w:t>
      </w:r>
      <w:r w:rsidR="0030551F" w:rsidRPr="006A5E67">
        <w:t>o</w:t>
      </w:r>
      <w:r w:rsidR="00EC2506" w:rsidRPr="006A5E67">
        <w:t xml:space="preserve"> </w:t>
      </w:r>
      <w:r w:rsidR="00512975">
        <w:t>seasons</w:t>
      </w:r>
      <w:r w:rsidR="007C343A" w:rsidRPr="006A5E67">
        <w:t xml:space="preserve"> </w:t>
      </w:r>
      <w:commentRangeEnd w:id="288"/>
      <w:r w:rsidR="005B13B2">
        <w:rPr>
          <w:rStyle w:val="CommentReference"/>
        </w:rPr>
        <w:commentReference w:id="288"/>
      </w:r>
      <w:r w:rsidR="00AF6884" w:rsidRPr="006A5E67">
        <w:t xml:space="preserve">with </w:t>
      </w:r>
      <w:r w:rsidR="005404C9" w:rsidRPr="006A5E67">
        <w:t>corresponding</w:t>
      </w:r>
      <w:r w:rsidR="007C343A" w:rsidRPr="006A5E67">
        <w:t xml:space="preserve"> </w:t>
      </w:r>
      <w:r w:rsidR="00AF6884" w:rsidRPr="006A5E67">
        <w:t>increases in</w:t>
      </w:r>
      <w:r w:rsidR="00EC2506" w:rsidRPr="006A5E67">
        <w:t xml:space="preserve"> </w:t>
      </w:r>
      <w:r w:rsidR="001D6BAA" w:rsidRPr="006A5E67">
        <w:t xml:space="preserve">food </w:t>
      </w:r>
      <w:r w:rsidR="00FE79D1" w:rsidRPr="006A5E67">
        <w:t>availability</w:t>
      </w:r>
      <w:r w:rsidR="003D5241" w:rsidRPr="006A5E67">
        <w:t xml:space="preserve"> </w:t>
      </w:r>
      <w:r w:rsidR="0089570E" w:rsidRPr="006A5E67">
        <w:t>(Figure 2</w:t>
      </w:r>
      <w:r w:rsidR="007C343A" w:rsidRPr="006A5E67">
        <w:t>b &amp; c</w:t>
      </w:r>
      <w:r w:rsidR="00C11756" w:rsidRPr="006A5E67">
        <w:t>).</w:t>
      </w:r>
      <w:r w:rsidR="008932DA" w:rsidRPr="006A5E67">
        <w:t xml:space="preserve"> </w:t>
      </w:r>
      <w:r w:rsidR="000B0B92" w:rsidRPr="006A5E67">
        <w:t>Mouse</w:t>
      </w:r>
      <w:r w:rsidR="00653953" w:rsidRPr="006A5E67">
        <w:t xml:space="preserve"> abundance </w:t>
      </w:r>
      <w:r w:rsidR="00C47B05" w:rsidRPr="006A5E67">
        <w:t>(</w:t>
      </w:r>
      <m:oMath>
        <m:sSub>
          <m:sSubPr>
            <m:ctrlPr>
              <w:rPr>
                <w:rFonts w:ascii="Cambria Math" w:hAnsi="Cambria Math"/>
                <w:i/>
              </w:rPr>
            </m:ctrlPr>
          </m:sSubPr>
          <m:e>
            <m:r>
              <w:rPr>
                <w:rFonts w:ascii="Cambria Math" w:hAnsi="Cambria Math"/>
              </w:rPr>
              <m:t>n</m:t>
            </m:r>
          </m:e>
          <m:sub>
            <m:r>
              <w:rPr>
                <w:rFonts w:ascii="Cambria Math" w:hAnsi="Cambria Math"/>
              </w:rPr>
              <m:t>t</m:t>
            </m:r>
          </m:sub>
        </m:sSub>
      </m:oMath>
      <w:r w:rsidR="00C47B05" w:rsidRPr="006A5E67">
        <w:t xml:space="preserve">) </w:t>
      </w:r>
      <w:r w:rsidR="005404C9" w:rsidRPr="006A5E67">
        <w:t>was</w:t>
      </w:r>
      <w:r w:rsidR="007C343A" w:rsidRPr="006A5E67">
        <w:t xml:space="preserve"> greatest</w:t>
      </w:r>
      <w:r w:rsidR="00653953" w:rsidRPr="006A5E67">
        <w:t xml:space="preserve"> in the </w:t>
      </w:r>
      <w:r w:rsidR="00B44160" w:rsidRPr="006A5E67">
        <w:t>Eglinton</w:t>
      </w:r>
      <w:r w:rsidR="00772365" w:rsidRPr="006A5E67">
        <w:t xml:space="preserve"> Valley (</w:t>
      </w:r>
      <w:r w:rsidR="00512975">
        <w:t>hollow triangle symbols</w:t>
      </w:r>
      <w:r w:rsidR="00772365" w:rsidRPr="006A5E67">
        <w:t>)</w:t>
      </w:r>
      <w:r w:rsidR="007C343A" w:rsidRPr="006A5E67">
        <w:t xml:space="preserve"> and r</w:t>
      </w:r>
      <w:r w:rsidR="00653953" w:rsidRPr="006A5E67">
        <w:t xml:space="preserve">at numbers </w:t>
      </w:r>
      <w:r w:rsidR="007C343A" w:rsidRPr="006A5E67">
        <w:t xml:space="preserve">(MNA) </w:t>
      </w:r>
      <w:r w:rsidR="00653953" w:rsidRPr="006A5E67">
        <w:t xml:space="preserve">remain relativity low </w:t>
      </w:r>
      <w:r w:rsidR="007C343A" w:rsidRPr="006A5E67">
        <w:t xml:space="preserve">in </w:t>
      </w:r>
      <w:r w:rsidR="000B0B92" w:rsidRPr="006A5E67">
        <w:t>this</w:t>
      </w:r>
      <w:r w:rsidR="007C343A" w:rsidRPr="006A5E67">
        <w:t xml:space="preserve"> </w:t>
      </w:r>
      <w:r w:rsidR="00653953" w:rsidRPr="006A5E67">
        <w:t>valley throughout</w:t>
      </w:r>
      <w:r w:rsidR="00AF0F8F" w:rsidRPr="006A5E67">
        <w:t xml:space="preserve"> the four-year study</w:t>
      </w:r>
      <w:r w:rsidR="00772365" w:rsidRPr="006A5E67">
        <w:t xml:space="preserve"> expect for a single trip </w:t>
      </w:r>
      <w:r w:rsidR="005404C9" w:rsidRPr="006A5E67">
        <w:t>in Spring 1999</w:t>
      </w:r>
      <w:r w:rsidR="000B0B92" w:rsidRPr="006A5E67">
        <w:t xml:space="preserve">. In the </w:t>
      </w:r>
      <w:r w:rsidR="007A6A14">
        <w:t>Hollyford Valley</w:t>
      </w:r>
      <w:r w:rsidR="00772365" w:rsidRPr="006A5E67">
        <w:t xml:space="preserve"> during both mast-years</w:t>
      </w:r>
      <w:r w:rsidR="00ED6CF5" w:rsidRPr="006A5E67">
        <w:t>,</w:t>
      </w:r>
      <w:r w:rsidR="00772365" w:rsidRPr="006A5E67">
        <w:t xml:space="preserve"> rats increased </w:t>
      </w:r>
      <w:r w:rsidR="00653953" w:rsidRPr="006A5E67">
        <w:t>irrespective of stoat control</w:t>
      </w:r>
      <w:r w:rsidR="00D75ADC" w:rsidRPr="006A5E67">
        <w:t xml:space="preserve"> (Figure 3</w:t>
      </w:r>
      <w:r w:rsidR="00772365" w:rsidRPr="006A5E67">
        <w:t>c)</w:t>
      </w:r>
      <w:r w:rsidR="00AF0F8F" w:rsidRPr="006A5E67">
        <w:t xml:space="preserve">. </w:t>
      </w:r>
      <w:r w:rsidR="00772365" w:rsidRPr="006A5E67">
        <w:t>T</w:t>
      </w:r>
      <w:r w:rsidR="00FE79D1" w:rsidRPr="006A5E67">
        <w:t xml:space="preserve">he </w:t>
      </w:r>
      <w:r w:rsidR="00772365" w:rsidRPr="006A5E67">
        <w:t>smallest</w:t>
      </w:r>
      <w:r w:rsidR="00FE79D1" w:rsidRPr="006A5E67">
        <w:t xml:space="preserve"> </w:t>
      </w:r>
      <w:r w:rsidR="00685D8F" w:rsidRPr="006A5E67">
        <w:t xml:space="preserve">amount of seed </w:t>
      </w:r>
      <w:r w:rsidR="005404C9" w:rsidRPr="006A5E67">
        <w:t xml:space="preserve">during a </w:t>
      </w:r>
      <w:r w:rsidR="00FE79D1" w:rsidRPr="006A5E67">
        <w:t xml:space="preserve">mast </w:t>
      </w:r>
      <w:r w:rsidR="007C343A" w:rsidRPr="006A5E67">
        <w:t xml:space="preserve">year </w:t>
      </w:r>
      <w:r w:rsidR="00772365" w:rsidRPr="006A5E67">
        <w:t xml:space="preserve">was </w:t>
      </w:r>
      <w:r w:rsidR="007C343A" w:rsidRPr="006A5E67">
        <w:t>recorded</w:t>
      </w:r>
      <w:r w:rsidR="00772365" w:rsidRPr="006A5E67">
        <w:t xml:space="preserve"> the </w:t>
      </w:r>
      <w:r w:rsidR="00B44160" w:rsidRPr="006A5E67">
        <w:t>Eglinton</w:t>
      </w:r>
      <w:r w:rsidR="007C343A" w:rsidRPr="006A5E67">
        <w:t xml:space="preserve"> </w:t>
      </w:r>
      <w:r w:rsidR="00772365" w:rsidRPr="006A5E67">
        <w:t>Valley in 2004 and</w:t>
      </w:r>
      <w:r w:rsidR="00FE79D1" w:rsidRPr="006A5E67">
        <w:t xml:space="preserve"> </w:t>
      </w:r>
      <w:r w:rsidR="008932DA" w:rsidRPr="006A5E67">
        <w:t xml:space="preserve">no rats </w:t>
      </w:r>
      <w:r w:rsidR="000B0B92" w:rsidRPr="006A5E67">
        <w:t xml:space="preserve">were </w:t>
      </w:r>
      <w:r w:rsidR="008932DA" w:rsidRPr="006A5E67">
        <w:t>captured after May 2002</w:t>
      </w:r>
      <w:r w:rsidR="00772365" w:rsidRPr="006A5E67">
        <w:t xml:space="preserve"> </w:t>
      </w:r>
      <w:r w:rsidR="00ED6CF5" w:rsidRPr="006A5E67">
        <w:t xml:space="preserve">in this valley </w:t>
      </w:r>
      <w:r w:rsidR="00772365" w:rsidRPr="006A5E67">
        <w:t>(rat</w:t>
      </w:r>
      <w:r w:rsidR="007C343A" w:rsidRPr="006A5E67">
        <w:t>s</w:t>
      </w:r>
      <w:r w:rsidR="00772365" w:rsidRPr="006A5E67">
        <w:t xml:space="preserve"> </w:t>
      </w:r>
      <w:r w:rsidR="007C343A" w:rsidRPr="006A5E67">
        <w:t xml:space="preserve">did not appear to </w:t>
      </w:r>
      <w:r w:rsidR="00772365" w:rsidRPr="006A5E67">
        <w:t>respon</w:t>
      </w:r>
      <w:r w:rsidR="009F621D">
        <w:t>d</w:t>
      </w:r>
      <w:r w:rsidR="00772365" w:rsidRPr="006A5E67">
        <w:t xml:space="preserve"> to seed)</w:t>
      </w:r>
      <w:r w:rsidR="00FE79D1" w:rsidRPr="006A5E67">
        <w:t>.</w:t>
      </w:r>
      <w:r w:rsidR="00966A98" w:rsidRPr="006A5E67">
        <w:rPr>
          <w:noProof/>
        </w:rPr>
        <w:t xml:space="preserve"> </w:t>
      </w:r>
      <w:r w:rsidR="00772365" w:rsidRPr="006A5E67">
        <w:rPr>
          <w:noProof/>
        </w:rPr>
        <w:t>Although</w:t>
      </w:r>
      <w:r w:rsidR="00ED6CF5" w:rsidRPr="006A5E67">
        <w:rPr>
          <w:noProof/>
        </w:rPr>
        <w:t xml:space="preserve"> these trends </w:t>
      </w:r>
      <w:r w:rsidR="00512975">
        <w:rPr>
          <w:noProof/>
        </w:rPr>
        <w:t>are</w:t>
      </w:r>
      <w:r w:rsidR="00ED6CF5" w:rsidRPr="006A5E67">
        <w:rPr>
          <w:noProof/>
        </w:rPr>
        <w:t xml:space="preserve"> suggestive of the underlying patterns</w:t>
      </w:r>
      <w:r w:rsidR="00685D8F" w:rsidRPr="006A5E67">
        <w:rPr>
          <w:noProof/>
        </w:rPr>
        <w:t>,</w:t>
      </w:r>
      <w:r w:rsidR="005404C9" w:rsidRPr="006A5E67">
        <w:rPr>
          <w:noProof/>
        </w:rPr>
        <w:t xml:space="preserve"> there are </w:t>
      </w:r>
      <w:r w:rsidR="000B0B92" w:rsidRPr="006A5E67">
        <w:rPr>
          <w:noProof/>
        </w:rPr>
        <w:t xml:space="preserve">confounding </w:t>
      </w:r>
      <w:r w:rsidR="007C343A" w:rsidRPr="006A5E67">
        <w:rPr>
          <w:noProof/>
        </w:rPr>
        <w:t xml:space="preserve">relationships between seed, </w:t>
      </w:r>
      <w:r w:rsidR="00512975">
        <w:rPr>
          <w:noProof/>
        </w:rPr>
        <w:t xml:space="preserve">mouse </w:t>
      </w:r>
      <w:r w:rsidR="007C343A" w:rsidRPr="006A5E67">
        <w:rPr>
          <w:noProof/>
        </w:rPr>
        <w:t>density and r</w:t>
      </w:r>
      <w:r w:rsidR="00512975">
        <w:rPr>
          <w:noProof/>
        </w:rPr>
        <w:t>ats</w:t>
      </w:r>
      <w:r w:rsidR="007C343A" w:rsidRPr="006A5E67">
        <w:rPr>
          <w:noProof/>
        </w:rPr>
        <w:t xml:space="preserve"> </w:t>
      </w:r>
      <w:r w:rsidR="00685D8F" w:rsidRPr="006A5E67">
        <w:rPr>
          <w:noProof/>
        </w:rPr>
        <w:t xml:space="preserve">that </w:t>
      </w:r>
      <w:r w:rsidR="007C343A" w:rsidRPr="006A5E67">
        <w:rPr>
          <w:noProof/>
        </w:rPr>
        <w:t xml:space="preserve">occur independent of </w:t>
      </w:r>
      <w:r w:rsidR="000B0B92" w:rsidRPr="006A5E67">
        <w:rPr>
          <w:noProof/>
        </w:rPr>
        <w:t>stoat control</w:t>
      </w:r>
      <w:r w:rsidR="007C343A" w:rsidRPr="006A5E67">
        <w:rPr>
          <w:noProof/>
        </w:rPr>
        <w:t>. I</w:t>
      </w:r>
      <w:r w:rsidR="00FE79D1" w:rsidRPr="006A5E67">
        <w:rPr>
          <w:noProof/>
        </w:rPr>
        <w:t xml:space="preserve">t is </w:t>
      </w:r>
      <w:r w:rsidR="007C343A" w:rsidRPr="006A5E67">
        <w:rPr>
          <w:noProof/>
        </w:rPr>
        <w:t xml:space="preserve">also </w:t>
      </w:r>
      <w:r w:rsidR="00FE79D1" w:rsidRPr="006A5E67">
        <w:rPr>
          <w:noProof/>
        </w:rPr>
        <w:t>vital</w:t>
      </w:r>
      <w:r w:rsidR="00966A98" w:rsidRPr="006A5E67">
        <w:rPr>
          <w:noProof/>
        </w:rPr>
        <w:t xml:space="preserve"> to </w:t>
      </w:r>
      <w:r w:rsidR="00D52BD3" w:rsidRPr="006A5E67">
        <w:rPr>
          <w:noProof/>
        </w:rPr>
        <w:t>quantify</w:t>
      </w:r>
      <w:r w:rsidR="00966A98" w:rsidRPr="006A5E67">
        <w:rPr>
          <w:noProof/>
        </w:rPr>
        <w:t xml:space="preserve"> </w:t>
      </w:r>
      <w:r w:rsidR="00D52BD3" w:rsidRPr="006A5E67">
        <w:rPr>
          <w:noProof/>
        </w:rPr>
        <w:t>the</w:t>
      </w:r>
      <w:r w:rsidR="00966A98" w:rsidRPr="006A5E67">
        <w:rPr>
          <w:noProof/>
        </w:rPr>
        <w:t xml:space="preserve"> </w:t>
      </w:r>
      <w:r w:rsidR="00685D8F" w:rsidRPr="006A5E67">
        <w:rPr>
          <w:noProof/>
        </w:rPr>
        <w:t xml:space="preserve">true </w:t>
      </w:r>
      <w:r w:rsidR="00966A98" w:rsidRPr="006A5E67">
        <w:rPr>
          <w:noProof/>
        </w:rPr>
        <w:t xml:space="preserve">variation </w:t>
      </w:r>
      <w:r w:rsidR="001D543A" w:rsidRPr="006A5E67">
        <w:rPr>
          <w:noProof/>
        </w:rPr>
        <w:t>between</w:t>
      </w:r>
      <w:r w:rsidR="00ED6CF5" w:rsidRPr="006A5E67">
        <w:rPr>
          <w:noProof/>
        </w:rPr>
        <w:t xml:space="preserve"> grids (</w:t>
      </w:r>
      <w:r w:rsidR="007C343A" w:rsidRPr="006A5E67">
        <w:rPr>
          <w:noProof/>
        </w:rPr>
        <w:t>variation around mean estimate</w:t>
      </w:r>
      <w:r w:rsidR="00FA7193" w:rsidRPr="006A5E67">
        <w:rPr>
          <w:noProof/>
        </w:rPr>
        <w:t>s</w:t>
      </w:r>
      <w:r w:rsidR="007C343A" w:rsidRPr="006A5E67">
        <w:rPr>
          <w:noProof/>
        </w:rPr>
        <w:t>)</w:t>
      </w:r>
      <w:r w:rsidR="00FA7193" w:rsidRPr="006A5E67">
        <w:rPr>
          <w:noProof/>
        </w:rPr>
        <w:t xml:space="preserve"> and</w:t>
      </w:r>
      <w:r w:rsidR="007C343A" w:rsidRPr="006A5E67">
        <w:rPr>
          <w:noProof/>
        </w:rPr>
        <w:t xml:space="preserve"> </w:t>
      </w:r>
      <w:r w:rsidR="001D543A" w:rsidRPr="006A5E67">
        <w:rPr>
          <w:noProof/>
        </w:rPr>
        <w:t xml:space="preserve">within </w:t>
      </w:r>
      <w:r w:rsidR="00ED6CF5" w:rsidRPr="006A5E67">
        <w:rPr>
          <w:noProof/>
        </w:rPr>
        <w:t>each season (</w:t>
      </w:r>
      <w:r w:rsidR="000B0B92" w:rsidRPr="006A5E67">
        <w:rPr>
          <w:noProof/>
        </w:rPr>
        <w:t xml:space="preserve">variation between </w:t>
      </w:r>
      <w:r w:rsidR="00ED6CF5" w:rsidRPr="006A5E67">
        <w:rPr>
          <w:noProof/>
        </w:rPr>
        <w:t>trips)</w:t>
      </w:r>
      <w:r w:rsidR="001D543A" w:rsidRPr="006A5E67">
        <w:rPr>
          <w:noProof/>
        </w:rPr>
        <w:t xml:space="preserve"> to correctly interpret the observed </w:t>
      </w:r>
      <w:r w:rsidR="00772365" w:rsidRPr="006A5E67">
        <w:rPr>
          <w:noProof/>
        </w:rPr>
        <w:t xml:space="preserve">differences in </w:t>
      </w:r>
      <w:r w:rsidR="00FA7193" w:rsidRPr="006A5E67">
        <w:rPr>
          <w:noProof/>
        </w:rPr>
        <w:t xml:space="preserve">areas with and without </w:t>
      </w:r>
      <w:r w:rsidR="005404C9" w:rsidRPr="006A5E67">
        <w:rPr>
          <w:noProof/>
        </w:rPr>
        <w:t>stoat control</w:t>
      </w:r>
      <w:r w:rsidR="00966A98" w:rsidRPr="006A5E67">
        <w:rPr>
          <w:noProof/>
        </w:rPr>
        <w:t>.</w:t>
      </w:r>
      <w:r w:rsidR="00FE79D1" w:rsidRPr="006A5E67">
        <w:t xml:space="preserve"> </w:t>
      </w:r>
    </w:p>
    <w:p w14:paraId="26D8DE46" w14:textId="59B033A7" w:rsidR="009E2A41" w:rsidRPr="006A5E67" w:rsidRDefault="00512975" w:rsidP="00512975">
      <w:pPr>
        <w:wordWrap/>
        <w:adjustRightInd w:val="0"/>
        <w:spacing w:before="0" w:after="0"/>
        <w:ind w:firstLine="720"/>
        <w:rPr>
          <w:rFonts w:eastAsiaTheme="minorEastAsia"/>
          <w:bCs/>
          <w:kern w:val="0"/>
          <w:lang w:val="en-US" w:eastAsia="ja-JP"/>
        </w:rPr>
      </w:pPr>
      <w:r>
        <w:rPr>
          <w:rFonts w:eastAsiaTheme="minorEastAsia"/>
          <w:bCs/>
          <w:kern w:val="0"/>
          <w:lang w:val="en-US" w:eastAsia="ja-JP"/>
        </w:rPr>
        <w:t xml:space="preserve">Model 1 </w:t>
      </w:r>
      <w:r w:rsidRPr="006A5E67">
        <w:rPr>
          <w:rFonts w:eastAsiaTheme="minorEastAsia"/>
          <w:bCs/>
          <w:kern w:val="0"/>
          <w:lang w:val="en-US" w:eastAsia="ja-JP"/>
        </w:rPr>
        <w:t>define</w:t>
      </w:r>
      <w:r>
        <w:rPr>
          <w:rFonts w:eastAsiaTheme="minorEastAsia"/>
          <w:bCs/>
          <w:kern w:val="0"/>
          <w:lang w:val="en-US" w:eastAsia="ja-JP"/>
        </w:rPr>
        <w:t>s</w:t>
      </w:r>
      <w:r w:rsidRPr="006A5E67">
        <w:rPr>
          <w:rFonts w:eastAsiaTheme="minorEastAsia"/>
          <w:bCs/>
          <w:kern w:val="0"/>
          <w:lang w:val="en-US" w:eastAsia="ja-JP"/>
        </w:rPr>
        <w:t xml:space="preserve"> the underlying relationship between the rate of increase of mice and the known factors that influence mice dynamics</w:t>
      </w:r>
      <w:r>
        <w:rPr>
          <w:rFonts w:eastAsiaTheme="minorEastAsia"/>
          <w:bCs/>
          <w:kern w:val="0"/>
          <w:lang w:val="en-US" w:eastAsia="ja-JP"/>
        </w:rPr>
        <w:t xml:space="preserve">. We </w:t>
      </w:r>
      <w:r w:rsidR="009E2A41" w:rsidRPr="006A5E67">
        <w:rPr>
          <w:rFonts w:eastAsiaTheme="minorEastAsia"/>
          <w:bCs/>
          <w:kern w:val="0"/>
          <w:lang w:val="en-US" w:eastAsia="ja-JP"/>
        </w:rPr>
        <w:t>then fitted this model to three different</w:t>
      </w:r>
      <w:r w:rsidR="009E2A41" w:rsidRPr="006A5E67">
        <w:rPr>
          <w:rFonts w:eastAsiaTheme="minorEastAsia"/>
          <w:bCs/>
          <w:kern w:val="0"/>
          <w:lang w:eastAsia="ja-JP"/>
        </w:rPr>
        <w:t xml:space="preserve"> functional responses. </w:t>
      </w:r>
      <w:r w:rsidR="009E2A41" w:rsidRPr="006A5E67">
        <w:rPr>
          <w:rFonts w:eastAsiaTheme="minorEastAsia"/>
          <w:bCs/>
          <w:kern w:val="0"/>
          <w:lang w:val="en-US" w:eastAsia="ja-JP"/>
        </w:rPr>
        <w:t xml:space="preserve">Both model fit, and model selection methods indicate that the best model accounts for seed using the log transformed seed data (Type II; </w:t>
      </w:r>
      <w:r w:rsidR="009E2A41" w:rsidRPr="006A5E67">
        <w:rPr>
          <w:rFonts w:eastAsiaTheme="minorEastAsia"/>
          <w:bCs/>
          <w:i/>
          <w:kern w:val="0"/>
          <w:lang w:val="en-US" w:eastAsia="ja-JP"/>
        </w:rPr>
        <w:t>log</w:t>
      </w:r>
      <w:r w:rsidR="009E2A41" w:rsidRPr="006A5E67">
        <w:rPr>
          <w:rFonts w:eastAsiaTheme="minorEastAsia"/>
          <w:bCs/>
          <w:kern w:val="0"/>
          <w:lang w:val="en-US" w:eastAsia="ja-JP"/>
        </w:rPr>
        <w:t xml:space="preserve">(seed)). The best fitting </w:t>
      </w:r>
      <w:r>
        <w:rPr>
          <w:rFonts w:eastAsiaTheme="minorEastAsia"/>
          <w:bCs/>
          <w:kern w:val="0"/>
          <w:lang w:val="en-US" w:eastAsia="ja-JP"/>
        </w:rPr>
        <w:lastRenderedPageBreak/>
        <w:t xml:space="preserve">process </w:t>
      </w:r>
      <w:r w:rsidR="009E2A41" w:rsidRPr="006A5E67">
        <w:rPr>
          <w:rFonts w:eastAsiaTheme="minorEastAsia"/>
          <w:bCs/>
          <w:kern w:val="0"/>
          <w:lang w:val="en-US" w:eastAsia="ja-JP"/>
        </w:rPr>
        <w:t>model (full output in Appendix A2) was then used for the remaining analysis.</w:t>
      </w:r>
    </w:p>
    <w:p w14:paraId="248EB56F" w14:textId="77777777" w:rsidR="009E2A41" w:rsidRPr="006A5E67" w:rsidRDefault="009E2A41" w:rsidP="009E2A41">
      <w:pPr>
        <w:wordWrap/>
        <w:adjustRightInd w:val="0"/>
        <w:spacing w:before="0" w:after="0"/>
        <w:rPr>
          <w:rFonts w:eastAsiaTheme="minorEastAsia"/>
          <w:bCs/>
          <w:i/>
          <w:kern w:val="0"/>
          <w:lang w:val="en-US" w:eastAsia="ja-JP"/>
        </w:rPr>
      </w:pPr>
    </w:p>
    <w:p w14:paraId="11D32F3B" w14:textId="77777777" w:rsidR="009E2A41" w:rsidRPr="006A5E67" w:rsidRDefault="009E2A41" w:rsidP="009E2A41">
      <w:pPr>
        <w:wordWrap/>
        <w:adjustRightInd w:val="0"/>
        <w:spacing w:before="0" w:after="0"/>
        <w:rPr>
          <w:rFonts w:eastAsiaTheme="minorEastAsia"/>
          <w:bCs/>
          <w:i/>
          <w:kern w:val="0"/>
          <w:lang w:val="en-US" w:eastAsia="ja-JP"/>
        </w:rPr>
      </w:pPr>
      <w:r w:rsidRPr="006A5E67">
        <w:rPr>
          <w:rFonts w:eastAsiaTheme="minorEastAsia"/>
          <w:b/>
          <w:bCs/>
          <w:kern w:val="0"/>
          <w:lang w:val="en-US" w:eastAsia="ja-JP"/>
        </w:rPr>
        <w:t>Table 1:</w:t>
      </w:r>
      <w:r w:rsidRPr="006A5E67">
        <w:rPr>
          <w:rFonts w:eastAsiaTheme="minorEastAsia"/>
          <w:bCs/>
          <w:i/>
          <w:kern w:val="0"/>
          <w:lang w:val="en-US" w:eastAsia="ja-JP"/>
        </w:rPr>
        <w:t xml:space="preserve"> Estimates of model fit using three possible functional responses of mice to </w:t>
      </w:r>
      <w:r w:rsidRPr="006A5E67">
        <w:rPr>
          <w:rFonts w:eastAsiaTheme="minorEastAsia"/>
          <w:bCs/>
          <w:i/>
          <w:noProof/>
          <w:kern w:val="0"/>
          <w:lang w:val="en-US" w:eastAsia="ja-JP"/>
        </w:rPr>
        <w:t>available seed</w:t>
      </w:r>
      <w:r w:rsidRPr="006A5E67">
        <w:rPr>
          <w:rFonts w:eastAsiaTheme="minorEastAsia"/>
          <w:bCs/>
          <w:i/>
          <w:kern w:val="0"/>
          <w:lang w:val="en-US" w:eastAsia="ja-JP"/>
        </w:rPr>
        <w:t xml:space="preserve"> as a function of the rate of </w:t>
      </w:r>
      <w:r w:rsidRPr="006A5E67">
        <w:rPr>
          <w:rFonts w:eastAsiaTheme="minorEastAsia"/>
          <w:bCs/>
          <w:i/>
          <w:noProof/>
          <w:kern w:val="0"/>
          <w:lang w:val="en-US" w:eastAsia="ja-JP"/>
        </w:rPr>
        <w:t>increase</w:t>
      </w:r>
      <w:r w:rsidRPr="006A5E67">
        <w:rPr>
          <w:rFonts w:eastAsiaTheme="minorEastAsia"/>
          <w:bCs/>
          <w:i/>
          <w:kern w:val="0"/>
          <w:lang w:val="en-US" w:eastAsia="ja-JP"/>
        </w:rPr>
        <w:t xml:space="preserve"> of mice populations. All models account for mice density and competition from rats. Overall model fit with values closest to 1 represent better fitting models (</w:t>
      </w:r>
      <m:oMath>
        <m:sSup>
          <m:sSupPr>
            <m:ctrlPr>
              <w:rPr>
                <w:rFonts w:ascii="Cambria Math" w:eastAsiaTheme="minorEastAsia" w:hAnsi="Cambria Math"/>
                <w:bCs/>
                <w:i/>
                <w:kern w:val="0"/>
                <w:lang w:val="en-US" w:eastAsia="ja-JP"/>
              </w:rPr>
            </m:ctrlPr>
          </m:sSupPr>
          <m:e>
            <m:r>
              <w:rPr>
                <w:rFonts w:ascii="Cambria Math" w:eastAsiaTheme="minorEastAsia" w:hAnsi="Cambria Math"/>
                <w:kern w:val="0"/>
                <w:lang w:val="en-US" w:eastAsia="ja-JP"/>
              </w:rPr>
              <m:t>r</m:t>
            </m:r>
          </m:e>
          <m:sup>
            <m:r>
              <w:rPr>
                <w:rFonts w:ascii="Cambria Math" w:eastAsiaTheme="minorEastAsia" w:hAnsi="Cambria Math"/>
                <w:kern w:val="0"/>
                <w:lang w:val="en-US" w:eastAsia="ja-JP"/>
              </w:rPr>
              <m:t>2</m:t>
            </m:r>
          </m:sup>
        </m:sSup>
      </m:oMath>
      <w:r w:rsidRPr="006A5E67">
        <w:rPr>
          <w:rFonts w:eastAsiaTheme="minorEastAsia"/>
          <w:bCs/>
          <w:i/>
          <w:kern w:val="0"/>
          <w:lang w:val="en-US" w:eastAsia="ja-JP"/>
        </w:rPr>
        <w:t xml:space="preserve">) and lower values of AIC indicate the best model from the </w:t>
      </w:r>
      <w:r w:rsidRPr="006A5E67">
        <w:rPr>
          <w:rFonts w:eastAsiaTheme="minorEastAsia"/>
          <w:bCs/>
          <w:i/>
          <w:noProof/>
          <w:kern w:val="0"/>
          <w:lang w:val="en-US" w:eastAsia="ja-JP"/>
        </w:rPr>
        <w:t>selected cohorot</w:t>
      </w:r>
      <w:r w:rsidRPr="006A5E67">
        <w:rPr>
          <w:rFonts w:eastAsiaTheme="minorEastAsia"/>
          <w:bCs/>
          <w:i/>
          <w:kern w:val="0"/>
          <w:lang w:val="en-US" w:eastAsia="ja-JP"/>
        </w:rPr>
        <w:t>.</w:t>
      </w:r>
    </w:p>
    <w:tbl>
      <w:tblPr>
        <w:tblW w:w="0" w:type="auto"/>
        <w:jc w:val="center"/>
        <w:tblLook w:val="07E0" w:firstRow="1" w:lastRow="1" w:firstColumn="1" w:lastColumn="1" w:noHBand="1" w:noVBand="1"/>
      </w:tblPr>
      <w:tblGrid>
        <w:gridCol w:w="2221"/>
        <w:gridCol w:w="1207"/>
        <w:gridCol w:w="1815"/>
        <w:gridCol w:w="1873"/>
      </w:tblGrid>
      <w:tr w:rsidR="009E2A41" w:rsidRPr="006A5E67" w14:paraId="4E00F859" w14:textId="77777777" w:rsidTr="00E82E2B">
        <w:trPr>
          <w:jc w:val="center"/>
        </w:trPr>
        <w:tc>
          <w:tcPr>
            <w:tcW w:w="0" w:type="auto"/>
            <w:tcBorders>
              <w:bottom w:val="single" w:sz="4" w:space="0" w:color="auto"/>
            </w:tcBorders>
            <w:vAlign w:val="center"/>
          </w:tcPr>
          <w:p w14:paraId="6DC79DFB" w14:textId="77777777" w:rsidR="009E2A41" w:rsidRPr="006A5E67" w:rsidRDefault="009E2A41" w:rsidP="00E82E2B">
            <w:pPr>
              <w:pStyle w:val="Compact"/>
              <w:spacing w:before="0" w:after="0"/>
              <w:jc w:val="both"/>
              <w:rPr>
                <w:b/>
              </w:rPr>
            </w:pPr>
            <w:r w:rsidRPr="006A5E67">
              <w:rPr>
                <w:b/>
              </w:rPr>
              <w:t>Functional response</w:t>
            </w:r>
          </w:p>
        </w:tc>
        <w:tc>
          <w:tcPr>
            <w:tcW w:w="0" w:type="auto"/>
            <w:tcBorders>
              <w:bottom w:val="single" w:sz="4" w:space="0" w:color="auto"/>
            </w:tcBorders>
            <w:vAlign w:val="center"/>
          </w:tcPr>
          <w:p w14:paraId="1E04A530" w14:textId="77777777" w:rsidR="009E2A41" w:rsidRPr="006A5E67" w:rsidRDefault="009E2A41" w:rsidP="00E82E2B">
            <w:pPr>
              <w:pStyle w:val="Compact"/>
              <w:spacing w:before="0" w:after="0"/>
              <w:jc w:val="both"/>
              <w:rPr>
                <w:b/>
              </w:rPr>
            </w:pPr>
            <w:r w:rsidRPr="006A5E67">
              <w:rPr>
                <w:b/>
              </w:rPr>
              <w:t>Overall fit</w:t>
            </w:r>
          </w:p>
          <w:p w14:paraId="3341F7C8" w14:textId="77777777" w:rsidR="009E2A41" w:rsidRPr="006A5E67" w:rsidRDefault="009E2A41" w:rsidP="00E82E2B">
            <w:pPr>
              <w:pStyle w:val="Compact"/>
              <w:spacing w:before="0" w:after="0"/>
              <w:jc w:val="both"/>
              <w:rPr>
                <w:b/>
              </w:rPr>
            </w:pPr>
            <w:r w:rsidRPr="006A5E67">
              <w:rPr>
                <w:b/>
              </w:rPr>
              <w:t>(</w:t>
            </w:r>
            <m:oMath>
              <m:sSup>
                <m:sSupPr>
                  <m:ctrlPr>
                    <w:rPr>
                      <w:rFonts w:ascii="Cambria Math" w:hAnsi="Cambria Math"/>
                      <w:b/>
                      <w:i/>
                    </w:rPr>
                  </m:ctrlPr>
                </m:sSupPr>
                <m:e>
                  <m:r>
                    <m:rPr>
                      <m:sty m:val="bi"/>
                    </m:rPr>
                    <w:rPr>
                      <w:rFonts w:ascii="Cambria Math" w:hAnsi="Cambria Math"/>
                    </w:rPr>
                    <m:t>r</m:t>
                  </m:r>
                </m:e>
                <m:sup>
                  <m:r>
                    <m:rPr>
                      <m:sty m:val="bi"/>
                    </m:rPr>
                    <w:rPr>
                      <w:rFonts w:ascii="Cambria Math" w:hAnsi="Cambria Math"/>
                    </w:rPr>
                    <m:t>2</m:t>
                  </m:r>
                </m:sup>
              </m:sSup>
            </m:oMath>
            <w:r w:rsidRPr="006A5E67">
              <w:rPr>
                <w:b/>
              </w:rPr>
              <w:t>)</w:t>
            </w:r>
          </w:p>
        </w:tc>
        <w:tc>
          <w:tcPr>
            <w:tcW w:w="0" w:type="auto"/>
            <w:tcBorders>
              <w:bottom w:val="single" w:sz="4" w:space="0" w:color="auto"/>
            </w:tcBorders>
            <w:vAlign w:val="center"/>
          </w:tcPr>
          <w:p w14:paraId="04CB893A" w14:textId="77777777" w:rsidR="009E2A41" w:rsidRPr="006A5E67" w:rsidRDefault="009E2A41" w:rsidP="00E82E2B">
            <w:pPr>
              <w:pStyle w:val="Compact"/>
              <w:spacing w:before="0" w:after="0"/>
              <w:jc w:val="both"/>
              <w:rPr>
                <w:b/>
              </w:rPr>
            </w:pPr>
            <w:r w:rsidRPr="006A5E67">
              <w:rPr>
                <w:b/>
              </w:rPr>
              <w:t>Model selection</w:t>
            </w:r>
          </w:p>
          <w:p w14:paraId="0F5C3A2F" w14:textId="77777777" w:rsidR="009E2A41" w:rsidRPr="006A5E67" w:rsidRDefault="009E2A41" w:rsidP="00E82E2B">
            <w:pPr>
              <w:pStyle w:val="Compact"/>
              <w:spacing w:before="0" w:after="0"/>
              <w:jc w:val="both"/>
              <w:rPr>
                <w:b/>
              </w:rPr>
            </w:pPr>
            <w:r w:rsidRPr="006A5E67">
              <w:rPr>
                <w:b/>
              </w:rPr>
              <w:t>(</w:t>
            </w:r>
            <m:oMath>
              <m:sSub>
                <m:sSubPr>
                  <m:ctrlPr>
                    <w:rPr>
                      <w:rFonts w:ascii="Cambria Math" w:hAnsi="Cambria Math"/>
                      <w:b/>
                      <w:i/>
                    </w:rPr>
                  </m:ctrlPr>
                </m:sSubPr>
                <m:e>
                  <m:r>
                    <m:rPr>
                      <m:sty m:val="b"/>
                    </m:rPr>
                    <w:rPr>
                      <w:rFonts w:ascii="Cambria Math" w:hAnsi="Cambria Math"/>
                    </w:rPr>
                    <m:t>AIC</m:t>
                  </m:r>
                </m:e>
                <m:sub>
                  <m:r>
                    <m:rPr>
                      <m:sty m:val="bi"/>
                    </m:rPr>
                    <w:rPr>
                      <w:rFonts w:ascii="Cambria Math" w:hAnsi="Cambria Math"/>
                    </w:rPr>
                    <m:t>i</m:t>
                  </m:r>
                </m:sub>
              </m:sSub>
            </m:oMath>
            <w:r w:rsidRPr="006A5E67">
              <w:rPr>
                <w:b/>
              </w:rPr>
              <w:t>)</w:t>
            </w:r>
          </w:p>
        </w:tc>
        <w:tc>
          <w:tcPr>
            <w:tcW w:w="1873" w:type="dxa"/>
            <w:tcBorders>
              <w:bottom w:val="single" w:sz="4" w:space="0" w:color="auto"/>
            </w:tcBorders>
            <w:vAlign w:val="center"/>
          </w:tcPr>
          <w:p w14:paraId="6030D4D2" w14:textId="77777777" w:rsidR="009E2A41" w:rsidRPr="006A5E67" w:rsidRDefault="009E2A41" w:rsidP="00E82E2B">
            <w:pPr>
              <w:pStyle w:val="Compact"/>
              <w:spacing w:before="0" w:after="0"/>
              <w:jc w:val="both"/>
              <w:rPr>
                <w:b/>
              </w:rPr>
            </w:pPr>
            <w:r w:rsidRPr="006A5E67">
              <w:rPr>
                <w:b/>
              </w:rPr>
              <w:t>AIC weights</w:t>
            </w:r>
          </w:p>
          <w:p w14:paraId="4C615B86" w14:textId="77777777" w:rsidR="009E2A41" w:rsidRPr="006A5E67" w:rsidRDefault="009E2A41" w:rsidP="00E82E2B">
            <w:pPr>
              <w:pStyle w:val="Compact"/>
              <w:spacing w:before="0" w:after="0"/>
              <w:jc w:val="both"/>
              <w:rPr>
                <w:b/>
              </w:rPr>
            </w:pPr>
            <w:r w:rsidRPr="006A5E67">
              <w:rPr>
                <w:b/>
              </w:rPr>
              <w:t>(</w:t>
            </w:r>
            <m:oMath>
              <m:sSub>
                <m:sSubPr>
                  <m:ctrlPr>
                    <w:rPr>
                      <w:rFonts w:ascii="Cambria Math" w:hAnsi="Cambria Math"/>
                      <w:b/>
                      <w:i/>
                    </w:rPr>
                  </m:ctrlPr>
                </m:sSubPr>
                <m:e>
                  <m:r>
                    <m:rPr>
                      <m:sty m:val="b"/>
                    </m:rPr>
                    <w:rPr>
                      <w:rFonts w:ascii="Cambria Math" w:hAnsi="Cambria Math"/>
                    </w:rPr>
                    <m:t>AIC</m:t>
                  </m:r>
                </m:e>
                <m:sub>
                  <m:r>
                    <m:rPr>
                      <m:sty m:val="bi"/>
                    </m:rPr>
                    <w:rPr>
                      <w:rFonts w:ascii="Cambria Math" w:hAnsi="Cambria Math"/>
                    </w:rPr>
                    <m:t>w</m:t>
                  </m:r>
                </m:sub>
              </m:sSub>
            </m:oMath>
            <w:r w:rsidRPr="006A5E67">
              <w:rPr>
                <w:b/>
              </w:rPr>
              <w:t>)</w:t>
            </w:r>
          </w:p>
        </w:tc>
      </w:tr>
      <w:tr w:rsidR="009E2A41" w:rsidRPr="006A5E67" w14:paraId="604A4CBD" w14:textId="77777777" w:rsidTr="00E82E2B">
        <w:trPr>
          <w:jc w:val="center"/>
        </w:trPr>
        <w:tc>
          <w:tcPr>
            <w:tcW w:w="0" w:type="auto"/>
            <w:tcBorders>
              <w:top w:val="single" w:sz="4" w:space="0" w:color="auto"/>
            </w:tcBorders>
            <w:vAlign w:val="center"/>
          </w:tcPr>
          <w:p w14:paraId="164451EA" w14:textId="77777777" w:rsidR="009E2A41" w:rsidRPr="006A5E67" w:rsidRDefault="009E2A41" w:rsidP="00E82E2B">
            <w:pPr>
              <w:pStyle w:val="FirstParagraph"/>
              <w:spacing w:before="0" w:after="0"/>
              <w:jc w:val="both"/>
            </w:pPr>
            <w:r w:rsidRPr="006A5E67">
              <w:rPr>
                <w:i/>
              </w:rPr>
              <w:t>log</w:t>
            </w:r>
            <w:r w:rsidRPr="006A5E67">
              <w:t>(seed)</w:t>
            </w:r>
          </w:p>
        </w:tc>
        <w:tc>
          <w:tcPr>
            <w:tcW w:w="0" w:type="auto"/>
            <w:tcBorders>
              <w:top w:val="single" w:sz="4" w:space="0" w:color="auto"/>
            </w:tcBorders>
            <w:vAlign w:val="center"/>
          </w:tcPr>
          <w:p w14:paraId="560740D8" w14:textId="77777777" w:rsidR="009E2A41" w:rsidRPr="006A5E67" w:rsidRDefault="009E2A41" w:rsidP="00E82E2B">
            <w:pPr>
              <w:pStyle w:val="Compact"/>
              <w:spacing w:before="0" w:after="0"/>
              <w:jc w:val="both"/>
            </w:pPr>
            <w:r w:rsidRPr="006A5E67">
              <w:t>0.76</w:t>
            </w:r>
          </w:p>
        </w:tc>
        <w:tc>
          <w:tcPr>
            <w:tcW w:w="0" w:type="auto"/>
            <w:tcBorders>
              <w:top w:val="single" w:sz="4" w:space="0" w:color="auto"/>
            </w:tcBorders>
            <w:vAlign w:val="center"/>
          </w:tcPr>
          <w:p w14:paraId="6F4F7934" w14:textId="77777777" w:rsidR="009E2A41" w:rsidRPr="006A5E67" w:rsidRDefault="009E2A41" w:rsidP="00E82E2B">
            <w:pPr>
              <w:pStyle w:val="Compact"/>
              <w:spacing w:before="0" w:after="0"/>
              <w:jc w:val="both"/>
            </w:pPr>
            <w:r w:rsidRPr="006A5E67">
              <w:t>-201</w:t>
            </w:r>
          </w:p>
        </w:tc>
        <w:tc>
          <w:tcPr>
            <w:tcW w:w="1873" w:type="dxa"/>
            <w:tcBorders>
              <w:top w:val="single" w:sz="4" w:space="0" w:color="auto"/>
            </w:tcBorders>
            <w:vAlign w:val="center"/>
          </w:tcPr>
          <w:p w14:paraId="56E9BED1" w14:textId="77777777" w:rsidR="009E2A41" w:rsidRPr="006A5E67" w:rsidRDefault="009E2A41" w:rsidP="00E82E2B">
            <w:pPr>
              <w:pStyle w:val="Compact"/>
              <w:spacing w:before="0" w:after="0"/>
              <w:jc w:val="both"/>
            </w:pPr>
            <w:r w:rsidRPr="006A5E67">
              <w:t>1</w:t>
            </w:r>
          </w:p>
        </w:tc>
      </w:tr>
      <w:tr w:rsidR="009E2A41" w:rsidRPr="006A5E67" w14:paraId="659E0DC6" w14:textId="77777777" w:rsidTr="00E82E2B">
        <w:trPr>
          <w:jc w:val="center"/>
        </w:trPr>
        <w:tc>
          <w:tcPr>
            <w:tcW w:w="0" w:type="auto"/>
            <w:vAlign w:val="center"/>
          </w:tcPr>
          <w:p w14:paraId="1D6ECF52" w14:textId="77777777" w:rsidR="009E2A41" w:rsidRPr="006A5E67" w:rsidRDefault="009E2A41" w:rsidP="00E82E2B">
            <w:pPr>
              <w:pStyle w:val="FirstParagraph"/>
              <w:spacing w:before="0" w:after="0"/>
              <w:jc w:val="both"/>
            </w:pPr>
            <w:r w:rsidRPr="006A5E67">
              <w:t>IR</w:t>
            </w:r>
          </w:p>
        </w:tc>
        <w:tc>
          <w:tcPr>
            <w:tcW w:w="0" w:type="auto"/>
            <w:vAlign w:val="center"/>
          </w:tcPr>
          <w:p w14:paraId="3F143C67" w14:textId="77777777" w:rsidR="009E2A41" w:rsidRPr="006A5E67" w:rsidRDefault="009E2A41" w:rsidP="00E82E2B">
            <w:pPr>
              <w:pStyle w:val="Compact"/>
              <w:spacing w:before="0" w:after="0"/>
              <w:jc w:val="both"/>
            </w:pPr>
            <w:r w:rsidRPr="006A5E67">
              <w:t>0.67</w:t>
            </w:r>
          </w:p>
        </w:tc>
        <w:tc>
          <w:tcPr>
            <w:tcW w:w="0" w:type="auto"/>
            <w:vAlign w:val="center"/>
          </w:tcPr>
          <w:p w14:paraId="065E1D6E" w14:textId="77777777" w:rsidR="009E2A41" w:rsidRPr="006A5E67" w:rsidRDefault="009E2A41" w:rsidP="00E82E2B">
            <w:pPr>
              <w:pStyle w:val="Compact"/>
              <w:spacing w:before="0" w:after="0"/>
              <w:jc w:val="both"/>
            </w:pPr>
            <w:r w:rsidRPr="006A5E67">
              <w:t>-159</w:t>
            </w:r>
          </w:p>
        </w:tc>
        <w:tc>
          <w:tcPr>
            <w:tcW w:w="1873" w:type="dxa"/>
            <w:vAlign w:val="center"/>
          </w:tcPr>
          <w:p w14:paraId="639BA88D" w14:textId="77777777" w:rsidR="009E2A41" w:rsidRPr="006A5E67" w:rsidRDefault="009E2A41" w:rsidP="00E82E2B">
            <w:pPr>
              <w:pStyle w:val="Compact"/>
              <w:spacing w:before="0" w:after="0"/>
              <w:jc w:val="both"/>
            </w:pPr>
            <w:r w:rsidRPr="006A5E67">
              <w:t>0</w:t>
            </w:r>
          </w:p>
        </w:tc>
      </w:tr>
      <w:tr w:rsidR="009E2A41" w:rsidRPr="006A5E67" w14:paraId="10E6CA50" w14:textId="77777777" w:rsidTr="00E82E2B">
        <w:trPr>
          <w:jc w:val="center"/>
        </w:trPr>
        <w:tc>
          <w:tcPr>
            <w:tcW w:w="0" w:type="auto"/>
            <w:vAlign w:val="center"/>
          </w:tcPr>
          <w:p w14:paraId="7B835BFD" w14:textId="77777777" w:rsidR="009E2A41" w:rsidRPr="006A5E67" w:rsidRDefault="009E2A41" w:rsidP="00E82E2B">
            <w:pPr>
              <w:pStyle w:val="FirstParagraph"/>
              <w:spacing w:before="0" w:after="0"/>
              <w:jc w:val="both"/>
            </w:pPr>
            <w:r w:rsidRPr="006A5E67">
              <w:t>seed</w:t>
            </w:r>
          </w:p>
        </w:tc>
        <w:tc>
          <w:tcPr>
            <w:tcW w:w="0" w:type="auto"/>
            <w:vAlign w:val="center"/>
          </w:tcPr>
          <w:p w14:paraId="796CEACC" w14:textId="77777777" w:rsidR="009E2A41" w:rsidRPr="006A5E67" w:rsidRDefault="009E2A41" w:rsidP="00E82E2B">
            <w:pPr>
              <w:pStyle w:val="Compact"/>
              <w:spacing w:before="0" w:after="0"/>
              <w:jc w:val="both"/>
            </w:pPr>
            <w:r w:rsidRPr="006A5E67">
              <w:t>0.51</w:t>
            </w:r>
          </w:p>
        </w:tc>
        <w:tc>
          <w:tcPr>
            <w:tcW w:w="0" w:type="auto"/>
            <w:vAlign w:val="center"/>
          </w:tcPr>
          <w:p w14:paraId="627897E8" w14:textId="77777777" w:rsidR="009E2A41" w:rsidRPr="006A5E67" w:rsidRDefault="009E2A41" w:rsidP="00E82E2B">
            <w:pPr>
              <w:pStyle w:val="Compact"/>
              <w:spacing w:before="0" w:after="0"/>
              <w:jc w:val="both"/>
            </w:pPr>
            <w:r w:rsidRPr="006A5E67">
              <w:t>-99.0</w:t>
            </w:r>
          </w:p>
        </w:tc>
        <w:tc>
          <w:tcPr>
            <w:tcW w:w="1873" w:type="dxa"/>
            <w:vAlign w:val="center"/>
          </w:tcPr>
          <w:p w14:paraId="47688C9A" w14:textId="77777777" w:rsidR="009E2A41" w:rsidRPr="006A5E67" w:rsidRDefault="009E2A41" w:rsidP="00E82E2B">
            <w:pPr>
              <w:pStyle w:val="Compact"/>
              <w:spacing w:before="0" w:after="0"/>
              <w:jc w:val="both"/>
            </w:pPr>
            <w:r w:rsidRPr="006A5E67">
              <w:t>0</w:t>
            </w:r>
          </w:p>
        </w:tc>
      </w:tr>
    </w:tbl>
    <w:p w14:paraId="473621D4" w14:textId="09187C4A" w:rsidR="009E2A41" w:rsidRDefault="009E2A41" w:rsidP="009E2A41">
      <w:pPr>
        <w:wordWrap/>
        <w:adjustRightInd w:val="0"/>
        <w:spacing w:before="0" w:after="0"/>
        <w:ind w:firstLine="720"/>
        <w:rPr>
          <w:rFonts w:eastAsiaTheme="minorEastAsia"/>
          <w:bCs/>
          <w:noProof/>
          <w:kern w:val="0"/>
          <w:lang w:val="en-US" w:eastAsia="ja-JP"/>
        </w:rPr>
      </w:pPr>
    </w:p>
    <w:p w14:paraId="0B64CDF8" w14:textId="353E6794" w:rsidR="00F81602" w:rsidRDefault="00F81602" w:rsidP="009E2A41">
      <w:pPr>
        <w:wordWrap/>
        <w:adjustRightInd w:val="0"/>
        <w:spacing w:before="0" w:after="0"/>
        <w:ind w:firstLine="720"/>
        <w:rPr>
          <w:rFonts w:eastAsiaTheme="minorEastAsia"/>
          <w:bCs/>
          <w:noProof/>
          <w:kern w:val="0"/>
          <w:lang w:val="en-US" w:eastAsia="ja-JP"/>
        </w:rPr>
      </w:pPr>
    </w:p>
    <w:p w14:paraId="3618735B" w14:textId="77777777" w:rsidR="00F81602" w:rsidRDefault="00F81602" w:rsidP="009E2A41">
      <w:pPr>
        <w:wordWrap/>
        <w:adjustRightInd w:val="0"/>
        <w:spacing w:before="0" w:after="0"/>
        <w:ind w:firstLine="720"/>
        <w:rPr>
          <w:rFonts w:eastAsiaTheme="minorEastAsia"/>
          <w:bCs/>
          <w:noProof/>
          <w:kern w:val="0"/>
          <w:lang w:val="en-US" w:eastAsia="ja-JP"/>
        </w:rPr>
      </w:pPr>
    </w:p>
    <w:p w14:paraId="59EF64A6" w14:textId="0593DC82" w:rsidR="009E2A41" w:rsidRDefault="009E2A41" w:rsidP="009E2A41">
      <w:pPr>
        <w:wordWrap/>
        <w:adjustRightInd w:val="0"/>
        <w:spacing w:before="0" w:after="0"/>
        <w:ind w:firstLine="720"/>
        <w:rPr>
          <w:rFonts w:eastAsiaTheme="minorEastAsia"/>
          <w:bCs/>
          <w:kern w:val="0"/>
          <w:lang w:val="en-US" w:eastAsia="ja-JP"/>
        </w:rPr>
      </w:pPr>
      <w:r w:rsidRPr="006A5E67">
        <w:rPr>
          <w:rFonts w:eastAsiaTheme="minorEastAsia"/>
          <w:bCs/>
          <w:noProof/>
          <w:kern w:val="0"/>
          <w:lang w:val="en-US" w:eastAsia="ja-JP"/>
        </w:rPr>
        <w:t xml:space="preserve">Overall </w:t>
      </w:r>
      <w:r w:rsidRPr="006A5E67">
        <w:rPr>
          <w:rFonts w:eastAsiaTheme="minorEastAsia"/>
          <w:bCs/>
          <w:kern w:val="0"/>
          <w:lang w:val="en-US" w:eastAsia="ja-JP"/>
        </w:rPr>
        <w:t xml:space="preserve">across all </w:t>
      </w:r>
      <w:r w:rsidRPr="006A5E67">
        <w:rPr>
          <w:rFonts w:eastAsiaTheme="minorEastAsia"/>
          <w:bCs/>
          <w:noProof/>
          <w:kern w:val="0"/>
          <w:lang w:val="en-US" w:eastAsia="ja-JP"/>
        </w:rPr>
        <w:t>parameters</w:t>
      </w:r>
      <w:r w:rsidRPr="006A5E67">
        <w:rPr>
          <w:rFonts w:eastAsiaTheme="minorEastAsia"/>
          <w:bCs/>
          <w:kern w:val="0"/>
          <w:lang w:val="en-US" w:eastAsia="ja-JP"/>
        </w:rPr>
        <w:t xml:space="preserve"> there was no significant difference in the rate of increase of mice populations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mice</m:t>
            </m:r>
          </m:sub>
        </m:sSub>
      </m:oMath>
      <w:r w:rsidRPr="006A5E67">
        <w:rPr>
          <w:rFonts w:eastAsiaTheme="minorEastAsia"/>
          <w:bCs/>
          <w:kern w:val="0"/>
          <w:lang w:val="en-US" w:eastAsia="ja-JP"/>
        </w:rPr>
        <w:t>) between the two valleys or in areas with and without stoat control (differences in parameter estimates between valleys and control areas all included zero</w:t>
      </w:r>
      <w:r w:rsidRPr="006A5E67">
        <w:rPr>
          <w:rFonts w:eastAsiaTheme="minorEastAsia"/>
          <w:bCs/>
          <w:noProof/>
          <w:kern w:val="0"/>
          <w:lang w:val="en-US" w:eastAsia="ja-JP"/>
        </w:rPr>
        <w:t xml:space="preserve">; </w:t>
      </w:r>
      <w:r w:rsidRPr="006A5E67">
        <w:rPr>
          <w:rFonts w:eastAsiaTheme="minorEastAsia"/>
          <w:bCs/>
          <w:kern w:val="0"/>
          <w:lang w:val="en-US" w:eastAsia="ja-JP"/>
        </w:rPr>
        <w:t>Appendix 2). S</w:t>
      </w:r>
      <w:r w:rsidRPr="006A5E67">
        <w:rPr>
          <w:rFonts w:eastAsiaTheme="minorEastAsia"/>
          <w:bCs/>
          <w:noProof/>
          <w:kern w:val="0"/>
          <w:lang w:val="en-US" w:eastAsia="ja-JP"/>
        </w:rPr>
        <w:t>eed</w:t>
      </w:r>
      <w:r w:rsidRPr="006A5E67">
        <w:rPr>
          <w:rFonts w:eastAsiaTheme="minorEastAsia"/>
          <w:bCs/>
          <w:kern w:val="0"/>
          <w:lang w:val="en-US" w:eastAsia="ja-JP"/>
        </w:rPr>
        <w:t xml:space="preserve"> had </w:t>
      </w:r>
      <w:r w:rsidRPr="006A5E67">
        <w:rPr>
          <w:rFonts w:eastAsiaTheme="minorEastAsia"/>
          <w:bCs/>
          <w:noProof/>
          <w:kern w:val="0"/>
          <w:lang w:val="en-US" w:eastAsia="ja-JP"/>
        </w:rPr>
        <w:t xml:space="preserve">a </w:t>
      </w:r>
      <w:r w:rsidRPr="006A5E67">
        <w:rPr>
          <w:rFonts w:eastAsiaTheme="minorEastAsia"/>
          <w:bCs/>
          <w:kern w:val="0"/>
          <w:lang w:val="en-US" w:eastAsia="ja-JP"/>
        </w:rPr>
        <w:t xml:space="preserve">positive effect on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mice</m:t>
            </m:r>
          </m:sub>
        </m:sSub>
      </m:oMath>
      <w:r w:rsidRPr="006A5E67">
        <w:rPr>
          <w:rFonts w:eastAsiaTheme="minorEastAsia"/>
          <w:bCs/>
          <w:kern w:val="0"/>
          <w:lang w:val="en-US" w:eastAsia="ja-JP"/>
        </w:rPr>
        <w:t xml:space="preserve"> in all seasons </w:t>
      </w:r>
      <w:r w:rsidRPr="006A5E67">
        <w:rPr>
          <w:noProof/>
        </w:rPr>
        <w:t>(</w:t>
      </w:r>
      <m:oMath>
        <m:r>
          <m:rPr>
            <m:sty m:val="p"/>
          </m:rPr>
          <w:rPr>
            <w:rFonts w:ascii="Cambria Math" w:hAnsi="Cambria Math"/>
            <w:noProof/>
          </w:rPr>
          <m:t>μ</m:t>
        </m:r>
        <m:d>
          <m:dPr>
            <m:ctrlPr>
              <w:rPr>
                <w:rFonts w:ascii="Cambria Math" w:hAnsi="Cambria Math"/>
                <w:noProof/>
              </w:rPr>
            </m:ctrlPr>
          </m:dPr>
          <m:e>
            <m:sSub>
              <m:sSubPr>
                <m:ctrlPr>
                  <w:rPr>
                    <w:rFonts w:ascii="Cambria Math" w:hAnsi="Cambria Math"/>
                    <w:noProof/>
                  </w:rPr>
                </m:ctrlPr>
              </m:sSubPr>
              <m:e>
                <m:r>
                  <m:rPr>
                    <m:sty m:val="p"/>
                  </m:rPr>
                  <w:rPr>
                    <w:rFonts w:ascii="Cambria Math" w:hAnsi="Cambria Math"/>
                    <w:noProof/>
                  </w:rPr>
                  <m:t>β</m:t>
                </m:r>
              </m:e>
              <m:sub>
                <m:r>
                  <m:rPr>
                    <m:sty m:val="p"/>
                  </m:rPr>
                  <w:rPr>
                    <w:rFonts w:ascii="Cambria Math" w:hAnsi="Cambria Math"/>
                    <w:noProof/>
                  </w:rPr>
                  <m:t>1</m:t>
                </m:r>
              </m:sub>
            </m:sSub>
            <m:r>
              <m:rPr>
                <m:sty m:val="p"/>
              </m:rPr>
              <w:rPr>
                <w:rFonts w:ascii="Cambria Math" w:hAnsi="Cambria Math"/>
                <w:noProof/>
              </w:rPr>
              <m:t>|Spring-Summer</m:t>
            </m:r>
          </m:e>
        </m:d>
      </m:oMath>
      <w:r w:rsidRPr="006A5E67">
        <w:rPr>
          <w:noProof/>
        </w:rPr>
        <w:t xml:space="preserve"> = 0.25, </w:t>
      </w:r>
      <m:oMath>
        <m:r>
          <m:rPr>
            <m:sty m:val="p"/>
          </m:rPr>
          <w:rPr>
            <w:rFonts w:ascii="Cambria Math" w:hAnsi="Cambria Math"/>
            <w:noProof/>
          </w:rPr>
          <m:t>μ</m:t>
        </m:r>
        <m:d>
          <m:dPr>
            <m:ctrlPr>
              <w:rPr>
                <w:rFonts w:ascii="Cambria Math" w:hAnsi="Cambria Math"/>
                <w:noProof/>
              </w:rPr>
            </m:ctrlPr>
          </m:dPr>
          <m:e>
            <m:sSub>
              <m:sSubPr>
                <m:ctrlPr>
                  <w:rPr>
                    <w:rFonts w:ascii="Cambria Math" w:hAnsi="Cambria Math"/>
                    <w:noProof/>
                  </w:rPr>
                </m:ctrlPr>
              </m:sSubPr>
              <m:e>
                <m:r>
                  <m:rPr>
                    <m:sty m:val="p"/>
                  </m:rPr>
                  <w:rPr>
                    <w:rFonts w:ascii="Cambria Math" w:hAnsi="Cambria Math"/>
                    <w:noProof/>
                  </w:rPr>
                  <m:t>β</m:t>
                </m:r>
              </m:e>
              <m:sub>
                <m:r>
                  <m:rPr>
                    <m:sty m:val="p"/>
                  </m:rPr>
                  <w:rPr>
                    <w:rFonts w:ascii="Cambria Math" w:hAnsi="Cambria Math"/>
                    <w:noProof/>
                  </w:rPr>
                  <m:t>1</m:t>
                </m:r>
              </m:sub>
            </m:sSub>
            <m:r>
              <m:rPr>
                <m:sty m:val="p"/>
              </m:rPr>
              <w:rPr>
                <w:rFonts w:ascii="Cambria Math" w:hAnsi="Cambria Math"/>
                <w:noProof/>
              </w:rPr>
              <m:t>|Summer-Autumn</m:t>
            </m:r>
          </m:e>
        </m:d>
      </m:oMath>
      <w:r w:rsidRPr="006A5E67">
        <w:rPr>
          <w:noProof/>
        </w:rPr>
        <w:t xml:space="preserve"> = 0.52, </w:t>
      </w:r>
      <m:oMath>
        <m:r>
          <m:rPr>
            <m:sty m:val="p"/>
          </m:rPr>
          <w:rPr>
            <w:rFonts w:ascii="Cambria Math" w:hAnsi="Cambria Math"/>
            <w:noProof/>
          </w:rPr>
          <m:t>μ</m:t>
        </m:r>
        <m:d>
          <m:dPr>
            <m:ctrlPr>
              <w:rPr>
                <w:rFonts w:ascii="Cambria Math" w:hAnsi="Cambria Math"/>
                <w:noProof/>
              </w:rPr>
            </m:ctrlPr>
          </m:dPr>
          <m:e>
            <m:sSub>
              <m:sSubPr>
                <m:ctrlPr>
                  <w:rPr>
                    <w:rFonts w:ascii="Cambria Math" w:hAnsi="Cambria Math"/>
                    <w:noProof/>
                  </w:rPr>
                </m:ctrlPr>
              </m:sSubPr>
              <m:e>
                <m:r>
                  <m:rPr>
                    <m:sty m:val="p"/>
                  </m:rPr>
                  <w:rPr>
                    <w:rFonts w:ascii="Cambria Math" w:hAnsi="Cambria Math"/>
                    <w:noProof/>
                  </w:rPr>
                  <m:t>β</m:t>
                </m:r>
              </m:e>
              <m:sub>
                <m:r>
                  <m:rPr>
                    <m:sty m:val="p"/>
                  </m:rPr>
                  <w:rPr>
                    <w:rFonts w:ascii="Cambria Math" w:hAnsi="Cambria Math"/>
                    <w:noProof/>
                  </w:rPr>
                  <m:t>1</m:t>
                </m:r>
              </m:sub>
            </m:sSub>
            <m:r>
              <m:rPr>
                <m:sty m:val="p"/>
              </m:rPr>
              <w:rPr>
                <w:rFonts w:ascii="Cambria Math" w:hAnsi="Cambria Math"/>
                <w:noProof/>
              </w:rPr>
              <m:t>|Autumn-Winter</m:t>
            </m:r>
          </m:e>
        </m:d>
      </m:oMath>
      <w:r w:rsidRPr="006A5E67">
        <w:rPr>
          <w:noProof/>
        </w:rPr>
        <w:t xml:space="preserve"> = 0.66, </w:t>
      </w:r>
      <m:oMath>
        <m:r>
          <m:rPr>
            <m:sty m:val="p"/>
          </m:rPr>
          <w:rPr>
            <w:rFonts w:ascii="Cambria Math" w:hAnsi="Cambria Math"/>
            <w:noProof/>
          </w:rPr>
          <m:t>μ</m:t>
        </m:r>
        <m:d>
          <m:dPr>
            <m:ctrlPr>
              <w:rPr>
                <w:rFonts w:ascii="Cambria Math" w:hAnsi="Cambria Math"/>
                <w:noProof/>
              </w:rPr>
            </m:ctrlPr>
          </m:dPr>
          <m:e>
            <m:sSub>
              <m:sSubPr>
                <m:ctrlPr>
                  <w:rPr>
                    <w:rFonts w:ascii="Cambria Math" w:hAnsi="Cambria Math"/>
                    <w:noProof/>
                  </w:rPr>
                </m:ctrlPr>
              </m:sSubPr>
              <m:e>
                <m:r>
                  <m:rPr>
                    <m:sty m:val="p"/>
                  </m:rPr>
                  <w:rPr>
                    <w:rFonts w:ascii="Cambria Math" w:hAnsi="Cambria Math"/>
                    <w:noProof/>
                  </w:rPr>
                  <m:t>β</m:t>
                </m:r>
              </m:e>
              <m:sub>
                <m:r>
                  <m:rPr>
                    <m:sty m:val="p"/>
                  </m:rPr>
                  <w:rPr>
                    <w:rFonts w:ascii="Cambria Math" w:hAnsi="Cambria Math"/>
                    <w:noProof/>
                  </w:rPr>
                  <m:t>1</m:t>
                </m:r>
              </m:sub>
            </m:sSub>
            <m:r>
              <m:rPr>
                <m:sty m:val="p"/>
              </m:rPr>
              <w:rPr>
                <w:rFonts w:ascii="Cambria Math" w:hAnsi="Cambria Math"/>
                <w:noProof/>
              </w:rPr>
              <m:t>|Winter-Spring</m:t>
            </m:r>
          </m:e>
        </m:d>
      </m:oMath>
      <w:r w:rsidRPr="006A5E67">
        <w:rPr>
          <w:noProof/>
        </w:rPr>
        <w:t xml:space="preserve"> = 0.44) </w:t>
      </w:r>
      <w:r w:rsidRPr="006A5E67">
        <w:rPr>
          <w:rFonts w:eastAsiaTheme="minorEastAsia"/>
          <w:bCs/>
          <w:kern w:val="0"/>
          <w:lang w:val="en-US" w:eastAsia="ja-JP"/>
        </w:rPr>
        <w:t xml:space="preserve">and the average effect size was always greater than both density and rat effects. Mouse density generally had </w:t>
      </w:r>
      <w:r w:rsidRPr="006A5E67">
        <w:rPr>
          <w:rFonts w:eastAsiaTheme="minorEastAsia"/>
          <w:bCs/>
          <w:noProof/>
          <w:kern w:val="0"/>
          <w:lang w:val="en-US" w:eastAsia="ja-JP"/>
        </w:rPr>
        <w:t>a negative</w:t>
      </w:r>
      <w:r w:rsidRPr="006A5E67">
        <w:rPr>
          <w:rFonts w:eastAsiaTheme="minorEastAsia"/>
          <w:bCs/>
          <w:kern w:val="0"/>
          <w:lang w:val="en-US" w:eastAsia="ja-JP"/>
        </w:rPr>
        <w:t xml:space="preserve"> </w:t>
      </w:r>
      <w:r w:rsidRPr="006A5E67">
        <w:rPr>
          <w:rFonts w:eastAsiaTheme="minorEastAsia"/>
          <w:bCs/>
          <w:noProof/>
          <w:kern w:val="0"/>
          <w:lang w:val="en-US" w:eastAsia="ja-JP"/>
        </w:rPr>
        <w:t>effect</w:t>
      </w:r>
      <w:r w:rsidRPr="006A5E67">
        <w:rPr>
          <w:rFonts w:eastAsiaTheme="minorEastAsia"/>
          <w:bCs/>
          <w:kern w:val="0"/>
          <w:lang w:val="en-US" w:eastAsia="ja-JP"/>
        </w:rPr>
        <w:t xml:space="preserve"> on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mice</m:t>
            </m:r>
          </m:sub>
        </m:sSub>
        <m:r>
          <w:rPr>
            <w:rFonts w:ascii="Cambria Math" w:eastAsiaTheme="minorEastAsia" w:hAnsi="Cambria Math"/>
            <w:kern w:val="0"/>
            <w:lang w:val="en-US" w:eastAsia="ja-JP"/>
          </w:rPr>
          <m:t>(μ</m:t>
        </m:r>
        <m:d>
          <m:dPr>
            <m:ctrlPr>
              <w:rPr>
                <w:rFonts w:ascii="Cambria Math" w:eastAsiaTheme="minorEastAsia" w:hAnsi="Cambria Math"/>
                <w:bCs/>
                <w:i/>
                <w:kern w:val="0"/>
                <w:lang w:val="en-US" w:eastAsia="ja-JP"/>
              </w:rPr>
            </m:ctrlPr>
          </m:dPr>
          <m:e>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β</m:t>
                </m:r>
              </m:e>
              <m:sub>
                <m:r>
                  <w:rPr>
                    <w:rFonts w:ascii="Cambria Math" w:eastAsiaTheme="minorEastAsia" w:hAnsi="Cambria Math"/>
                    <w:kern w:val="0"/>
                    <w:lang w:val="en-US" w:eastAsia="ja-JP"/>
                  </w:rPr>
                  <m:t>2</m:t>
                </m:r>
              </m:sub>
            </m:sSub>
            <m:r>
              <w:rPr>
                <w:rFonts w:ascii="Cambria Math" w:eastAsiaTheme="minorEastAsia" w:hAnsi="Cambria Math"/>
                <w:kern w:val="0"/>
                <w:lang w:val="en-US" w:eastAsia="ja-JP"/>
              </w:rPr>
              <m:t>|</m:t>
            </m:r>
            <m:r>
              <m:rPr>
                <m:sty m:val="p"/>
              </m:rPr>
              <w:rPr>
                <w:rFonts w:ascii="Cambria Math" w:hAnsi="Cambria Math"/>
                <w:noProof/>
              </w:rPr>
              <m:t>All seasons</m:t>
            </m:r>
          </m:e>
        </m:d>
        <m:r>
          <w:rPr>
            <w:rFonts w:ascii="Cambria Math" w:eastAsiaTheme="minorEastAsia" w:hAnsi="Cambria Math"/>
            <w:kern w:val="0"/>
            <w:lang w:val="en-US" w:eastAsia="ja-JP"/>
          </w:rPr>
          <m:t>)=-0.011)</m:t>
        </m:r>
      </m:oMath>
      <w:r w:rsidRPr="006A5E67">
        <w:rPr>
          <w:rFonts w:eastAsiaTheme="minorEastAsia"/>
          <w:bCs/>
          <w:kern w:val="0"/>
          <w:lang w:val="en-US" w:eastAsia="ja-JP"/>
        </w:rPr>
        <w:t xml:space="preserve"> but the variation was greater relative to the mean</w:t>
      </w:r>
      <w:r>
        <w:rPr>
          <w:rFonts w:eastAsiaTheme="minorEastAsia"/>
          <w:bCs/>
          <w:kern w:val="0"/>
          <w:lang w:val="en-US" w:eastAsia="ja-JP"/>
        </w:rPr>
        <w:t xml:space="preserve">** </w:t>
      </w:r>
      <w:r w:rsidRPr="006A5E67">
        <w:rPr>
          <w:rFonts w:eastAsiaTheme="minorEastAsia"/>
          <w:bCs/>
          <w:kern w:val="0"/>
          <w:lang w:val="en-US" w:eastAsia="ja-JP"/>
        </w:rPr>
        <w:t>than seed (</w:t>
      </w:r>
      <m:oMath>
        <m:r>
          <w:rPr>
            <w:rFonts w:ascii="Cambria Math" w:eastAsiaTheme="minorEastAsia" w:hAnsi="Cambria Math"/>
            <w:kern w:val="0"/>
            <w:lang w:val="en-US" w:eastAsia="ja-JP"/>
          </w:rPr>
          <m:t>μ</m:t>
        </m:r>
        <m:d>
          <m:dPr>
            <m:ctrlPr>
              <w:rPr>
                <w:rFonts w:ascii="Cambria Math" w:eastAsiaTheme="minorEastAsia" w:hAnsi="Cambria Math"/>
                <w:bCs/>
                <w:i/>
                <w:kern w:val="0"/>
                <w:lang w:val="en-US" w:eastAsia="ja-JP"/>
              </w:rPr>
            </m:ctrlPr>
          </m:dPr>
          <m:e>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β</m:t>
                </m:r>
              </m:e>
              <m:sub>
                <m:r>
                  <w:rPr>
                    <w:rFonts w:ascii="Cambria Math" w:eastAsiaTheme="minorEastAsia" w:hAnsi="Cambria Math"/>
                    <w:kern w:val="0"/>
                    <w:lang w:val="en-US" w:eastAsia="ja-JP"/>
                  </w:rPr>
                  <m:t>2</m:t>
                </m:r>
              </m:sub>
            </m:sSub>
            <m:d>
              <m:dPr>
                <m:ctrlPr>
                  <w:rPr>
                    <w:rFonts w:ascii="Cambria Math" w:eastAsiaTheme="minorEastAsia" w:hAnsi="Cambria Math"/>
                    <w:bCs/>
                    <w:i/>
                    <w:kern w:val="0"/>
                    <w:lang w:val="en-US" w:eastAsia="ja-JP"/>
                  </w:rPr>
                </m:ctrlPr>
              </m:dPr>
              <m:e>
                <m:r>
                  <w:rPr>
                    <w:rFonts w:ascii="Cambria Math" w:eastAsiaTheme="minorEastAsia" w:hAnsi="Cambria Math"/>
                    <w:kern w:val="0"/>
                    <w:lang w:val="en-US" w:eastAsia="ja-JP"/>
                  </w:rPr>
                  <m:t>SE</m:t>
                </m:r>
              </m:e>
            </m:d>
          </m:e>
        </m:d>
        <m:r>
          <w:rPr>
            <w:rFonts w:ascii="Cambria Math" w:eastAsiaTheme="minorEastAsia" w:hAnsi="Cambria Math"/>
            <w:kern w:val="0"/>
            <w:lang w:val="en-US" w:eastAsia="ja-JP"/>
          </w:rPr>
          <m:t xml:space="preserve">= 0.007,  CV=0.63   </m:t>
        </m:r>
        <m:r>
          <m:rPr>
            <m:sty m:val="bi"/>
          </m:rPr>
          <w:rPr>
            <w:rFonts w:ascii="Cambria Math" w:eastAsiaTheme="minorEastAsia" w:hAnsi="Cambria Math"/>
            <w:kern w:val="0"/>
            <w:lang w:val="en-US" w:eastAsia="ja-JP"/>
          </w:rPr>
          <m:t>vs</m:t>
        </m:r>
        <m:r>
          <w:rPr>
            <w:rFonts w:ascii="Cambria Math" w:eastAsiaTheme="minorEastAsia" w:hAnsi="Cambria Math"/>
            <w:kern w:val="0"/>
            <w:lang w:val="en-US" w:eastAsia="ja-JP"/>
          </w:rPr>
          <m:t xml:space="preserve">   μ</m:t>
        </m:r>
        <m:d>
          <m:dPr>
            <m:ctrlPr>
              <w:rPr>
                <w:rFonts w:ascii="Cambria Math" w:eastAsiaTheme="minorEastAsia" w:hAnsi="Cambria Math"/>
                <w:bCs/>
                <w:i/>
                <w:kern w:val="0"/>
                <w:lang w:val="en-US" w:eastAsia="ja-JP"/>
              </w:rPr>
            </m:ctrlPr>
          </m:dPr>
          <m:e>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β</m:t>
                </m:r>
              </m:e>
              <m:sub>
                <m:r>
                  <w:rPr>
                    <w:rFonts w:ascii="Cambria Math" w:eastAsiaTheme="minorEastAsia" w:hAnsi="Cambria Math"/>
                    <w:kern w:val="0"/>
                    <w:lang w:val="en-US" w:eastAsia="ja-JP"/>
                  </w:rPr>
                  <m:t>1</m:t>
                </m:r>
              </m:sub>
            </m:sSub>
            <m:d>
              <m:dPr>
                <m:ctrlPr>
                  <w:rPr>
                    <w:rFonts w:ascii="Cambria Math" w:eastAsiaTheme="minorEastAsia" w:hAnsi="Cambria Math"/>
                    <w:bCs/>
                    <w:i/>
                    <w:kern w:val="0"/>
                    <w:lang w:val="en-US" w:eastAsia="ja-JP"/>
                  </w:rPr>
                </m:ctrlPr>
              </m:dPr>
              <m:e>
                <m:r>
                  <w:rPr>
                    <w:rFonts w:ascii="Cambria Math" w:eastAsiaTheme="minorEastAsia" w:hAnsi="Cambria Math"/>
                    <w:kern w:val="0"/>
                    <w:lang w:val="en-US" w:eastAsia="ja-JP"/>
                  </w:rPr>
                  <m:t>SE</m:t>
                </m:r>
              </m:e>
            </m:d>
          </m:e>
        </m:d>
        <m:r>
          <w:rPr>
            <w:rFonts w:ascii="Cambria Math" w:eastAsiaTheme="minorEastAsia" w:hAnsi="Cambria Math"/>
            <w:kern w:val="0"/>
            <w:lang w:val="en-US" w:eastAsia="ja-JP"/>
          </w:rPr>
          <m:t xml:space="preserve">=0.474,  CV=0.40 </m:t>
        </m:r>
      </m:oMath>
      <w:r w:rsidRPr="006A5E67">
        <w:rPr>
          <w:rFonts w:eastAsiaTheme="minorEastAsia"/>
          <w:bCs/>
          <w:kern w:val="0"/>
          <w:lang w:val="en-US" w:eastAsia="ja-JP"/>
        </w:rPr>
        <w:t xml:space="preserve">). The effect of rats on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mice</m:t>
            </m:r>
          </m:sub>
        </m:sSub>
      </m:oMath>
      <w:r w:rsidRPr="006A5E67">
        <w:rPr>
          <w:rFonts w:eastAsiaTheme="minorEastAsia"/>
          <w:bCs/>
          <w:kern w:val="0"/>
          <w:lang w:val="en-US" w:eastAsia="ja-JP"/>
        </w:rPr>
        <w:t xml:space="preserve"> had the smallest average effect size </w:t>
      </w:r>
      <m:oMath>
        <m:r>
          <w:rPr>
            <w:rFonts w:ascii="Cambria Math" w:eastAsiaTheme="minorEastAsia" w:hAnsi="Cambria Math"/>
            <w:kern w:val="0"/>
            <w:lang w:val="en-US" w:eastAsia="ja-JP"/>
          </w:rPr>
          <m:t>(μ</m:t>
        </m:r>
        <m:d>
          <m:dPr>
            <m:ctrlPr>
              <w:rPr>
                <w:rFonts w:ascii="Cambria Math" w:eastAsiaTheme="minorEastAsia" w:hAnsi="Cambria Math"/>
                <w:bCs/>
                <w:i/>
                <w:kern w:val="0"/>
                <w:lang w:val="en-US" w:eastAsia="ja-JP"/>
              </w:rPr>
            </m:ctrlPr>
          </m:dPr>
          <m:e>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β</m:t>
                </m:r>
              </m:e>
              <m:sub>
                <m:r>
                  <w:rPr>
                    <w:rFonts w:ascii="Cambria Math" w:eastAsiaTheme="minorEastAsia" w:hAnsi="Cambria Math"/>
                    <w:kern w:val="0"/>
                    <w:lang w:val="en-US" w:eastAsia="ja-JP"/>
                  </w:rPr>
                  <m:t>2</m:t>
                </m:r>
              </m:sub>
            </m:sSub>
            <m:r>
              <w:rPr>
                <w:rFonts w:ascii="Cambria Math" w:eastAsiaTheme="minorEastAsia" w:hAnsi="Cambria Math"/>
                <w:kern w:val="0"/>
                <w:lang w:val="en-US" w:eastAsia="ja-JP"/>
              </w:rPr>
              <m:t>|</m:t>
            </m:r>
            <m:r>
              <m:rPr>
                <m:sty m:val="p"/>
              </m:rPr>
              <w:rPr>
                <w:rFonts w:ascii="Cambria Math" w:hAnsi="Cambria Math"/>
                <w:noProof/>
              </w:rPr>
              <m:t>All seasons</m:t>
            </m:r>
          </m:e>
        </m:d>
        <m:r>
          <w:rPr>
            <w:rFonts w:ascii="Cambria Math" w:eastAsiaTheme="minorEastAsia" w:hAnsi="Cambria Math"/>
            <w:kern w:val="0"/>
            <w:lang w:val="en-US" w:eastAsia="ja-JP"/>
          </w:rPr>
          <m:t>= 0.007)</m:t>
        </m:r>
      </m:oMath>
      <w:r w:rsidRPr="006A5E67">
        <w:rPr>
          <w:rFonts w:eastAsiaTheme="minorEastAsia"/>
          <w:bCs/>
          <w:kern w:val="0"/>
          <w:lang w:val="en-US" w:eastAsia="ja-JP"/>
        </w:rPr>
        <w:t xml:space="preserve"> and was the most variable parameter (</w:t>
      </w:r>
      <m:oMath>
        <m:r>
          <w:rPr>
            <w:rFonts w:ascii="Cambria Math" w:eastAsiaTheme="minorEastAsia" w:hAnsi="Cambria Math"/>
            <w:kern w:val="0"/>
            <w:lang w:val="en-US" w:eastAsia="ja-JP"/>
          </w:rPr>
          <m:t>μ</m:t>
        </m:r>
        <m:d>
          <m:dPr>
            <m:ctrlPr>
              <w:rPr>
                <w:rFonts w:ascii="Cambria Math" w:eastAsiaTheme="minorEastAsia" w:hAnsi="Cambria Math"/>
                <w:bCs/>
                <w:i/>
                <w:kern w:val="0"/>
                <w:lang w:val="en-US" w:eastAsia="ja-JP"/>
              </w:rPr>
            </m:ctrlPr>
          </m:dPr>
          <m:e>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β</m:t>
                </m:r>
              </m:e>
              <m:sub>
                <m:r>
                  <w:rPr>
                    <w:rFonts w:ascii="Cambria Math" w:eastAsiaTheme="minorEastAsia" w:hAnsi="Cambria Math"/>
                    <w:kern w:val="0"/>
                    <w:lang w:val="en-US" w:eastAsia="ja-JP"/>
                  </w:rPr>
                  <m:t>3</m:t>
                </m:r>
              </m:sub>
            </m:sSub>
            <m:d>
              <m:dPr>
                <m:ctrlPr>
                  <w:rPr>
                    <w:rFonts w:ascii="Cambria Math" w:eastAsiaTheme="minorEastAsia" w:hAnsi="Cambria Math"/>
                    <w:bCs/>
                    <w:i/>
                    <w:kern w:val="0"/>
                    <w:lang w:val="en-US" w:eastAsia="ja-JP"/>
                  </w:rPr>
                </m:ctrlPr>
              </m:dPr>
              <m:e>
                <m:r>
                  <w:rPr>
                    <w:rFonts w:ascii="Cambria Math" w:eastAsiaTheme="minorEastAsia" w:hAnsi="Cambria Math"/>
                    <w:kern w:val="0"/>
                    <w:lang w:val="en-US" w:eastAsia="ja-JP"/>
                  </w:rPr>
                  <m:t>SE</m:t>
                </m:r>
              </m:e>
            </m:d>
          </m:e>
        </m:d>
        <m:r>
          <w:rPr>
            <w:rFonts w:ascii="Cambria Math" w:eastAsiaTheme="minorEastAsia" w:hAnsi="Cambria Math"/>
            <w:kern w:val="0"/>
            <w:lang w:val="en-US" w:eastAsia="ja-JP"/>
          </w:rPr>
          <m:t>= 0.044,  CV= 5.74</m:t>
        </m:r>
      </m:oMath>
      <w:r w:rsidRPr="006A5E67">
        <w:rPr>
          <w:rFonts w:eastAsiaTheme="minorEastAsia"/>
          <w:bCs/>
          <w:kern w:val="0"/>
          <w:lang w:val="en-US" w:eastAsia="ja-JP"/>
        </w:rPr>
        <w:t>). Figures 3, 4</w:t>
      </w:r>
      <w:r w:rsidRPr="006A5E67">
        <w:rPr>
          <w:rFonts w:eastAsiaTheme="minorEastAsia"/>
          <w:bCs/>
          <w:kern w:val="0"/>
          <w:lang w:val="en-TT" w:eastAsia="ja-JP"/>
        </w:rPr>
        <w:t xml:space="preserve"> and 5 visualise</w:t>
      </w:r>
      <w:r w:rsidRPr="006A5E67">
        <w:rPr>
          <w:rFonts w:eastAsiaTheme="minorEastAsia"/>
          <w:bCs/>
          <w:kern w:val="0"/>
          <w:lang w:val="en-US" w:eastAsia="ja-JP"/>
        </w:rPr>
        <w:t xml:space="preserve"> these results and </w:t>
      </w:r>
      <w:r w:rsidR="00512975">
        <w:rPr>
          <w:rFonts w:eastAsiaTheme="minorEastAsia"/>
          <w:bCs/>
          <w:kern w:val="0"/>
          <w:lang w:val="en-US" w:eastAsia="ja-JP"/>
        </w:rPr>
        <w:t xml:space="preserve">the </w:t>
      </w:r>
      <w:r w:rsidRPr="006A5E67">
        <w:rPr>
          <w:rFonts w:eastAsiaTheme="minorEastAsia"/>
          <w:bCs/>
          <w:kern w:val="0"/>
          <w:lang w:val="en-US" w:eastAsia="ja-JP"/>
        </w:rPr>
        <w:t>four hypotheses in more detail.</w:t>
      </w:r>
    </w:p>
    <w:p w14:paraId="33081A7B" w14:textId="58ECB2A7" w:rsidR="00F81602" w:rsidRDefault="00F81602" w:rsidP="009E2A41">
      <w:pPr>
        <w:wordWrap/>
        <w:adjustRightInd w:val="0"/>
        <w:spacing w:before="0" w:after="0"/>
        <w:ind w:firstLine="720"/>
        <w:rPr>
          <w:rFonts w:eastAsiaTheme="minorEastAsia"/>
          <w:bCs/>
          <w:kern w:val="0"/>
          <w:lang w:val="en-US" w:eastAsia="ja-JP"/>
        </w:rPr>
      </w:pPr>
    </w:p>
    <w:p w14:paraId="0B8EA5EF" w14:textId="77777777" w:rsidR="00F81602" w:rsidRDefault="00F81602" w:rsidP="009E2A41">
      <w:pPr>
        <w:wordWrap/>
        <w:adjustRightInd w:val="0"/>
        <w:spacing w:before="0" w:after="0"/>
        <w:ind w:firstLine="720"/>
        <w:rPr>
          <w:rFonts w:eastAsiaTheme="minorEastAsia"/>
          <w:bCs/>
          <w:kern w:val="0"/>
          <w:lang w:val="en-US" w:eastAsia="ja-JP"/>
        </w:rPr>
      </w:pPr>
    </w:p>
    <w:p w14:paraId="4FF50CA5" w14:textId="77777777" w:rsidR="009E2A41" w:rsidRPr="00E55330" w:rsidRDefault="009E2A41" w:rsidP="009E2A41">
      <w:pPr>
        <w:pStyle w:val="Footer"/>
        <w:rPr>
          <w:sz w:val="20"/>
          <w:szCs w:val="20"/>
          <w:lang w:val="en-US"/>
        </w:rPr>
      </w:pPr>
      <w:r w:rsidRPr="00E55330">
        <w:rPr>
          <w:rFonts w:eastAsiaTheme="minorEastAsia"/>
          <w:bCs/>
          <w:kern w:val="0"/>
          <w:sz w:val="20"/>
          <w:szCs w:val="20"/>
          <w:lang w:val="en-US" w:eastAsia="ja-JP"/>
        </w:rPr>
        <w:t>**A measure of overall variation after accounting for the effect of the mean estimate is often referred to as the Coefficient of Variation (</w:t>
      </w:r>
      <w:r w:rsidRPr="00E55330">
        <w:rPr>
          <w:rFonts w:eastAsiaTheme="minorEastAsia"/>
          <w:bCs/>
          <w:i/>
          <w:kern w:val="0"/>
          <w:sz w:val="20"/>
          <w:szCs w:val="20"/>
          <w:lang w:val="en-US" w:eastAsia="ja-JP"/>
        </w:rPr>
        <w:t>CV</w:t>
      </w:r>
      <w:r w:rsidRPr="00E55330">
        <w:rPr>
          <w:rFonts w:eastAsiaTheme="minorEastAsia"/>
          <w:bCs/>
          <w:kern w:val="0"/>
          <w:sz w:val="20"/>
          <w:szCs w:val="20"/>
          <w:lang w:val="en-US" w:eastAsia="ja-JP"/>
        </w:rPr>
        <w:t>=</w:t>
      </w:r>
      <m:oMath>
        <m:f>
          <m:fPr>
            <m:ctrlPr>
              <w:rPr>
                <w:rFonts w:ascii="Cambria Math" w:eastAsiaTheme="minorEastAsia" w:hAnsi="Cambria Math"/>
                <w:bCs/>
                <w:i/>
                <w:kern w:val="0"/>
                <w:sz w:val="20"/>
                <w:szCs w:val="20"/>
                <w:lang w:val="en-US" w:eastAsia="ja-JP"/>
              </w:rPr>
            </m:ctrlPr>
          </m:fPr>
          <m:num>
            <m:r>
              <w:rPr>
                <w:rFonts w:ascii="Cambria Math" w:eastAsiaTheme="minorEastAsia" w:hAnsi="Cambria Math"/>
                <w:kern w:val="0"/>
                <w:sz w:val="20"/>
                <w:szCs w:val="20"/>
                <w:lang w:val="en-US" w:eastAsia="ja-JP"/>
              </w:rPr>
              <m:t>SE</m:t>
            </m:r>
          </m:num>
          <m:den>
            <m:r>
              <w:rPr>
                <w:rFonts w:ascii="Cambria Math" w:eastAsiaTheme="minorEastAsia" w:hAnsi="Cambria Math"/>
                <w:kern w:val="0"/>
                <w:sz w:val="20"/>
                <w:szCs w:val="20"/>
                <w:lang w:val="en-US" w:eastAsia="ja-JP"/>
              </w:rPr>
              <m:t>mean</m:t>
            </m:r>
          </m:den>
        </m:f>
      </m:oMath>
      <w:r w:rsidRPr="00E55330">
        <w:rPr>
          <w:rFonts w:eastAsiaTheme="minorEastAsia"/>
          <w:bCs/>
          <w:kern w:val="0"/>
          <w:sz w:val="20"/>
          <w:szCs w:val="20"/>
          <w:lang w:val="en-US" w:eastAsia="ja-JP"/>
        </w:rPr>
        <w:t>)</w:t>
      </w:r>
    </w:p>
    <w:p w14:paraId="2D9745C6" w14:textId="4D59F3D8" w:rsidR="009C49D4" w:rsidRPr="006A5E67" w:rsidRDefault="00114152" w:rsidP="009C49D4">
      <w:pPr>
        <w:wordWrap/>
        <w:adjustRightInd w:val="0"/>
        <w:spacing w:before="0" w:after="0"/>
        <w:rPr>
          <w:rFonts w:eastAsiaTheme="minorEastAsia"/>
          <w:bCs/>
          <w:kern w:val="0"/>
          <w:lang w:val="en-US" w:eastAsia="ja-JP"/>
        </w:rPr>
      </w:pPr>
      <w:r>
        <w:rPr>
          <w:rFonts w:eastAsiaTheme="minorEastAsia"/>
          <w:bCs/>
          <w:noProof/>
          <w:kern w:val="0"/>
          <w:lang w:val="en-NZ" w:eastAsia="en-NZ"/>
        </w:rPr>
        <w:lastRenderedPageBreak/>
        <w:drawing>
          <wp:inline distT="0" distB="0" distL="0" distR="0" wp14:anchorId="346D594D" wp14:editId="6C2EE96E">
            <wp:extent cx="5731510" cy="76422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nal_Publication_figures_May2018.jpg"/>
                    <pic:cNvPicPr/>
                  </pic:nvPicPr>
                  <pic:blipFill>
                    <a:blip r:embed="rId12">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1F5C792D" w14:textId="7BB476EF" w:rsidR="009C49D4" w:rsidRPr="006A5E67" w:rsidRDefault="009C49D4" w:rsidP="009C49D4">
      <w:pPr>
        <w:wordWrap/>
        <w:adjustRightInd w:val="0"/>
        <w:spacing w:before="0" w:after="0"/>
        <w:rPr>
          <w:rFonts w:eastAsiaTheme="minorEastAsia"/>
          <w:bCs/>
          <w:i/>
          <w:kern w:val="0"/>
          <w:lang w:val="en-US" w:eastAsia="ja-JP"/>
        </w:rPr>
      </w:pPr>
      <w:r w:rsidRPr="006A5E67">
        <w:rPr>
          <w:rFonts w:eastAsiaTheme="minorEastAsia"/>
          <w:b/>
          <w:bCs/>
          <w:i/>
          <w:kern w:val="0"/>
          <w:lang w:val="en-US" w:eastAsia="ja-JP"/>
        </w:rPr>
        <w:t>Figure 2:</w:t>
      </w:r>
      <w:r w:rsidRPr="006A5E67">
        <w:rPr>
          <w:rFonts w:eastAsiaTheme="minorEastAsia"/>
          <w:bCs/>
          <w:i/>
          <w:kern w:val="0"/>
          <w:lang w:val="en-US" w:eastAsia="ja-JP"/>
        </w:rPr>
        <w:t xml:space="preserve"> [The three plots above represent the average (point estimates</w:t>
      </w:r>
      <w:r w:rsidR="003F19EA">
        <w:rPr>
          <w:rFonts w:eastAsiaTheme="minorEastAsia"/>
          <w:bCs/>
          <w:i/>
          <w:kern w:val="0"/>
          <w:lang w:val="en-US" w:eastAsia="ja-JP"/>
        </w:rPr>
        <w:t xml:space="preserve">) </w:t>
      </w:r>
      <w:r w:rsidRPr="006A5E67">
        <w:rPr>
          <w:rFonts w:eastAsiaTheme="minorEastAsia"/>
          <w:bCs/>
          <w:i/>
          <w:kern w:val="0"/>
          <w:lang w:val="en-US" w:eastAsia="ja-JP"/>
        </w:rPr>
        <w:t xml:space="preserve">of the data collected each season (ticks on </w:t>
      </w:r>
      <w:r w:rsidRPr="006A5E67">
        <w:rPr>
          <w:rFonts w:eastAsiaTheme="minorEastAsia"/>
          <w:bCs/>
          <w:i/>
          <w:noProof/>
          <w:kern w:val="0"/>
          <w:lang w:val="en-US" w:eastAsia="ja-JP"/>
        </w:rPr>
        <w:t>x-axis</w:t>
      </w:r>
      <w:r w:rsidRPr="006A5E67">
        <w:rPr>
          <w:rFonts w:eastAsiaTheme="minorEastAsia"/>
          <w:bCs/>
          <w:i/>
          <w:kern w:val="0"/>
          <w:lang w:val="en-US" w:eastAsia="ja-JP"/>
        </w:rPr>
        <w:t xml:space="preserve">) during the study period (Autumn 1999 to Winter 2004). The </w:t>
      </w:r>
      <w:r w:rsidR="00512975">
        <w:rPr>
          <w:rFonts w:eastAsiaTheme="minorEastAsia"/>
          <w:bCs/>
          <w:i/>
          <w:kern w:val="0"/>
          <w:lang w:val="en-US" w:eastAsia="ja-JP"/>
        </w:rPr>
        <w:t>shape</w:t>
      </w:r>
      <w:r w:rsidRPr="006A5E67">
        <w:rPr>
          <w:rFonts w:eastAsiaTheme="minorEastAsia"/>
          <w:bCs/>
          <w:i/>
          <w:kern w:val="0"/>
          <w:lang w:val="en-US" w:eastAsia="ja-JP"/>
        </w:rPr>
        <w:t xml:space="preserve"> difference distinguishes the two valleys apart (</w:t>
      </w:r>
      <w:r w:rsidR="00512975">
        <w:rPr>
          <w:rFonts w:eastAsiaTheme="minorEastAsia"/>
          <w:bCs/>
          <w:i/>
          <w:kern w:val="0"/>
          <w:lang w:val="en-US" w:eastAsia="ja-JP"/>
        </w:rPr>
        <w:t>triangle</w:t>
      </w:r>
      <w:r w:rsidRPr="006A5E67">
        <w:rPr>
          <w:rFonts w:eastAsiaTheme="minorEastAsia"/>
          <w:bCs/>
          <w:i/>
          <w:kern w:val="0"/>
          <w:lang w:val="en-US" w:eastAsia="ja-JP"/>
        </w:rPr>
        <w:t xml:space="preserve"> = Eglinton </w:t>
      </w:r>
      <w:r w:rsidRPr="006A5E67">
        <w:rPr>
          <w:rFonts w:eastAsiaTheme="minorEastAsia"/>
          <w:bCs/>
          <w:i/>
          <w:noProof/>
          <w:kern w:val="0"/>
          <w:lang w:val="en-US" w:eastAsia="ja-JP"/>
        </w:rPr>
        <w:t>Valley</w:t>
      </w:r>
      <w:r w:rsidRPr="006A5E67">
        <w:rPr>
          <w:rFonts w:eastAsiaTheme="minorEastAsia"/>
          <w:bCs/>
          <w:i/>
          <w:kern w:val="0"/>
          <w:lang w:val="en-US" w:eastAsia="ja-JP"/>
        </w:rPr>
        <w:t xml:space="preserve">, </w:t>
      </w:r>
      <w:r w:rsidR="00512975">
        <w:rPr>
          <w:rFonts w:eastAsiaTheme="minorEastAsia"/>
          <w:bCs/>
          <w:i/>
          <w:kern w:val="0"/>
          <w:lang w:val="en-US" w:eastAsia="ja-JP"/>
        </w:rPr>
        <w:t>circle</w:t>
      </w:r>
      <w:r w:rsidRPr="006A5E67">
        <w:rPr>
          <w:rFonts w:eastAsiaTheme="minorEastAsia"/>
          <w:bCs/>
          <w:i/>
          <w:kern w:val="0"/>
          <w:lang w:val="en-US" w:eastAsia="ja-JP"/>
        </w:rPr>
        <w:t xml:space="preserve"> = </w:t>
      </w:r>
      <w:r w:rsidR="007A6A14">
        <w:rPr>
          <w:rFonts w:eastAsiaTheme="minorEastAsia"/>
          <w:bCs/>
          <w:i/>
          <w:kern w:val="0"/>
          <w:lang w:val="en-US" w:eastAsia="ja-JP"/>
        </w:rPr>
        <w:t>Hollyford Valley</w:t>
      </w:r>
      <w:r w:rsidRPr="006A5E67">
        <w:rPr>
          <w:rFonts w:eastAsiaTheme="minorEastAsia"/>
          <w:bCs/>
          <w:i/>
          <w:kern w:val="0"/>
          <w:lang w:val="en-US" w:eastAsia="ja-JP"/>
        </w:rPr>
        <w:t xml:space="preserve">). The solid </w:t>
      </w:r>
      <w:r w:rsidR="00512975">
        <w:rPr>
          <w:rFonts w:eastAsiaTheme="minorEastAsia"/>
          <w:bCs/>
          <w:i/>
          <w:kern w:val="0"/>
          <w:lang w:val="en-US" w:eastAsia="ja-JP"/>
        </w:rPr>
        <w:t>symbols</w:t>
      </w:r>
      <w:r w:rsidRPr="006A5E67">
        <w:rPr>
          <w:rFonts w:eastAsiaTheme="minorEastAsia"/>
          <w:bCs/>
          <w:i/>
          <w:kern w:val="0"/>
          <w:lang w:val="en-US" w:eastAsia="ja-JP"/>
        </w:rPr>
        <w:t xml:space="preserve"> represent cases where stoats are </w:t>
      </w:r>
      <w:r w:rsidR="003E3554">
        <w:rPr>
          <w:rFonts w:eastAsiaTheme="minorEastAsia"/>
          <w:bCs/>
          <w:i/>
          <w:kern w:val="0"/>
          <w:lang w:val="en-US" w:eastAsia="ja-JP"/>
        </w:rPr>
        <w:t>uncontrolled</w:t>
      </w:r>
      <w:r w:rsidRPr="006A5E67">
        <w:rPr>
          <w:rFonts w:eastAsiaTheme="minorEastAsia"/>
          <w:bCs/>
          <w:i/>
          <w:kern w:val="0"/>
          <w:lang w:val="en-US" w:eastAsia="ja-JP"/>
        </w:rPr>
        <w:t xml:space="preserve"> and hollow </w:t>
      </w:r>
      <w:r w:rsidR="00512975">
        <w:rPr>
          <w:rFonts w:eastAsiaTheme="minorEastAsia"/>
          <w:bCs/>
          <w:i/>
          <w:kern w:val="0"/>
          <w:lang w:val="en-US" w:eastAsia="ja-JP"/>
        </w:rPr>
        <w:t>symbols</w:t>
      </w:r>
      <w:r w:rsidR="003E3554">
        <w:rPr>
          <w:rFonts w:eastAsiaTheme="minorEastAsia"/>
          <w:bCs/>
          <w:i/>
          <w:kern w:val="0"/>
          <w:lang w:val="en-US" w:eastAsia="ja-JP"/>
        </w:rPr>
        <w:t xml:space="preserve"> in valleys with stoat removal</w:t>
      </w:r>
      <w:r w:rsidRPr="006A5E67">
        <w:rPr>
          <w:rFonts w:eastAsiaTheme="minorEastAsia"/>
          <w:bCs/>
          <w:i/>
          <w:kern w:val="0"/>
          <w:lang w:val="en-US" w:eastAsia="ja-JP"/>
        </w:rPr>
        <w:t>. Plot a) is the accumulative beech seed per</w:t>
      </w:r>
      <w:r w:rsidRPr="006A5E67">
        <w:rPr>
          <w:rFonts w:eastAsiaTheme="minorEastAsia"/>
          <w:bCs/>
          <w:i/>
          <w:kern w:val="0"/>
          <w:lang w:eastAsia="ja-JP"/>
        </w:rPr>
        <w:t xml:space="preserve"> metre</w:t>
      </w:r>
      <w:r w:rsidRPr="006A5E67">
        <w:rPr>
          <w:rFonts w:eastAsiaTheme="minorEastAsia"/>
          <w:bCs/>
          <w:i/>
          <w:kern w:val="0"/>
          <w:lang w:val="en-US" w:eastAsia="ja-JP"/>
        </w:rPr>
        <w:t xml:space="preserve"> squared (</w:t>
      </w:r>
      <w:r w:rsidR="00D24B75" w:rsidRPr="006A5E67">
        <w:rPr>
          <w:rFonts w:eastAsiaTheme="minorEastAsia"/>
          <w:bCs/>
          <w:i/>
          <w:kern w:val="0"/>
          <w:lang w:val="en-US" w:eastAsia="ja-JP"/>
        </w:rPr>
        <w:t xml:space="preserve">Seed </w:t>
      </w:r>
      <w:r w:rsidR="00D24B75" w:rsidRPr="006A5E67">
        <w:rPr>
          <w:rFonts w:eastAsiaTheme="minorEastAsia"/>
          <w:bCs/>
          <w:i/>
          <w:kern w:val="0"/>
          <w:lang w:val="en-US" w:eastAsia="ja-JP"/>
        </w:rPr>
        <w:lastRenderedPageBreak/>
        <w:t>(</w:t>
      </w:r>
      <m:oMath>
        <m:sSup>
          <m:sSupPr>
            <m:ctrlPr>
              <w:rPr>
                <w:rFonts w:ascii="Cambria Math" w:eastAsiaTheme="minorEastAsia" w:hAnsi="Cambria Math"/>
                <w:bCs/>
                <w:i/>
                <w:kern w:val="0"/>
                <w:lang w:val="en-US" w:eastAsia="ja-JP"/>
              </w:rPr>
            </m:ctrlPr>
          </m:sSupPr>
          <m:e>
            <m:r>
              <w:rPr>
                <w:rFonts w:ascii="Cambria Math" w:eastAsiaTheme="minorEastAsia" w:hAnsi="Cambria Math"/>
                <w:kern w:val="0"/>
                <w:lang w:val="en-US" w:eastAsia="ja-JP"/>
              </w:rPr>
              <m:t>m</m:t>
            </m:r>
          </m:e>
          <m:sup>
            <m:r>
              <w:rPr>
                <w:rFonts w:ascii="Cambria Math" w:eastAsiaTheme="minorEastAsia" w:hAnsi="Cambria Math"/>
                <w:kern w:val="0"/>
                <w:lang w:val="en-US" w:eastAsia="ja-JP"/>
              </w:rPr>
              <m:t>2</m:t>
            </m:r>
          </m:sup>
        </m:sSup>
      </m:oMath>
      <w:r w:rsidRPr="006A5E67">
        <w:rPr>
          <w:rFonts w:eastAsiaTheme="minorEastAsia"/>
          <w:bCs/>
          <w:i/>
          <w:kern w:val="0"/>
          <w:lang w:val="en-US" w:eastAsia="ja-JP"/>
        </w:rPr>
        <w:t xml:space="preserve">)), b) is mouse </w:t>
      </w:r>
      <w:r w:rsidR="00D24B75" w:rsidRPr="006A5E67">
        <w:rPr>
          <w:rFonts w:eastAsiaTheme="minorEastAsia"/>
          <w:bCs/>
          <w:i/>
          <w:kern w:val="0"/>
          <w:lang w:val="en-US" w:eastAsia="ja-JP"/>
        </w:rPr>
        <w:t>abundance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n</m:t>
            </m:r>
          </m:e>
          <m:sub>
            <m:r>
              <w:rPr>
                <w:rFonts w:ascii="Cambria Math" w:eastAsiaTheme="minorEastAsia" w:hAnsi="Cambria Math"/>
                <w:kern w:val="0"/>
                <w:lang w:val="en-US" w:eastAsia="ja-JP"/>
              </w:rPr>
              <m:t>t</m:t>
            </m:r>
          </m:sub>
        </m:sSub>
      </m:oMath>
      <w:r w:rsidRPr="006A5E67">
        <w:rPr>
          <w:rFonts w:eastAsiaTheme="minorEastAsia"/>
          <w:bCs/>
          <w:i/>
          <w:kern w:val="0"/>
          <w:lang w:val="en-US" w:eastAsia="ja-JP"/>
        </w:rPr>
        <w:t xml:space="preserve">) estimated from the </w:t>
      </w:r>
      <w:r w:rsidR="00512975">
        <w:rPr>
          <w:rFonts w:eastAsiaTheme="minorEastAsia"/>
          <w:bCs/>
          <w:i/>
          <w:kern w:val="0"/>
          <w:lang w:val="en-US" w:eastAsia="ja-JP"/>
        </w:rPr>
        <w:t>capture</w:t>
      </w:r>
      <w:r w:rsidRPr="006A5E67">
        <w:rPr>
          <w:rFonts w:eastAsiaTheme="minorEastAsia"/>
          <w:bCs/>
          <w:i/>
          <w:kern w:val="0"/>
          <w:lang w:val="en-US" w:eastAsia="ja-JP"/>
        </w:rPr>
        <w:t xml:space="preserve">-recapture model, and c) is the minimum number of </w:t>
      </w:r>
      <w:r w:rsidR="00D24B75" w:rsidRPr="006A5E67">
        <w:rPr>
          <w:rFonts w:eastAsiaTheme="minorEastAsia"/>
          <w:bCs/>
          <w:i/>
          <w:kern w:val="0"/>
          <w:lang w:val="en-US" w:eastAsia="ja-JP"/>
        </w:rPr>
        <w:t>rat’s</w:t>
      </w:r>
      <w:r w:rsidRPr="006A5E67">
        <w:rPr>
          <w:rFonts w:eastAsiaTheme="minorEastAsia"/>
          <w:bCs/>
          <w:i/>
          <w:kern w:val="0"/>
          <w:lang w:val="en-US" w:eastAsia="ja-JP"/>
        </w:rPr>
        <w:t xml:space="preserve"> present</w:t>
      </w:r>
      <w:r w:rsidR="00512975">
        <w:rPr>
          <w:rFonts w:eastAsiaTheme="minorEastAsia"/>
          <w:bCs/>
          <w:i/>
          <w:kern w:val="0"/>
          <w:lang w:val="en-US" w:eastAsia="ja-JP"/>
        </w:rPr>
        <w:t xml:space="preserve"> </w:t>
      </w:r>
      <w:r w:rsidRPr="006A5E67">
        <w:rPr>
          <w:rFonts w:eastAsiaTheme="minorEastAsia"/>
          <w:bCs/>
          <w:i/>
          <w:kern w:val="0"/>
          <w:lang w:val="en-US" w:eastAsia="ja-JP"/>
        </w:rPr>
        <w:t>(MNA).]</w:t>
      </w:r>
    </w:p>
    <w:p w14:paraId="62E1BE15" w14:textId="77777777" w:rsidR="00EC2506" w:rsidRPr="006A5E67" w:rsidRDefault="00EC2506" w:rsidP="000F2AB1">
      <w:pPr>
        <w:wordWrap/>
        <w:adjustRightInd w:val="0"/>
        <w:spacing w:before="0" w:after="0"/>
        <w:rPr>
          <w:rFonts w:eastAsiaTheme="minorEastAsia"/>
          <w:bCs/>
          <w:kern w:val="0"/>
          <w:lang w:val="en-US" w:eastAsia="ja-JP"/>
        </w:rPr>
      </w:pPr>
    </w:p>
    <w:p w14:paraId="626EEB40" w14:textId="6BA9FA46" w:rsidR="00F511BE" w:rsidRPr="006A5E67" w:rsidRDefault="008B5D75" w:rsidP="00A43F6A">
      <w:pPr>
        <w:pStyle w:val="ListParagraph"/>
        <w:wordWrap/>
        <w:adjustRightInd w:val="0"/>
        <w:spacing w:before="0" w:after="0"/>
        <w:ind w:left="0"/>
        <w:jc w:val="center"/>
        <w:rPr>
          <w:rFonts w:eastAsiaTheme="minorEastAsia"/>
          <w:bCs/>
          <w:kern w:val="0"/>
          <w:lang w:val="en-US" w:eastAsia="ja-JP"/>
        </w:rPr>
      </w:pPr>
      <w:r>
        <w:rPr>
          <w:rFonts w:eastAsiaTheme="minorEastAsia"/>
          <w:bCs/>
          <w:noProof/>
          <w:kern w:val="0"/>
          <w:lang w:val="en-US" w:eastAsia="ja-JP"/>
        </w:rPr>
        <w:drawing>
          <wp:inline distT="0" distB="0" distL="0" distR="0" wp14:anchorId="7361075E" wp14:editId="5A4C65D2">
            <wp:extent cx="5575372" cy="7434037"/>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1v3.jpg"/>
                    <pic:cNvPicPr/>
                  </pic:nvPicPr>
                  <pic:blipFill>
                    <a:blip r:embed="rId13">
                      <a:extLst>
                        <a:ext uri="{28A0092B-C50C-407E-A947-70E740481C1C}">
                          <a14:useLocalDpi xmlns:a14="http://schemas.microsoft.com/office/drawing/2010/main" val="0"/>
                        </a:ext>
                      </a:extLst>
                    </a:blip>
                    <a:stretch>
                      <a:fillRect/>
                    </a:stretch>
                  </pic:blipFill>
                  <pic:spPr>
                    <a:xfrm>
                      <a:off x="0" y="0"/>
                      <a:ext cx="5600325" cy="7467309"/>
                    </a:xfrm>
                    <a:prstGeom prst="rect">
                      <a:avLst/>
                    </a:prstGeom>
                  </pic:spPr>
                </pic:pic>
              </a:graphicData>
            </a:graphic>
          </wp:inline>
        </w:drawing>
      </w:r>
    </w:p>
    <w:p w14:paraId="5FDBB7D7" w14:textId="065F154F" w:rsidR="00567787" w:rsidRPr="006A5E67" w:rsidRDefault="00567787" w:rsidP="000F2AB1">
      <w:pPr>
        <w:wordWrap/>
        <w:adjustRightInd w:val="0"/>
        <w:spacing w:before="0" w:after="0"/>
        <w:rPr>
          <w:rFonts w:eastAsiaTheme="minorEastAsia"/>
          <w:bCs/>
          <w:noProof/>
          <w:kern w:val="0"/>
          <w:lang w:val="en-US" w:eastAsia="en-US"/>
        </w:rPr>
      </w:pPr>
      <w:r w:rsidRPr="006A5E67">
        <w:rPr>
          <w:rFonts w:eastAsiaTheme="minorEastAsia"/>
          <w:b/>
          <w:bCs/>
          <w:i/>
          <w:kern w:val="0"/>
          <w:lang w:val="en-US" w:eastAsia="ja-JP"/>
        </w:rPr>
        <w:t>Figure 3:</w:t>
      </w:r>
      <w:r w:rsidRPr="006A5E67">
        <w:rPr>
          <w:rFonts w:eastAsiaTheme="minorEastAsia"/>
          <w:bCs/>
          <w:i/>
          <w:kern w:val="0"/>
          <w:lang w:val="en-US" w:eastAsia="ja-JP"/>
        </w:rPr>
        <w:t xml:space="preserve"> [</w:t>
      </w:r>
      <w:r w:rsidR="00A9447D" w:rsidRPr="006A5E67">
        <w:rPr>
          <w:rFonts w:eastAsiaTheme="minorEastAsia"/>
          <w:bCs/>
          <w:i/>
          <w:kern w:val="0"/>
          <w:lang w:val="en-US" w:eastAsia="ja-JP"/>
        </w:rPr>
        <w:t>Visual representation of</w:t>
      </w:r>
      <w:r w:rsidR="00B32A7C" w:rsidRPr="006A5E67">
        <w:rPr>
          <w:rFonts w:eastAsiaTheme="minorEastAsia"/>
          <w:bCs/>
          <w:i/>
          <w:kern w:val="0"/>
          <w:lang w:val="en-US" w:eastAsia="ja-JP"/>
        </w:rPr>
        <w:t xml:space="preserve"> the effect of stoat control during the increase phase (Autumn to Winter; hypothesis one). </w:t>
      </w:r>
      <w:r w:rsidR="00C47B05" w:rsidRPr="006A5E67">
        <w:rPr>
          <w:rFonts w:eastAsiaTheme="minorEastAsia"/>
          <w:bCs/>
          <w:i/>
          <w:kern w:val="0"/>
          <w:lang w:val="en-US" w:eastAsia="ja-JP"/>
        </w:rPr>
        <w:t>The left column</w:t>
      </w:r>
      <w:r w:rsidRPr="006A5E67">
        <w:rPr>
          <w:rFonts w:eastAsiaTheme="minorEastAsia"/>
          <w:bCs/>
          <w:i/>
          <w:kern w:val="0"/>
          <w:lang w:val="en-US" w:eastAsia="ja-JP"/>
        </w:rPr>
        <w:t xml:space="preserve"> represents the </w:t>
      </w:r>
      <w:r w:rsidR="00C47B05" w:rsidRPr="006A5E67">
        <w:rPr>
          <w:rFonts w:eastAsiaTheme="minorEastAsia"/>
          <w:bCs/>
          <w:i/>
          <w:kern w:val="0"/>
          <w:lang w:val="en-US" w:eastAsia="ja-JP"/>
        </w:rPr>
        <w:t>untransformed</w:t>
      </w:r>
      <w:r w:rsidRPr="006A5E67">
        <w:rPr>
          <w:rFonts w:eastAsiaTheme="minorEastAsia"/>
          <w:bCs/>
          <w:i/>
          <w:kern w:val="0"/>
          <w:lang w:val="en-US" w:eastAsia="ja-JP"/>
        </w:rPr>
        <w:t xml:space="preserve"> </w:t>
      </w:r>
      <w:r w:rsidRPr="006A5E67">
        <w:rPr>
          <w:rFonts w:eastAsiaTheme="minorEastAsia"/>
          <w:bCs/>
          <w:i/>
          <w:noProof/>
          <w:kern w:val="0"/>
          <w:lang w:val="en-US" w:eastAsia="ja-JP"/>
        </w:rPr>
        <w:t>estimates</w:t>
      </w:r>
      <w:r w:rsidRPr="006A5E67">
        <w:rPr>
          <w:rFonts w:eastAsiaTheme="minorEastAsia"/>
          <w:bCs/>
          <w:i/>
          <w:kern w:val="0"/>
          <w:lang w:val="en-US" w:eastAsia="ja-JP"/>
        </w:rPr>
        <w:t xml:space="preserve"> </w:t>
      </w:r>
      <w:r w:rsidRPr="006A5E67">
        <w:rPr>
          <w:rFonts w:eastAsiaTheme="minorEastAsia"/>
          <w:bCs/>
          <w:i/>
          <w:kern w:val="0"/>
          <w:lang w:val="en-US" w:eastAsia="ja-JP"/>
        </w:rPr>
        <w:lastRenderedPageBreak/>
        <w:t>of seed</w:t>
      </w:r>
      <w:r w:rsidR="00B32A7C" w:rsidRPr="006A5E67">
        <w:rPr>
          <w:rFonts w:eastAsiaTheme="minorEastAsia"/>
          <w:bCs/>
          <w:i/>
          <w:kern w:val="0"/>
          <w:lang w:val="en-US" w:eastAsia="ja-JP"/>
        </w:rPr>
        <w:t xml:space="preserve">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seed</m:t>
            </m:r>
          </m:e>
          <m:sub>
            <m:r>
              <w:rPr>
                <w:rFonts w:ascii="Cambria Math" w:eastAsiaTheme="minorEastAsia" w:hAnsi="Cambria Math"/>
                <w:kern w:val="0"/>
                <w:lang w:val="en-US" w:eastAsia="ja-JP"/>
              </w:rPr>
              <m:t>t</m:t>
            </m:r>
          </m:sub>
        </m:sSub>
      </m:oMath>
      <w:r w:rsidR="00233D92" w:rsidRPr="006A5E67">
        <w:rPr>
          <w:rFonts w:eastAsiaTheme="minorEastAsia"/>
          <w:bCs/>
          <w:i/>
          <w:kern w:val="0"/>
          <w:lang w:val="en-US" w:eastAsia="ja-JP"/>
        </w:rPr>
        <w:t xml:space="preserve"> </w:t>
      </w:r>
      <w:r w:rsidR="00B32A7C" w:rsidRPr="006A5E67">
        <w:rPr>
          <w:rFonts w:eastAsiaTheme="minorEastAsia"/>
          <w:bCs/>
          <w:i/>
          <w:kern w:val="0"/>
          <w:lang w:val="en-US" w:eastAsia="ja-JP"/>
        </w:rPr>
        <w:t>(a), mouse density</w:t>
      </w:r>
      <w:r w:rsidR="00233D92" w:rsidRPr="006A5E67">
        <w:rPr>
          <w:rFonts w:eastAsiaTheme="minorEastAsia"/>
          <w:bCs/>
          <w:i/>
          <w:kern w:val="0"/>
          <w:lang w:val="en-US" w:eastAsia="ja-JP"/>
        </w:rPr>
        <w:t xml:space="preserve">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mice</m:t>
            </m:r>
          </m:e>
          <m:sub>
            <m:r>
              <w:rPr>
                <w:rFonts w:ascii="Cambria Math" w:eastAsiaTheme="minorEastAsia" w:hAnsi="Cambria Math"/>
                <w:kern w:val="0"/>
                <w:lang w:val="en-US" w:eastAsia="ja-JP"/>
              </w:rPr>
              <m:t>t-1</m:t>
            </m:r>
          </m:sub>
        </m:sSub>
      </m:oMath>
      <w:r w:rsidR="00B32A7C" w:rsidRPr="006A5E67">
        <w:rPr>
          <w:rFonts w:eastAsiaTheme="minorEastAsia"/>
          <w:bCs/>
          <w:i/>
          <w:kern w:val="0"/>
          <w:lang w:val="en-US" w:eastAsia="ja-JP"/>
        </w:rPr>
        <w:t xml:space="preserve"> (b) and </w:t>
      </w:r>
      <w:r w:rsidR="00233D92" w:rsidRPr="006A5E67">
        <w:rPr>
          <w:rFonts w:eastAsiaTheme="minorEastAsia"/>
          <w:bCs/>
          <w:i/>
          <w:kern w:val="0"/>
          <w:lang w:val="en-US" w:eastAsia="ja-JP"/>
        </w:rPr>
        <w:t xml:space="preserve">MNA of </w:t>
      </w:r>
      <w:r w:rsidR="00B32A7C" w:rsidRPr="006A5E67">
        <w:rPr>
          <w:rFonts w:eastAsiaTheme="minorEastAsia"/>
          <w:bCs/>
          <w:i/>
          <w:kern w:val="0"/>
          <w:lang w:val="en-US" w:eastAsia="ja-JP"/>
        </w:rPr>
        <w:t xml:space="preserve">rats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rats</m:t>
            </m:r>
          </m:e>
          <m:sub>
            <m:r>
              <w:rPr>
                <w:rFonts w:ascii="Cambria Math" w:eastAsiaTheme="minorEastAsia" w:hAnsi="Cambria Math"/>
                <w:kern w:val="0"/>
                <w:lang w:val="en-US" w:eastAsia="ja-JP"/>
              </w:rPr>
              <m:t>t-1</m:t>
            </m:r>
          </m:sub>
        </m:sSub>
      </m:oMath>
      <w:r w:rsidR="00233D92" w:rsidRPr="006A5E67">
        <w:rPr>
          <w:rFonts w:eastAsiaTheme="minorEastAsia"/>
          <w:bCs/>
          <w:i/>
          <w:kern w:val="0"/>
          <w:lang w:val="en-US" w:eastAsia="ja-JP"/>
        </w:rPr>
        <w:t xml:space="preserve"> </w:t>
      </w:r>
      <w:r w:rsidRPr="006A5E67">
        <w:rPr>
          <w:rFonts w:eastAsiaTheme="minorEastAsia"/>
          <w:bCs/>
          <w:i/>
          <w:kern w:val="0"/>
          <w:lang w:val="en-US" w:eastAsia="ja-JP"/>
        </w:rPr>
        <w:t>(c) in</w:t>
      </w:r>
      <w:r w:rsidRPr="006A5E67">
        <w:rPr>
          <w:rFonts w:eastAsiaTheme="minorEastAsia"/>
          <w:bCs/>
          <w:i/>
          <w:noProof/>
          <w:kern w:val="0"/>
          <w:lang w:val="en-US" w:eastAsia="ja-JP"/>
        </w:rPr>
        <w:t xml:space="preserve"> relation to</w:t>
      </w:r>
      <w:r w:rsidRPr="006A5E67">
        <w:rPr>
          <w:rFonts w:eastAsiaTheme="minorEastAsia"/>
          <w:bCs/>
          <w:i/>
          <w:kern w:val="0"/>
          <w:lang w:val="en-US" w:eastAsia="ja-JP"/>
        </w:rPr>
        <w:t xml:space="preserve"> </w:t>
      </w:r>
      <w:r w:rsidR="00B32A7C" w:rsidRPr="006A5E67">
        <w:rPr>
          <w:rFonts w:eastAsiaTheme="minorEastAsia"/>
          <w:bCs/>
          <w:i/>
          <w:kern w:val="0"/>
          <w:lang w:val="en-US" w:eastAsia="ja-JP"/>
        </w:rPr>
        <w:t>rate of increase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mice</m:t>
            </m:r>
          </m:sub>
        </m:sSub>
      </m:oMath>
      <w:r w:rsidR="00B32A7C" w:rsidRPr="006A5E67">
        <w:rPr>
          <w:rFonts w:eastAsiaTheme="minorEastAsia"/>
          <w:bCs/>
          <w:i/>
          <w:kern w:val="0"/>
          <w:lang w:val="en-US" w:eastAsia="ja-JP"/>
        </w:rPr>
        <w:t xml:space="preserve">). The </w:t>
      </w:r>
      <w:r w:rsidR="00D24B75" w:rsidRPr="006A5E67">
        <w:rPr>
          <w:rFonts w:eastAsiaTheme="minorEastAsia"/>
          <w:bCs/>
          <w:i/>
          <w:kern w:val="0"/>
          <w:lang w:val="en-US" w:eastAsia="ja-JP"/>
        </w:rPr>
        <w:t>right-hand</w:t>
      </w:r>
      <w:r w:rsidR="00B32A7C" w:rsidRPr="006A5E67">
        <w:rPr>
          <w:rFonts w:eastAsiaTheme="minorEastAsia"/>
          <w:bCs/>
          <w:i/>
          <w:kern w:val="0"/>
          <w:lang w:val="en-US" w:eastAsia="ja-JP"/>
        </w:rPr>
        <w:t xml:space="preserve"> column is the corresponding</w:t>
      </w:r>
      <w:r w:rsidRPr="006A5E67">
        <w:rPr>
          <w:rFonts w:eastAsiaTheme="minorEastAsia"/>
          <w:bCs/>
          <w:i/>
          <w:kern w:val="0"/>
          <w:lang w:val="en-US" w:eastAsia="ja-JP"/>
        </w:rPr>
        <w:t xml:space="preserve"> parameter estimate from the process model</w:t>
      </w:r>
      <w:r w:rsidR="00B32A7C" w:rsidRPr="006A5E67">
        <w:rPr>
          <w:rFonts w:eastAsiaTheme="minorEastAsia"/>
          <w:bCs/>
          <w:i/>
          <w:kern w:val="0"/>
          <w:lang w:val="en-US" w:eastAsia="ja-JP"/>
        </w:rPr>
        <w:t>.</w:t>
      </w:r>
      <w:r w:rsidRPr="006A5E67">
        <w:rPr>
          <w:rFonts w:eastAsiaTheme="minorEastAsia"/>
          <w:bCs/>
          <w:i/>
          <w:kern w:val="0"/>
          <w:lang w:val="en-US" w:eastAsia="ja-JP"/>
        </w:rPr>
        <w:t xml:space="preserve"> The</w:t>
      </w:r>
      <w:r w:rsidRPr="006A5E67">
        <w:rPr>
          <w:rFonts w:eastAsiaTheme="minorEastAsia"/>
          <w:bCs/>
          <w:i/>
          <w:kern w:val="0"/>
          <w:lang w:eastAsia="ja-JP"/>
        </w:rPr>
        <w:t xml:space="preserve"> </w:t>
      </w:r>
      <w:r w:rsidR="00EC728A">
        <w:rPr>
          <w:rFonts w:eastAsiaTheme="minorEastAsia"/>
          <w:bCs/>
          <w:i/>
          <w:kern w:val="0"/>
          <w:lang w:eastAsia="ja-JP"/>
        </w:rPr>
        <w:t>shape</w:t>
      </w:r>
      <w:r w:rsidRPr="006A5E67">
        <w:rPr>
          <w:rFonts w:eastAsiaTheme="minorEastAsia"/>
          <w:bCs/>
          <w:i/>
          <w:kern w:val="0"/>
          <w:lang w:val="en-US" w:eastAsia="ja-JP"/>
        </w:rPr>
        <w:t xml:space="preserve"> difference distinguishes the two valleys (</w:t>
      </w:r>
      <w:r w:rsidR="00EC728A">
        <w:rPr>
          <w:rFonts w:eastAsiaTheme="minorEastAsia"/>
          <w:bCs/>
          <w:i/>
          <w:kern w:val="0"/>
          <w:lang w:val="en-US" w:eastAsia="ja-JP"/>
        </w:rPr>
        <w:t>triangle</w:t>
      </w:r>
      <w:r w:rsidR="00A9447D" w:rsidRPr="006A5E67">
        <w:rPr>
          <w:rFonts w:eastAsiaTheme="minorEastAsia"/>
          <w:bCs/>
          <w:i/>
          <w:kern w:val="0"/>
          <w:lang w:val="en-US" w:eastAsia="ja-JP"/>
        </w:rPr>
        <w:t xml:space="preserve"> = Eglinton </w:t>
      </w:r>
      <w:r w:rsidR="00A9447D" w:rsidRPr="006A5E67">
        <w:rPr>
          <w:rFonts w:eastAsiaTheme="minorEastAsia"/>
          <w:bCs/>
          <w:i/>
          <w:noProof/>
          <w:kern w:val="0"/>
          <w:lang w:val="en-US" w:eastAsia="ja-JP"/>
        </w:rPr>
        <w:t>Valley (E)</w:t>
      </w:r>
      <w:r w:rsidR="00A9447D" w:rsidRPr="006A5E67">
        <w:rPr>
          <w:rFonts w:eastAsiaTheme="minorEastAsia"/>
          <w:bCs/>
          <w:i/>
          <w:kern w:val="0"/>
          <w:lang w:val="en-US" w:eastAsia="ja-JP"/>
        </w:rPr>
        <w:t xml:space="preserve">, </w:t>
      </w:r>
      <w:r w:rsidR="00EC728A">
        <w:rPr>
          <w:rFonts w:eastAsiaTheme="minorEastAsia"/>
          <w:bCs/>
          <w:i/>
          <w:kern w:val="0"/>
          <w:lang w:val="en-US" w:eastAsia="ja-JP"/>
        </w:rPr>
        <w:t>circle</w:t>
      </w:r>
      <w:r w:rsidR="00A9447D" w:rsidRPr="006A5E67">
        <w:rPr>
          <w:rFonts w:eastAsiaTheme="minorEastAsia"/>
          <w:bCs/>
          <w:i/>
          <w:kern w:val="0"/>
          <w:lang w:val="en-US" w:eastAsia="ja-JP"/>
        </w:rPr>
        <w:t xml:space="preserve"> = </w:t>
      </w:r>
      <w:r w:rsidR="007A6A14">
        <w:rPr>
          <w:rFonts w:eastAsiaTheme="minorEastAsia"/>
          <w:bCs/>
          <w:i/>
          <w:kern w:val="0"/>
          <w:lang w:val="en-US" w:eastAsia="ja-JP"/>
        </w:rPr>
        <w:t>Hollyford Valley</w:t>
      </w:r>
      <w:r w:rsidRPr="006A5E67">
        <w:rPr>
          <w:rFonts w:eastAsiaTheme="minorEastAsia"/>
          <w:bCs/>
          <w:i/>
          <w:kern w:val="0"/>
          <w:lang w:val="en-US" w:eastAsia="ja-JP"/>
        </w:rPr>
        <w:t xml:space="preserve">) and the solid </w:t>
      </w:r>
      <w:r w:rsidR="00EC728A">
        <w:rPr>
          <w:rFonts w:eastAsiaTheme="minorEastAsia"/>
          <w:bCs/>
          <w:i/>
          <w:kern w:val="0"/>
          <w:lang w:val="en-US" w:eastAsia="ja-JP"/>
        </w:rPr>
        <w:t>symbols</w:t>
      </w:r>
      <w:r w:rsidRPr="006A5E67">
        <w:rPr>
          <w:rFonts w:eastAsiaTheme="minorEastAsia"/>
          <w:bCs/>
          <w:i/>
          <w:kern w:val="0"/>
          <w:lang w:val="en-US" w:eastAsia="ja-JP"/>
        </w:rPr>
        <w:t xml:space="preserve"> represent cases where stoats are present and absent at points with hollow </w:t>
      </w:r>
      <w:r w:rsidR="00EC728A">
        <w:rPr>
          <w:rFonts w:eastAsiaTheme="minorEastAsia"/>
          <w:bCs/>
          <w:i/>
          <w:noProof/>
          <w:kern w:val="0"/>
          <w:lang w:val="en-US" w:eastAsia="ja-JP"/>
        </w:rPr>
        <w:t>symbols</w:t>
      </w:r>
      <w:r w:rsidRPr="006A5E67">
        <w:rPr>
          <w:rFonts w:eastAsiaTheme="minorEastAsia"/>
          <w:bCs/>
          <w:i/>
          <w:kern w:val="0"/>
          <w:lang w:val="en-US" w:eastAsia="ja-JP"/>
        </w:rPr>
        <w:t xml:space="preserve">. </w:t>
      </w:r>
      <w:r w:rsidR="00EC728A">
        <w:rPr>
          <w:rFonts w:eastAsiaTheme="minorEastAsia"/>
          <w:bCs/>
          <w:i/>
          <w:kern w:val="0"/>
          <w:lang w:val="en-US" w:eastAsia="ja-JP"/>
        </w:rPr>
        <w:t xml:space="preserve">Parameter </w:t>
      </w:r>
      <w:r w:rsidRPr="006A5E67">
        <w:rPr>
          <w:rFonts w:eastAsiaTheme="minorEastAsia"/>
          <w:bCs/>
          <w:i/>
          <w:kern w:val="0"/>
          <w:lang w:val="en-US" w:eastAsia="ja-JP"/>
        </w:rPr>
        <w:t xml:space="preserve">estimates </w:t>
      </w:r>
      <w:r w:rsidR="00EC728A">
        <w:rPr>
          <w:rFonts w:eastAsiaTheme="minorEastAsia"/>
          <w:bCs/>
          <w:i/>
          <w:kern w:val="0"/>
          <w:lang w:val="en-US" w:eastAsia="ja-JP"/>
        </w:rPr>
        <w:t xml:space="preserve">(d,e,f) </w:t>
      </w:r>
      <w:r w:rsidRPr="006A5E67">
        <w:rPr>
          <w:rFonts w:eastAsiaTheme="minorEastAsia"/>
          <w:bCs/>
          <w:i/>
          <w:noProof/>
          <w:kern w:val="0"/>
          <w:lang w:val="en-US" w:eastAsia="ja-JP"/>
        </w:rPr>
        <w:t>represent</w:t>
      </w:r>
      <w:r w:rsidRPr="006A5E67">
        <w:rPr>
          <w:rFonts w:eastAsiaTheme="minorEastAsia"/>
          <w:bCs/>
          <w:i/>
          <w:kern w:val="0"/>
          <w:lang w:val="en-US" w:eastAsia="ja-JP"/>
        </w:rPr>
        <w:t xml:space="preserve"> the differences in stoat control between </w:t>
      </w:r>
      <w:r w:rsidR="00B32A7C" w:rsidRPr="006A5E67">
        <w:rPr>
          <w:rFonts w:eastAsiaTheme="minorEastAsia"/>
          <w:bCs/>
          <w:i/>
          <w:kern w:val="0"/>
          <w:lang w:val="en-US" w:eastAsia="ja-JP"/>
        </w:rPr>
        <w:t xml:space="preserve">valleys </w:t>
      </w:r>
      <w:r w:rsidR="00EC728A">
        <w:rPr>
          <w:rFonts w:eastAsiaTheme="minorEastAsia"/>
          <w:bCs/>
          <w:i/>
          <w:kern w:val="0"/>
          <w:lang w:val="en-US" w:eastAsia="ja-JP"/>
        </w:rPr>
        <w:t>(left; hollow triangle)</w:t>
      </w:r>
      <w:r w:rsidRPr="006A5E67">
        <w:rPr>
          <w:rFonts w:eastAsiaTheme="minorEastAsia"/>
          <w:bCs/>
          <w:i/>
          <w:kern w:val="0"/>
          <w:lang w:val="en-US" w:eastAsia="ja-JP"/>
        </w:rPr>
        <w:t xml:space="preserve"> and within </w:t>
      </w:r>
      <w:r w:rsidR="00B32A7C" w:rsidRPr="006A5E67">
        <w:rPr>
          <w:rFonts w:eastAsiaTheme="minorEastAsia"/>
          <w:bCs/>
          <w:i/>
          <w:kern w:val="0"/>
          <w:lang w:val="en-US" w:eastAsia="ja-JP"/>
        </w:rPr>
        <w:t>valley</w:t>
      </w:r>
      <w:r w:rsidR="00EC728A">
        <w:rPr>
          <w:rFonts w:eastAsiaTheme="minorEastAsia"/>
          <w:bCs/>
          <w:i/>
          <w:kern w:val="0"/>
          <w:lang w:val="en-US" w:eastAsia="ja-JP"/>
        </w:rPr>
        <w:t xml:space="preserve"> (right; hollow circle)</w:t>
      </w:r>
      <w:r w:rsidR="00C47B05" w:rsidRPr="006A5E67">
        <w:rPr>
          <w:rFonts w:eastAsiaTheme="minorEastAsia"/>
          <w:bCs/>
          <w:i/>
          <w:kern w:val="0"/>
          <w:lang w:val="en-US" w:eastAsia="ja-JP"/>
        </w:rPr>
        <w:t>.</w:t>
      </w:r>
      <w:r w:rsidRPr="006A5E67">
        <w:rPr>
          <w:rFonts w:eastAsiaTheme="minorEastAsia"/>
          <w:bCs/>
          <w:i/>
          <w:kern w:val="0"/>
          <w:lang w:val="en-US" w:eastAsia="ja-JP"/>
        </w:rPr>
        <w:t>]</w:t>
      </w:r>
      <w:r w:rsidRPr="006A5E67">
        <w:rPr>
          <w:rFonts w:eastAsiaTheme="minorEastAsia"/>
          <w:bCs/>
          <w:noProof/>
          <w:kern w:val="0"/>
          <w:lang w:val="en-US" w:eastAsia="en-US"/>
        </w:rPr>
        <w:t xml:space="preserve"> </w:t>
      </w:r>
    </w:p>
    <w:p w14:paraId="3255F301" w14:textId="77777777" w:rsidR="006B668E" w:rsidRPr="006A5E67" w:rsidRDefault="006B668E" w:rsidP="000F2AB1">
      <w:pPr>
        <w:pStyle w:val="ListParagraph"/>
        <w:wordWrap/>
        <w:adjustRightInd w:val="0"/>
        <w:spacing w:before="0" w:after="0"/>
        <w:ind w:left="0"/>
        <w:rPr>
          <w:rFonts w:eastAsiaTheme="minorEastAsia"/>
          <w:bCs/>
          <w:kern w:val="0"/>
          <w:lang w:val="en-US" w:eastAsia="ja-JP"/>
        </w:rPr>
      </w:pPr>
    </w:p>
    <w:p w14:paraId="5443E478" w14:textId="16A1D366" w:rsidR="00DD1032" w:rsidRDefault="00F511BE" w:rsidP="000F2AB1">
      <w:pPr>
        <w:wordWrap/>
        <w:adjustRightInd w:val="0"/>
        <w:spacing w:before="0" w:after="0"/>
        <w:ind w:firstLine="720"/>
        <w:rPr>
          <w:rFonts w:eastAsiaTheme="minorEastAsia"/>
          <w:bCs/>
          <w:kern w:val="0"/>
          <w:lang w:val="en-US" w:eastAsia="ja-JP"/>
        </w:rPr>
      </w:pPr>
      <w:r w:rsidRPr="006A5E67">
        <w:rPr>
          <w:rFonts w:eastAsiaTheme="minorEastAsia"/>
          <w:bCs/>
          <w:kern w:val="0"/>
          <w:lang w:val="en-US" w:eastAsia="ja-JP"/>
        </w:rPr>
        <w:t>H</w:t>
      </w:r>
      <w:r w:rsidR="00FA6451" w:rsidRPr="006A5E67">
        <w:rPr>
          <w:rFonts w:eastAsiaTheme="minorEastAsia"/>
          <w:bCs/>
          <w:kern w:val="0"/>
          <w:lang w:val="en-US" w:eastAsia="ja-JP"/>
        </w:rPr>
        <w:t>ypothesis one tested whether s</w:t>
      </w:r>
      <w:r w:rsidRPr="006A5E67">
        <w:rPr>
          <w:rFonts w:eastAsiaTheme="minorEastAsia"/>
          <w:bCs/>
          <w:kern w:val="0"/>
          <w:lang w:val="en-US" w:eastAsia="ja-JP"/>
        </w:rPr>
        <w:t>toats</w:t>
      </w:r>
      <w:r w:rsidR="00921A29" w:rsidRPr="006A5E67">
        <w:rPr>
          <w:rFonts w:eastAsiaTheme="minorEastAsia"/>
          <w:bCs/>
          <w:kern w:val="0"/>
          <w:lang w:val="en-US" w:eastAsia="ja-JP"/>
        </w:rPr>
        <w:t xml:space="preserve"> can limit</w:t>
      </w:r>
      <w:r w:rsidRPr="006A5E67">
        <w:rPr>
          <w:rFonts w:eastAsiaTheme="minorEastAsia"/>
          <w:bCs/>
          <w:kern w:val="0"/>
          <w:lang w:val="en-US" w:eastAsia="ja-JP"/>
        </w:rPr>
        <w:t xml:space="preserve"> the rate of increase in mice populations during </w:t>
      </w:r>
      <w:r w:rsidR="00921A29" w:rsidRPr="006A5E67">
        <w:rPr>
          <w:rFonts w:eastAsiaTheme="minorEastAsia"/>
          <w:bCs/>
          <w:kern w:val="0"/>
          <w:lang w:val="en-US" w:eastAsia="ja-JP"/>
        </w:rPr>
        <w:t xml:space="preserve">the </w:t>
      </w:r>
      <w:r w:rsidRPr="006A5E67">
        <w:rPr>
          <w:rFonts w:eastAsiaTheme="minorEastAsia"/>
          <w:bCs/>
          <w:kern w:val="0"/>
          <w:lang w:val="en-US" w:eastAsia="ja-JP"/>
        </w:rPr>
        <w:t xml:space="preserve">seed production </w:t>
      </w:r>
      <w:r w:rsidR="00921A29" w:rsidRPr="006A5E67">
        <w:rPr>
          <w:rFonts w:eastAsiaTheme="minorEastAsia"/>
          <w:bCs/>
          <w:kern w:val="0"/>
          <w:lang w:val="en-US" w:eastAsia="ja-JP"/>
        </w:rPr>
        <w:t>phase</w:t>
      </w:r>
      <w:r w:rsidRPr="006A5E67">
        <w:rPr>
          <w:rFonts w:eastAsiaTheme="minorEastAsia"/>
          <w:bCs/>
          <w:kern w:val="0"/>
          <w:lang w:val="en-US" w:eastAsia="ja-JP"/>
        </w:rPr>
        <w:t xml:space="preserve"> (</w:t>
      </w:r>
      <w:r w:rsidR="003C6AA8" w:rsidRPr="006A5E67">
        <w:rPr>
          <w:rFonts w:eastAsiaTheme="minorEastAsia"/>
          <w:bCs/>
          <w:kern w:val="0"/>
          <w:lang w:val="en-US" w:eastAsia="ja-JP"/>
        </w:rPr>
        <w:t xml:space="preserve">Figure 1; 1) </w:t>
      </w:r>
      <w:r w:rsidR="00EC2506" w:rsidRPr="006A5E67">
        <w:rPr>
          <w:rFonts w:eastAsiaTheme="minorEastAsia"/>
          <w:bCs/>
          <w:kern w:val="0"/>
          <w:lang w:val="en-US" w:eastAsia="ja-JP"/>
        </w:rPr>
        <w:t>Summer</w:t>
      </w:r>
      <w:r w:rsidRPr="006A5E67">
        <w:rPr>
          <w:rFonts w:eastAsiaTheme="minorEastAsia"/>
          <w:bCs/>
          <w:kern w:val="0"/>
          <w:lang w:val="en-US" w:eastAsia="ja-JP"/>
        </w:rPr>
        <w:t>-</w:t>
      </w:r>
      <w:r w:rsidR="00B32A7C" w:rsidRPr="006A5E67">
        <w:rPr>
          <w:rFonts w:eastAsiaTheme="minorEastAsia"/>
          <w:bCs/>
          <w:kern w:val="0"/>
          <w:lang w:val="en-US" w:eastAsia="ja-JP"/>
        </w:rPr>
        <w:t>Autumn-</w:t>
      </w:r>
      <w:r w:rsidRPr="006A5E67">
        <w:rPr>
          <w:rFonts w:eastAsiaTheme="minorEastAsia"/>
          <w:bCs/>
          <w:kern w:val="0"/>
          <w:lang w:val="en-US" w:eastAsia="ja-JP"/>
        </w:rPr>
        <w:t>Winter)</w:t>
      </w:r>
      <w:r w:rsidR="00FA6451" w:rsidRPr="006A5E67">
        <w:rPr>
          <w:rFonts w:eastAsiaTheme="minorEastAsia"/>
          <w:bCs/>
          <w:kern w:val="0"/>
          <w:lang w:val="en-US" w:eastAsia="ja-JP"/>
        </w:rPr>
        <w:t xml:space="preserve">. Figure 3 </w:t>
      </w:r>
      <w:r w:rsidR="003C6AA8" w:rsidRPr="006A5E67">
        <w:rPr>
          <w:rFonts w:eastAsiaTheme="minorEastAsia"/>
          <w:bCs/>
          <w:kern w:val="0"/>
          <w:lang w:val="en-US" w:eastAsia="ja-JP"/>
        </w:rPr>
        <w:t>only uses the</w:t>
      </w:r>
      <w:r w:rsidR="00FA6451" w:rsidRPr="006A5E67">
        <w:rPr>
          <w:rFonts w:eastAsiaTheme="minorEastAsia"/>
          <w:bCs/>
          <w:kern w:val="0"/>
          <w:lang w:val="en-US" w:eastAsia="ja-JP"/>
        </w:rPr>
        <w:t xml:space="preserve"> phase </w:t>
      </w:r>
      <w:r w:rsidR="00B32A7C" w:rsidRPr="006A5E67">
        <w:rPr>
          <w:rFonts w:eastAsiaTheme="minorEastAsia"/>
          <w:bCs/>
          <w:kern w:val="0"/>
          <w:lang w:val="en-US" w:eastAsia="ja-JP"/>
        </w:rPr>
        <w:t xml:space="preserve">with the </w:t>
      </w:r>
      <w:r w:rsidR="00FA6451" w:rsidRPr="006A5E67">
        <w:rPr>
          <w:rFonts w:eastAsiaTheme="minorEastAsia"/>
          <w:bCs/>
          <w:kern w:val="0"/>
          <w:lang w:val="en-US" w:eastAsia="ja-JP"/>
        </w:rPr>
        <w:t>strongest</w:t>
      </w:r>
      <w:r w:rsidR="003C6AA8" w:rsidRPr="006A5E67">
        <w:rPr>
          <w:rFonts w:eastAsiaTheme="minorEastAsia"/>
          <w:bCs/>
          <w:kern w:val="0"/>
          <w:lang w:val="en-US" w:eastAsia="ja-JP"/>
        </w:rPr>
        <w:t xml:space="preserve"> observed</w:t>
      </w:r>
      <w:r w:rsidR="00FA6451" w:rsidRPr="006A5E67">
        <w:rPr>
          <w:rFonts w:eastAsiaTheme="minorEastAsia"/>
          <w:bCs/>
          <w:kern w:val="0"/>
          <w:lang w:val="en-US" w:eastAsia="ja-JP"/>
        </w:rPr>
        <w:t xml:space="preserve"> increase in m</w:t>
      </w:r>
      <w:r w:rsidR="0032694F" w:rsidRPr="006A5E67">
        <w:rPr>
          <w:rFonts w:eastAsiaTheme="minorEastAsia"/>
          <w:bCs/>
          <w:kern w:val="0"/>
          <w:lang w:val="en-US" w:eastAsia="ja-JP"/>
        </w:rPr>
        <w:t>ice populations (</w:t>
      </w:r>
      <w:r w:rsidR="008F38EC" w:rsidRPr="006A5E67">
        <w:rPr>
          <w:rFonts w:eastAsiaTheme="minorEastAsia"/>
          <w:bCs/>
          <w:kern w:val="0"/>
          <w:lang w:val="en-US" w:eastAsia="ja-JP"/>
        </w:rPr>
        <w:t xml:space="preserve">Autumn to </w:t>
      </w:r>
      <w:r w:rsidR="00B32A7C" w:rsidRPr="006A5E67">
        <w:rPr>
          <w:rFonts w:eastAsiaTheme="minorEastAsia"/>
          <w:bCs/>
          <w:kern w:val="0"/>
          <w:lang w:val="en-US" w:eastAsia="ja-JP"/>
        </w:rPr>
        <w:t>W</w:t>
      </w:r>
      <w:r w:rsidR="0032694F" w:rsidRPr="006A5E67">
        <w:rPr>
          <w:rFonts w:eastAsiaTheme="minorEastAsia"/>
          <w:bCs/>
          <w:kern w:val="0"/>
          <w:lang w:val="en-US" w:eastAsia="ja-JP"/>
        </w:rPr>
        <w:t>inter</w:t>
      </w:r>
      <w:r w:rsidR="00A3052C" w:rsidRPr="006A5E67">
        <w:rPr>
          <w:rFonts w:eastAsiaTheme="minorEastAsia"/>
          <w:bCs/>
          <w:kern w:val="0"/>
          <w:lang w:val="en-US" w:eastAsia="ja-JP"/>
        </w:rPr>
        <w:t xml:space="preserve">; </w:t>
      </w:r>
      <m:oMath>
        <m:r>
          <m:rPr>
            <m:sty m:val="p"/>
          </m:rPr>
          <w:rPr>
            <w:rFonts w:ascii="Cambria Math" w:hAnsi="Cambria Math"/>
            <w:noProof/>
          </w:rPr>
          <m:t>μ</m:t>
        </m:r>
        <m:d>
          <m:dPr>
            <m:ctrlPr>
              <w:rPr>
                <w:rFonts w:ascii="Cambria Math" w:hAnsi="Cambria Math"/>
                <w:noProof/>
              </w:rPr>
            </m:ctrlPr>
          </m:dPr>
          <m:e>
            <m:sSub>
              <m:sSubPr>
                <m:ctrlPr>
                  <w:rPr>
                    <w:rFonts w:ascii="Cambria Math" w:hAnsi="Cambria Math"/>
                    <w:noProof/>
                  </w:rPr>
                </m:ctrlPr>
              </m:sSubPr>
              <m:e>
                <m:r>
                  <m:rPr>
                    <m:sty m:val="p"/>
                  </m:rPr>
                  <w:rPr>
                    <w:rFonts w:ascii="Cambria Math" w:hAnsi="Cambria Math"/>
                    <w:noProof/>
                  </w:rPr>
                  <m:t>β</m:t>
                </m:r>
              </m:e>
              <m:sub>
                <m:r>
                  <m:rPr>
                    <m:sty m:val="p"/>
                  </m:rPr>
                  <w:rPr>
                    <w:rFonts w:ascii="Cambria Math" w:hAnsi="Cambria Math"/>
                    <w:noProof/>
                  </w:rPr>
                  <m:t>1</m:t>
                </m:r>
              </m:sub>
            </m:sSub>
          </m:e>
        </m:d>
      </m:oMath>
      <w:r w:rsidR="00A3052C" w:rsidRPr="006A5E67">
        <w:rPr>
          <w:noProof/>
        </w:rPr>
        <w:t xml:space="preserve"> = 0.66</w:t>
      </w:r>
      <w:r w:rsidR="0032694F" w:rsidRPr="006A5E67">
        <w:rPr>
          <w:rFonts w:eastAsiaTheme="minorEastAsia"/>
          <w:bCs/>
          <w:kern w:val="0"/>
          <w:lang w:val="en-US" w:eastAsia="ja-JP"/>
        </w:rPr>
        <w:t xml:space="preserve">). </w:t>
      </w:r>
      <w:r w:rsidR="00D54E03" w:rsidRPr="006A5E67">
        <w:rPr>
          <w:rFonts w:eastAsiaTheme="minorEastAsia"/>
          <w:bCs/>
          <w:noProof/>
          <w:kern w:val="0"/>
          <w:lang w:val="en-US" w:eastAsia="ja-JP"/>
        </w:rPr>
        <w:t>In accordance with</w:t>
      </w:r>
      <w:r w:rsidR="00D54E03" w:rsidRPr="006A5E67">
        <w:rPr>
          <w:rFonts w:eastAsiaTheme="minorEastAsia"/>
          <w:bCs/>
          <w:kern w:val="0"/>
          <w:lang w:val="en-US" w:eastAsia="ja-JP"/>
        </w:rPr>
        <w:t xml:space="preserve"> other </w:t>
      </w:r>
      <w:r w:rsidR="00D54E03" w:rsidRPr="006A5E67">
        <w:rPr>
          <w:rFonts w:eastAsiaTheme="minorEastAsia"/>
          <w:bCs/>
          <w:noProof/>
          <w:kern w:val="0"/>
          <w:lang w:val="en-US" w:eastAsia="ja-JP"/>
        </w:rPr>
        <w:t>studies</w:t>
      </w:r>
      <w:r w:rsidR="003C6AA8" w:rsidRPr="006A5E67">
        <w:rPr>
          <w:rFonts w:eastAsiaTheme="minorEastAsia"/>
          <w:bCs/>
          <w:noProof/>
          <w:kern w:val="0"/>
          <w:lang w:val="en-US" w:eastAsia="ja-JP"/>
        </w:rPr>
        <w:t>,</w:t>
      </w:r>
      <w:r w:rsidR="00D54E03" w:rsidRPr="006A5E67">
        <w:rPr>
          <w:rFonts w:eastAsiaTheme="minorEastAsia"/>
          <w:bCs/>
          <w:kern w:val="0"/>
          <w:lang w:val="en-US" w:eastAsia="ja-JP"/>
        </w:rPr>
        <w:t xml:space="preserve"> there </w:t>
      </w:r>
      <w:r w:rsidR="00F63AE0" w:rsidRPr="006A5E67">
        <w:rPr>
          <w:rFonts w:eastAsiaTheme="minorEastAsia"/>
          <w:bCs/>
          <w:kern w:val="0"/>
          <w:lang w:val="en-US" w:eastAsia="ja-JP"/>
        </w:rPr>
        <w:t>was</w:t>
      </w:r>
      <w:r w:rsidR="00D54E03" w:rsidRPr="006A5E67">
        <w:rPr>
          <w:rFonts w:eastAsiaTheme="minorEastAsia"/>
          <w:bCs/>
          <w:kern w:val="0"/>
          <w:lang w:val="en-US" w:eastAsia="ja-JP"/>
        </w:rPr>
        <w:t xml:space="preserve"> a strong </w:t>
      </w:r>
      <w:r w:rsidR="00DA3789" w:rsidRPr="006A5E67">
        <w:rPr>
          <w:rFonts w:eastAsiaTheme="minorEastAsia"/>
          <w:bCs/>
          <w:kern w:val="0"/>
          <w:lang w:val="en-US" w:eastAsia="ja-JP"/>
        </w:rPr>
        <w:t xml:space="preserve">positive </w:t>
      </w:r>
      <w:r w:rsidR="00D54E03" w:rsidRPr="006A5E67">
        <w:rPr>
          <w:rFonts w:eastAsiaTheme="minorEastAsia"/>
          <w:bCs/>
          <w:kern w:val="0"/>
          <w:lang w:val="en-US" w:eastAsia="ja-JP"/>
        </w:rPr>
        <w:t xml:space="preserve">trend between </w:t>
      </w:r>
      <w:r w:rsidR="00D54E03" w:rsidRPr="006A5E67">
        <w:rPr>
          <w:rFonts w:eastAsiaTheme="minorEastAsia"/>
          <w:bCs/>
          <w:noProof/>
          <w:kern w:val="0"/>
          <w:lang w:val="en-US" w:eastAsia="ja-JP"/>
        </w:rPr>
        <w:t>rate</w:t>
      </w:r>
      <w:r w:rsidR="00D54E03" w:rsidRPr="006A5E67">
        <w:rPr>
          <w:rFonts w:eastAsiaTheme="minorEastAsia"/>
          <w:bCs/>
          <w:kern w:val="0"/>
          <w:lang w:val="en-US" w:eastAsia="ja-JP"/>
        </w:rPr>
        <w:t xml:space="preserve"> of increase </w:t>
      </w:r>
      <w:r w:rsidR="00DA3789" w:rsidRPr="006A5E67">
        <w:rPr>
          <w:rFonts w:eastAsiaTheme="minorEastAsia"/>
          <w:bCs/>
          <w:kern w:val="0"/>
          <w:lang w:val="en-US" w:eastAsia="ja-JP"/>
        </w:rPr>
        <w:t>(</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mice</m:t>
            </m:r>
          </m:sub>
        </m:sSub>
      </m:oMath>
      <w:r w:rsidR="00DA3789" w:rsidRPr="006A5E67">
        <w:rPr>
          <w:rFonts w:eastAsiaTheme="minorEastAsia"/>
          <w:bCs/>
          <w:kern w:val="0"/>
          <w:lang w:val="en-US" w:eastAsia="ja-JP"/>
        </w:rPr>
        <w:t xml:space="preserve">) </w:t>
      </w:r>
      <w:r w:rsidR="00D54E03" w:rsidRPr="006A5E67">
        <w:rPr>
          <w:rFonts w:eastAsiaTheme="minorEastAsia"/>
          <w:bCs/>
          <w:kern w:val="0"/>
          <w:lang w:val="en-US" w:eastAsia="ja-JP"/>
        </w:rPr>
        <w:t xml:space="preserve">and seed </w:t>
      </w:r>
      <w:r w:rsidR="00963BC4" w:rsidRPr="006A5E67">
        <w:rPr>
          <w:rFonts w:eastAsiaTheme="minorEastAsia"/>
          <w:bCs/>
          <w:kern w:val="0"/>
          <w:lang w:val="en-US" w:eastAsia="ja-JP"/>
        </w:rPr>
        <w:t xml:space="preserve">where greater amounts of seed results in high rates of increase (Figure 3a; left column). This was supported by the </w:t>
      </w:r>
      <w:r w:rsidR="00DA3789" w:rsidRPr="006A5E67">
        <w:rPr>
          <w:rFonts w:eastAsiaTheme="minorEastAsia"/>
          <w:bCs/>
          <w:kern w:val="0"/>
          <w:lang w:val="en-US" w:eastAsia="ja-JP"/>
        </w:rPr>
        <w:t xml:space="preserve">fitted process model that accounted for </w:t>
      </w:r>
      <w:r w:rsidR="00D54E03" w:rsidRPr="006A5E67">
        <w:rPr>
          <w:rFonts w:eastAsiaTheme="minorEastAsia"/>
          <w:bCs/>
          <w:kern w:val="0"/>
          <w:lang w:val="en-US" w:eastAsia="ja-JP"/>
        </w:rPr>
        <w:t>other variables (</w:t>
      </w:r>
      <w:r w:rsidR="00DA3789" w:rsidRPr="006A5E67">
        <w:rPr>
          <w:rFonts w:eastAsiaTheme="minorEastAsia"/>
          <w:bCs/>
          <w:kern w:val="0"/>
          <w:lang w:val="en-US" w:eastAsia="ja-JP"/>
        </w:rPr>
        <w:t>Figure 3; Seed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β</m:t>
            </m:r>
          </m:e>
          <m:sub>
            <m:r>
              <w:rPr>
                <w:rFonts w:ascii="Cambria Math" w:eastAsiaTheme="minorEastAsia" w:hAnsi="Cambria Math"/>
                <w:kern w:val="0"/>
                <w:lang w:val="en-US" w:eastAsia="ja-JP"/>
              </w:rPr>
              <m:t>1</m:t>
            </m:r>
          </m:sub>
        </m:sSub>
      </m:oMath>
      <w:r w:rsidR="00D54E03" w:rsidRPr="006A5E67">
        <w:rPr>
          <w:rFonts w:eastAsiaTheme="minorEastAsia"/>
          <w:bCs/>
          <w:kern w:val="0"/>
          <w:lang w:val="en-US" w:eastAsia="ja-JP"/>
        </w:rPr>
        <w:t>)</w:t>
      </w:r>
      <w:r w:rsidR="00DA3789" w:rsidRPr="006A5E67">
        <w:rPr>
          <w:rFonts w:eastAsiaTheme="minorEastAsia"/>
          <w:bCs/>
          <w:kern w:val="0"/>
          <w:lang w:val="en-US" w:eastAsia="ja-JP"/>
        </w:rPr>
        <w:t>). T</w:t>
      </w:r>
      <w:r w:rsidR="00DD1032" w:rsidRPr="006A5E67">
        <w:rPr>
          <w:rFonts w:eastAsiaTheme="minorEastAsia"/>
          <w:bCs/>
          <w:kern w:val="0"/>
          <w:lang w:val="en-US" w:eastAsia="ja-JP"/>
        </w:rPr>
        <w:t xml:space="preserve">here </w:t>
      </w:r>
      <w:r w:rsidR="00EC2506" w:rsidRPr="006A5E67">
        <w:rPr>
          <w:rFonts w:eastAsiaTheme="minorEastAsia"/>
          <w:bCs/>
          <w:kern w:val="0"/>
          <w:lang w:val="en-US" w:eastAsia="ja-JP"/>
        </w:rPr>
        <w:t>was</w:t>
      </w:r>
      <w:r w:rsidR="00DD1032" w:rsidRPr="006A5E67">
        <w:rPr>
          <w:rFonts w:eastAsiaTheme="minorEastAsia"/>
          <w:bCs/>
          <w:kern w:val="0"/>
          <w:lang w:val="en-US" w:eastAsia="ja-JP"/>
        </w:rPr>
        <w:t xml:space="preserve"> no</w:t>
      </w:r>
      <w:r w:rsidR="003C6AA8" w:rsidRPr="006A5E67">
        <w:rPr>
          <w:rFonts w:eastAsiaTheme="minorEastAsia"/>
          <w:bCs/>
          <w:kern w:val="0"/>
          <w:lang w:val="en-US" w:eastAsia="ja-JP"/>
        </w:rPr>
        <w:t xml:space="preserve"> difference </w:t>
      </w:r>
      <w:r w:rsidR="00B62FA1">
        <w:rPr>
          <w:rFonts w:eastAsiaTheme="minorEastAsia"/>
          <w:bCs/>
          <w:kern w:val="0"/>
          <w:lang w:val="en-US" w:eastAsia="ja-JP"/>
        </w:rPr>
        <w:t xml:space="preserve">in stoat control overall, </w:t>
      </w:r>
      <w:r w:rsidR="00FA6451" w:rsidRPr="006A5E67">
        <w:rPr>
          <w:rFonts w:eastAsiaTheme="minorEastAsia"/>
          <w:bCs/>
          <w:kern w:val="0"/>
          <w:lang w:val="en-US" w:eastAsia="ja-JP"/>
        </w:rPr>
        <w:t>represented as the difference between estimates of the model intercept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β</m:t>
            </m:r>
          </m:e>
          <m:sub>
            <m:r>
              <m:rPr>
                <m:sty m:val="p"/>
              </m:rPr>
              <w:rPr>
                <w:rFonts w:ascii="Cambria Math" w:eastAsiaTheme="minorEastAsia" w:hAnsi="Cambria Math"/>
                <w:kern w:val="0"/>
                <w:lang w:val="en-US" w:eastAsia="ja-JP"/>
              </w:rPr>
              <m:t>0</m:t>
            </m:r>
          </m:sub>
        </m:sSub>
        <m:r>
          <w:rPr>
            <w:rFonts w:ascii="Cambria Math" w:eastAsiaTheme="minorEastAsia" w:hAnsi="Cambria Math"/>
            <w:kern w:val="0"/>
            <w:lang w:val="en-US" w:eastAsia="ja-JP"/>
          </w:rPr>
          <m:t>(</m:t>
        </m:r>
      </m:oMath>
      <w:r w:rsidR="00D54E03" w:rsidRPr="006A5E67">
        <w:rPr>
          <w:rFonts w:eastAsiaTheme="minorEastAsia"/>
          <w:bCs/>
          <w:kern w:val="0"/>
          <w:lang w:val="en-US" w:eastAsia="ja-JP"/>
        </w:rPr>
        <w:t xml:space="preserve">stoat control) –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β</m:t>
            </m:r>
          </m:e>
          <m:sub>
            <m:r>
              <m:rPr>
                <m:sty m:val="p"/>
              </m:rPr>
              <w:rPr>
                <w:rFonts w:ascii="Cambria Math" w:eastAsiaTheme="minorEastAsia" w:hAnsi="Cambria Math"/>
                <w:kern w:val="0"/>
                <w:lang w:val="en-US" w:eastAsia="ja-JP"/>
              </w:rPr>
              <m:t>0</m:t>
            </m:r>
          </m:sub>
        </m:sSub>
      </m:oMath>
      <w:r w:rsidR="00D54E03" w:rsidRPr="006A5E67">
        <w:rPr>
          <w:rFonts w:eastAsiaTheme="minorEastAsia"/>
          <w:bCs/>
          <w:kern w:val="0"/>
          <w:lang w:val="en-US" w:eastAsia="ja-JP"/>
        </w:rPr>
        <w:t>(no stoat control)</w:t>
      </w:r>
      <w:r w:rsidR="00FA6451" w:rsidRPr="006A5E67">
        <w:rPr>
          <w:rFonts w:eastAsiaTheme="minorEastAsia"/>
          <w:bCs/>
          <w:kern w:val="0"/>
          <w:lang w:val="en-US" w:eastAsia="ja-JP"/>
        </w:rPr>
        <w:t xml:space="preserve"> </w:t>
      </w:r>
      <w:r w:rsidR="00D54E03" w:rsidRPr="006A5E67">
        <w:rPr>
          <w:rFonts w:eastAsiaTheme="minorEastAsia"/>
          <w:bCs/>
          <w:kern w:val="0"/>
          <w:lang w:val="en-US" w:eastAsia="ja-JP"/>
        </w:rPr>
        <w:t>= -0.44 (95% CI -1.63 – 0.76</w:t>
      </w:r>
      <w:r w:rsidR="00FA6451" w:rsidRPr="006A5E67">
        <w:rPr>
          <w:rFonts w:eastAsiaTheme="minorEastAsia"/>
          <w:bCs/>
          <w:kern w:val="0"/>
          <w:lang w:val="en-US" w:eastAsia="ja-JP"/>
        </w:rPr>
        <w:t>)</w:t>
      </w:r>
      <w:r w:rsidR="00D54E03" w:rsidRPr="006A5E67">
        <w:rPr>
          <w:rFonts w:eastAsiaTheme="minorEastAsia"/>
          <w:bCs/>
          <w:kern w:val="0"/>
          <w:lang w:val="en-US" w:eastAsia="ja-JP"/>
        </w:rPr>
        <w:t>)</w:t>
      </w:r>
      <w:r w:rsidR="00233D92" w:rsidRPr="006A5E67">
        <w:rPr>
          <w:rFonts w:eastAsiaTheme="minorEastAsia"/>
          <w:bCs/>
          <w:kern w:val="0"/>
          <w:lang w:val="en-US" w:eastAsia="ja-JP"/>
        </w:rPr>
        <w:t xml:space="preserve"> both between </w:t>
      </w:r>
      <w:r w:rsidR="00B62FA1">
        <w:rPr>
          <w:rFonts w:eastAsiaTheme="minorEastAsia"/>
          <w:bCs/>
          <w:kern w:val="0"/>
          <w:lang w:val="en-US" w:eastAsia="ja-JP"/>
        </w:rPr>
        <w:t xml:space="preserve">(Figure 3d; triangle) </w:t>
      </w:r>
      <w:r w:rsidR="00233D92" w:rsidRPr="006A5E67">
        <w:rPr>
          <w:rFonts w:eastAsiaTheme="minorEastAsia"/>
          <w:bCs/>
          <w:kern w:val="0"/>
          <w:lang w:val="en-US" w:eastAsia="ja-JP"/>
        </w:rPr>
        <w:t xml:space="preserve">or within </w:t>
      </w:r>
      <w:r w:rsidR="00B62FA1">
        <w:rPr>
          <w:rFonts w:eastAsiaTheme="minorEastAsia"/>
          <w:bCs/>
          <w:kern w:val="0"/>
          <w:lang w:val="en-US" w:eastAsia="ja-JP"/>
        </w:rPr>
        <w:t xml:space="preserve">the same </w:t>
      </w:r>
      <w:r w:rsidR="00233D92" w:rsidRPr="006A5E67">
        <w:rPr>
          <w:rFonts w:eastAsiaTheme="minorEastAsia"/>
          <w:bCs/>
          <w:kern w:val="0"/>
          <w:lang w:val="en-US" w:eastAsia="ja-JP"/>
        </w:rPr>
        <w:t>valley system</w:t>
      </w:r>
      <w:r w:rsidR="009C3F5E">
        <w:rPr>
          <w:rFonts w:eastAsiaTheme="minorEastAsia"/>
          <w:bCs/>
          <w:kern w:val="0"/>
          <w:lang w:val="en-US" w:eastAsia="ja-JP"/>
        </w:rPr>
        <w:t xml:space="preserve"> (Figure 3d; circle)</w:t>
      </w:r>
      <w:r w:rsidR="00233D92" w:rsidRPr="006A5E67">
        <w:rPr>
          <w:rFonts w:eastAsiaTheme="minorEastAsia"/>
          <w:bCs/>
          <w:kern w:val="0"/>
          <w:lang w:val="en-US" w:eastAsia="ja-JP"/>
        </w:rPr>
        <w:t>. None of the</w:t>
      </w:r>
      <w:r w:rsidR="00D54E03" w:rsidRPr="006A5E67">
        <w:rPr>
          <w:rFonts w:eastAsiaTheme="minorEastAsia"/>
          <w:bCs/>
          <w:kern w:val="0"/>
          <w:lang w:val="en-US" w:eastAsia="ja-JP"/>
        </w:rPr>
        <w:t xml:space="preserve"> other</w:t>
      </w:r>
      <w:r w:rsidR="00DD1032" w:rsidRPr="006A5E67">
        <w:rPr>
          <w:rFonts w:eastAsiaTheme="minorEastAsia"/>
          <w:bCs/>
          <w:kern w:val="0"/>
          <w:lang w:val="en-US" w:eastAsia="ja-JP"/>
        </w:rPr>
        <w:t xml:space="preserve"> parameter estimates</w:t>
      </w:r>
      <w:r w:rsidR="00233D92" w:rsidRPr="006A5E67">
        <w:rPr>
          <w:rFonts w:eastAsiaTheme="minorEastAsia"/>
          <w:bCs/>
          <w:kern w:val="0"/>
          <w:lang w:val="en-US" w:eastAsia="ja-JP"/>
        </w:rPr>
        <w:t xml:space="preserve"> suggested any differences either</w:t>
      </w:r>
      <w:r w:rsidR="00DD1032" w:rsidRPr="006A5E67">
        <w:rPr>
          <w:rFonts w:eastAsiaTheme="minorEastAsia"/>
          <w:bCs/>
          <w:kern w:val="0"/>
          <w:lang w:val="en-US" w:eastAsia="ja-JP"/>
        </w:rPr>
        <w:t xml:space="preserve">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β</m:t>
            </m:r>
          </m:e>
          <m:sub>
            <m:r>
              <m:rPr>
                <m:sty m:val="p"/>
              </m:rPr>
              <w:rPr>
                <w:rFonts w:ascii="Cambria Math" w:eastAsiaTheme="minorEastAsia" w:hAnsi="Cambria Math"/>
                <w:kern w:val="0"/>
                <w:lang w:val="en-US" w:eastAsia="ja-JP"/>
              </w:rPr>
              <m:t>1</m:t>
            </m:r>
          </m:sub>
        </m:sSub>
      </m:oMath>
      <w:r w:rsidR="00D54E03" w:rsidRPr="006A5E67">
        <w:rPr>
          <w:rFonts w:eastAsiaTheme="minorEastAsia"/>
          <w:bCs/>
          <w:kern w:val="0"/>
          <w:lang w:val="en-US" w:eastAsia="ja-JP"/>
        </w:rPr>
        <w:t xml:space="preserve">,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β</m:t>
            </m:r>
          </m:e>
          <m:sub>
            <m:r>
              <m:rPr>
                <m:sty m:val="p"/>
              </m:rPr>
              <w:rPr>
                <w:rFonts w:ascii="Cambria Math" w:eastAsiaTheme="minorEastAsia" w:hAnsi="Cambria Math"/>
                <w:kern w:val="0"/>
                <w:lang w:val="en-US" w:eastAsia="ja-JP"/>
              </w:rPr>
              <m:t>2</m:t>
            </m:r>
          </m:sub>
        </m:sSub>
      </m:oMath>
      <w:r w:rsidR="00975DBC" w:rsidRPr="006A5E67">
        <w:rPr>
          <w:rFonts w:eastAsiaTheme="minorEastAsia"/>
          <w:bCs/>
          <w:kern w:val="0"/>
          <w:lang w:val="en-US" w:eastAsia="ja-JP"/>
        </w:rPr>
        <w:t xml:space="preserve"> and </w:t>
      </w:r>
      <m:oMath>
        <m:sSub>
          <m:sSubPr>
            <m:ctrlPr>
              <w:rPr>
                <w:rFonts w:ascii="Cambria Math" w:eastAsiaTheme="minorEastAsia" w:hAnsi="Cambria Math"/>
                <w:bCs/>
                <w:kern w:val="0"/>
                <w:lang w:val="en-US" w:eastAsia="ja-JP"/>
              </w:rPr>
            </m:ctrlPr>
          </m:sSubPr>
          <m:e>
            <m:r>
              <m:rPr>
                <m:sty m:val="p"/>
              </m:rPr>
              <w:rPr>
                <w:rFonts w:ascii="Cambria Math" w:eastAsiaTheme="minorEastAsia" w:hAnsi="Cambria Math"/>
                <w:kern w:val="0"/>
                <w:lang w:val="en-US" w:eastAsia="ja-JP"/>
              </w:rPr>
              <m:t>β</m:t>
            </m:r>
          </m:e>
          <m:sub>
            <m:r>
              <m:rPr>
                <m:sty m:val="p"/>
              </m:rPr>
              <w:rPr>
                <w:rFonts w:ascii="Cambria Math" w:eastAsiaTheme="minorEastAsia" w:hAnsi="Cambria Math"/>
                <w:kern w:val="0"/>
                <w:lang w:val="en-US" w:eastAsia="ja-JP"/>
              </w:rPr>
              <m:t>3</m:t>
            </m:r>
          </m:sub>
        </m:sSub>
      </m:oMath>
      <w:r w:rsidR="00D54E03" w:rsidRPr="006A5E67">
        <w:rPr>
          <w:rFonts w:eastAsiaTheme="minorEastAsia"/>
          <w:bCs/>
          <w:kern w:val="0"/>
          <w:lang w:val="en-US" w:eastAsia="ja-JP"/>
        </w:rPr>
        <w:t xml:space="preserve">, </w:t>
      </w:r>
      <w:r w:rsidR="009F500D" w:rsidRPr="006A5E67">
        <w:rPr>
          <w:rFonts w:eastAsiaTheme="minorEastAsia"/>
          <w:bCs/>
          <w:kern w:val="0"/>
          <w:lang w:val="en-US" w:eastAsia="ja-JP"/>
        </w:rPr>
        <w:t xml:space="preserve">indicated </w:t>
      </w:r>
      <w:r w:rsidR="009F500D" w:rsidRPr="006A5E67">
        <w:rPr>
          <w:rFonts w:eastAsiaTheme="minorEastAsia"/>
          <w:bCs/>
          <w:noProof/>
          <w:kern w:val="0"/>
          <w:lang w:val="en-US" w:eastAsia="ja-JP"/>
        </w:rPr>
        <w:t>from</w:t>
      </w:r>
      <w:r w:rsidR="009F500D" w:rsidRPr="006A5E67">
        <w:rPr>
          <w:rFonts w:eastAsiaTheme="minorEastAsia"/>
          <w:bCs/>
          <w:kern w:val="0"/>
          <w:lang w:val="en-US" w:eastAsia="ja-JP"/>
        </w:rPr>
        <w:t xml:space="preserve"> the </w:t>
      </w:r>
      <w:r w:rsidR="00DD1032" w:rsidRPr="006A5E67">
        <w:rPr>
          <w:rFonts w:eastAsiaTheme="minorEastAsia"/>
          <w:bCs/>
          <w:kern w:val="0"/>
          <w:lang w:val="en-US" w:eastAsia="ja-JP"/>
        </w:rPr>
        <w:t xml:space="preserve">overlapping 95% </w:t>
      </w:r>
      <w:r w:rsidR="00E62F04">
        <w:rPr>
          <w:rFonts w:eastAsiaTheme="minorEastAsia"/>
          <w:bCs/>
          <w:kern w:val="0"/>
          <w:lang w:val="en-US" w:eastAsia="ja-JP"/>
        </w:rPr>
        <w:t>credible</w:t>
      </w:r>
      <w:r w:rsidR="00DD1032" w:rsidRPr="006A5E67">
        <w:rPr>
          <w:rFonts w:eastAsiaTheme="minorEastAsia"/>
          <w:bCs/>
          <w:kern w:val="0"/>
          <w:lang w:val="en-US" w:eastAsia="ja-JP"/>
        </w:rPr>
        <w:t xml:space="preserve"> intervals</w:t>
      </w:r>
      <w:r w:rsidR="006B668E" w:rsidRPr="006A5E67">
        <w:rPr>
          <w:rFonts w:eastAsiaTheme="minorEastAsia"/>
          <w:bCs/>
          <w:kern w:val="0"/>
          <w:lang w:val="en-US" w:eastAsia="ja-JP"/>
        </w:rPr>
        <w:t>; Figure 3</w:t>
      </w:r>
      <w:r w:rsidR="00233D92" w:rsidRPr="006A5E67">
        <w:rPr>
          <w:rFonts w:eastAsiaTheme="minorEastAsia"/>
          <w:bCs/>
          <w:kern w:val="0"/>
          <w:lang w:val="en-US" w:eastAsia="ja-JP"/>
        </w:rPr>
        <w:t>; right column</w:t>
      </w:r>
      <w:r w:rsidR="00D54E03" w:rsidRPr="006A5E67">
        <w:rPr>
          <w:rFonts w:eastAsiaTheme="minorEastAsia"/>
          <w:bCs/>
          <w:kern w:val="0"/>
          <w:lang w:val="en-US" w:eastAsia="ja-JP"/>
        </w:rPr>
        <w:t>)</w:t>
      </w:r>
      <w:r w:rsidR="00704C62" w:rsidRPr="006A5E67">
        <w:rPr>
          <w:rFonts w:eastAsiaTheme="minorEastAsia"/>
          <w:bCs/>
          <w:kern w:val="0"/>
          <w:lang w:val="en-US" w:eastAsia="ja-JP"/>
        </w:rPr>
        <w:t xml:space="preserve">. </w:t>
      </w:r>
      <w:r w:rsidR="009C3F5E">
        <w:rPr>
          <w:rFonts w:eastAsiaTheme="minorEastAsia"/>
          <w:bCs/>
          <w:kern w:val="0"/>
          <w:lang w:val="en-US" w:eastAsia="ja-JP"/>
        </w:rPr>
        <w:t>M</w:t>
      </w:r>
      <w:r w:rsidR="006B668E" w:rsidRPr="006A5E67">
        <w:rPr>
          <w:rFonts w:eastAsiaTheme="minorEastAsia"/>
          <w:bCs/>
          <w:kern w:val="0"/>
          <w:lang w:val="en-US" w:eastAsia="ja-JP"/>
        </w:rPr>
        <w:t xml:space="preserve">ouse </w:t>
      </w:r>
      <w:r w:rsidR="00DD1032" w:rsidRPr="006A5E67">
        <w:rPr>
          <w:rFonts w:eastAsiaTheme="minorEastAsia"/>
          <w:bCs/>
          <w:kern w:val="0"/>
          <w:lang w:val="en-US" w:eastAsia="ja-JP"/>
        </w:rPr>
        <w:t xml:space="preserve">density </w:t>
      </w:r>
      <w:r w:rsidR="00704C62" w:rsidRPr="006A5E67">
        <w:rPr>
          <w:rFonts w:eastAsiaTheme="minorEastAsia"/>
          <w:bCs/>
          <w:kern w:val="0"/>
          <w:lang w:val="en-US" w:eastAsia="ja-JP"/>
        </w:rPr>
        <w:t>and r</w:t>
      </w:r>
      <w:r w:rsidR="00DD1032" w:rsidRPr="006A5E67">
        <w:rPr>
          <w:rFonts w:eastAsiaTheme="minorEastAsia"/>
          <w:bCs/>
          <w:kern w:val="0"/>
          <w:lang w:val="en-US" w:eastAsia="ja-JP"/>
        </w:rPr>
        <w:t>at</w:t>
      </w:r>
      <w:r w:rsidR="009C3F5E">
        <w:rPr>
          <w:rFonts w:eastAsiaTheme="minorEastAsia"/>
          <w:bCs/>
          <w:kern w:val="0"/>
          <w:lang w:val="en-US" w:eastAsia="ja-JP"/>
        </w:rPr>
        <w:t xml:space="preserve"> indices</w:t>
      </w:r>
      <w:r w:rsidR="00DD1032" w:rsidRPr="006A5E67">
        <w:rPr>
          <w:rFonts w:eastAsiaTheme="minorEastAsia"/>
          <w:bCs/>
          <w:kern w:val="0"/>
          <w:lang w:val="en-US" w:eastAsia="ja-JP"/>
        </w:rPr>
        <w:t xml:space="preserve"> </w:t>
      </w:r>
      <w:r w:rsidR="006B668E" w:rsidRPr="006A5E67">
        <w:rPr>
          <w:rFonts w:eastAsiaTheme="minorEastAsia"/>
          <w:bCs/>
          <w:kern w:val="0"/>
          <w:lang w:val="en-US" w:eastAsia="ja-JP"/>
        </w:rPr>
        <w:t xml:space="preserve">had a </w:t>
      </w:r>
      <w:r w:rsidR="009C3F5E">
        <w:rPr>
          <w:rFonts w:eastAsiaTheme="minorEastAsia"/>
          <w:bCs/>
          <w:kern w:val="0"/>
          <w:lang w:val="en-US" w:eastAsia="ja-JP"/>
        </w:rPr>
        <w:t xml:space="preserve">much </w:t>
      </w:r>
      <w:r w:rsidR="006B668E" w:rsidRPr="006A5E67">
        <w:rPr>
          <w:rFonts w:eastAsiaTheme="minorEastAsia"/>
          <w:bCs/>
          <w:kern w:val="0"/>
          <w:lang w:val="en-US" w:eastAsia="ja-JP"/>
        </w:rPr>
        <w:t>low effect size</w:t>
      </w:r>
      <w:r w:rsidR="009C3F5E">
        <w:rPr>
          <w:rFonts w:eastAsiaTheme="minorEastAsia"/>
          <w:bCs/>
          <w:kern w:val="0"/>
          <w:lang w:val="en-US" w:eastAsia="ja-JP"/>
        </w:rPr>
        <w:t>s</w:t>
      </w:r>
      <w:r w:rsidR="006B668E" w:rsidRPr="006A5E67">
        <w:rPr>
          <w:rFonts w:eastAsiaTheme="minorEastAsia"/>
          <w:bCs/>
          <w:kern w:val="0"/>
          <w:lang w:val="en-US" w:eastAsia="ja-JP"/>
        </w:rPr>
        <w:t xml:space="preserve"> compared to seed</w:t>
      </w:r>
      <w:r w:rsidR="008F38EC" w:rsidRPr="006A5E67">
        <w:rPr>
          <w:rFonts w:eastAsiaTheme="minorEastAsia"/>
          <w:bCs/>
          <w:kern w:val="0"/>
          <w:lang w:val="en-US" w:eastAsia="ja-JP"/>
        </w:rPr>
        <w:t>.</w:t>
      </w:r>
    </w:p>
    <w:p w14:paraId="65D57628" w14:textId="48F84B54" w:rsidR="008B5D75" w:rsidRPr="006A5E67" w:rsidRDefault="008B5D75" w:rsidP="008B5D75">
      <w:pPr>
        <w:wordWrap/>
        <w:adjustRightInd w:val="0"/>
        <w:spacing w:before="0" w:after="0"/>
        <w:ind w:firstLine="720"/>
        <w:rPr>
          <w:rFonts w:eastAsiaTheme="minorEastAsia"/>
          <w:bCs/>
          <w:kern w:val="0"/>
          <w:lang w:val="en-US" w:eastAsia="ja-JP"/>
        </w:rPr>
      </w:pPr>
      <w:r w:rsidRPr="006A5E67">
        <w:rPr>
          <w:rFonts w:eastAsiaTheme="minorEastAsia"/>
          <w:bCs/>
          <w:kern w:val="0"/>
          <w:lang w:val="en-US" w:eastAsia="ja-JP"/>
        </w:rPr>
        <w:t xml:space="preserve">Hypothesis three </w:t>
      </w:r>
      <w:r w:rsidRPr="006A5E67">
        <w:rPr>
          <w:rFonts w:eastAsiaTheme="minorEastAsia"/>
          <w:bCs/>
          <w:noProof/>
          <w:kern w:val="0"/>
          <w:lang w:val="en-US" w:eastAsia="ja-JP"/>
        </w:rPr>
        <w:t>specifically focuses on</w:t>
      </w:r>
      <w:r w:rsidRPr="006A5E67">
        <w:rPr>
          <w:rFonts w:eastAsiaTheme="minorEastAsia"/>
          <w:bCs/>
          <w:kern w:val="0"/>
          <w:lang w:val="en-US" w:eastAsia="ja-JP"/>
        </w:rPr>
        <w:t xml:space="preserve"> the declining phase of mouse dynamics. </w:t>
      </w:r>
      <w:r w:rsidR="009F621D">
        <w:rPr>
          <w:rFonts w:eastAsiaTheme="minorEastAsia"/>
          <w:bCs/>
          <w:kern w:val="0"/>
          <w:lang w:val="en-US" w:eastAsia="ja-JP"/>
        </w:rPr>
        <w:t>As expected, this</w:t>
      </w:r>
      <w:r w:rsidRPr="006A5E67">
        <w:rPr>
          <w:rFonts w:eastAsiaTheme="minorEastAsia"/>
          <w:bCs/>
          <w:kern w:val="0"/>
          <w:lang w:val="en-US" w:eastAsia="ja-JP"/>
        </w:rPr>
        <w:t xml:space="preserve"> phase </w:t>
      </w:r>
      <w:r w:rsidR="009F621D">
        <w:rPr>
          <w:rFonts w:eastAsiaTheme="minorEastAsia"/>
          <w:bCs/>
          <w:kern w:val="0"/>
          <w:lang w:val="en-US" w:eastAsia="ja-JP"/>
        </w:rPr>
        <w:t>has</w:t>
      </w:r>
      <w:r w:rsidRPr="006A5E67">
        <w:rPr>
          <w:rFonts w:eastAsiaTheme="minorEastAsia"/>
          <w:bCs/>
          <w:kern w:val="0"/>
          <w:lang w:val="en-US" w:eastAsia="ja-JP"/>
        </w:rPr>
        <w:t xml:space="preserve"> lower amounts of seed present than the increasing phase (Figure 3a vs Figure 4a). During this phase (Spring to Summer), rodent populations are crashing. Density has </w:t>
      </w:r>
      <w:r w:rsidRPr="006A5E67">
        <w:rPr>
          <w:rFonts w:eastAsiaTheme="minorEastAsia"/>
          <w:bCs/>
          <w:noProof/>
          <w:kern w:val="0"/>
          <w:lang w:val="en-US" w:eastAsia="ja-JP"/>
        </w:rPr>
        <w:t xml:space="preserve">a </w:t>
      </w:r>
      <w:r w:rsidR="009C3F5E">
        <w:rPr>
          <w:rFonts w:eastAsiaTheme="minorEastAsia"/>
          <w:bCs/>
          <w:noProof/>
          <w:kern w:val="0"/>
          <w:lang w:val="en-US" w:eastAsia="ja-JP"/>
        </w:rPr>
        <w:t xml:space="preserve">weak </w:t>
      </w:r>
      <w:r w:rsidRPr="006A5E67">
        <w:rPr>
          <w:rFonts w:eastAsiaTheme="minorEastAsia"/>
          <w:bCs/>
          <w:noProof/>
          <w:kern w:val="0"/>
          <w:lang w:val="en-US" w:eastAsia="ja-JP"/>
        </w:rPr>
        <w:t xml:space="preserve">negitive effect under all conditions (Figure 3b) </w:t>
      </w:r>
      <w:r w:rsidR="009C3F5E">
        <w:rPr>
          <w:rFonts w:eastAsiaTheme="minorEastAsia"/>
          <w:bCs/>
          <w:noProof/>
          <w:kern w:val="0"/>
          <w:lang w:val="en-US" w:eastAsia="ja-JP"/>
        </w:rPr>
        <w:t xml:space="preserve">but is much </w:t>
      </w:r>
      <w:r w:rsidRPr="006A5E67">
        <w:rPr>
          <w:rFonts w:eastAsiaTheme="minorEastAsia"/>
          <w:bCs/>
          <w:noProof/>
          <w:kern w:val="0"/>
          <w:lang w:val="en-US" w:eastAsia="ja-JP"/>
        </w:rPr>
        <w:t xml:space="preserve">stronger </w:t>
      </w:r>
      <w:r w:rsidR="009C3F5E">
        <w:rPr>
          <w:rFonts w:eastAsiaTheme="minorEastAsia"/>
          <w:bCs/>
          <w:noProof/>
          <w:kern w:val="0"/>
          <w:lang w:val="en-US" w:eastAsia="ja-JP"/>
        </w:rPr>
        <w:t>during the declining phase of mice dynamics. After</w:t>
      </w:r>
      <w:r w:rsidRPr="006A5E67">
        <w:rPr>
          <w:rFonts w:eastAsiaTheme="minorEastAsia"/>
          <w:bCs/>
          <w:kern w:val="0"/>
          <w:lang w:val="en-US" w:eastAsia="ja-JP"/>
        </w:rPr>
        <w:t xml:space="preserve"> accounting for seed and density in the process model there was </w:t>
      </w:r>
      <w:r w:rsidR="009C3F5E">
        <w:rPr>
          <w:rFonts w:eastAsiaTheme="minorEastAsia"/>
          <w:bCs/>
          <w:kern w:val="0"/>
          <w:lang w:val="en-US" w:eastAsia="ja-JP"/>
        </w:rPr>
        <w:t xml:space="preserve">a faster rate of decline in the </w:t>
      </w:r>
      <w:r w:rsidR="007A6A14">
        <w:rPr>
          <w:rFonts w:eastAsiaTheme="minorEastAsia"/>
          <w:bCs/>
          <w:kern w:val="0"/>
          <w:lang w:val="en-US" w:eastAsia="ja-JP"/>
        </w:rPr>
        <w:t>Hollyford Valley</w:t>
      </w:r>
      <w:r w:rsidR="009C3F5E">
        <w:rPr>
          <w:rFonts w:eastAsiaTheme="minorEastAsia"/>
          <w:bCs/>
          <w:kern w:val="0"/>
          <w:lang w:val="en-US" w:eastAsia="ja-JP"/>
        </w:rPr>
        <w:t xml:space="preserve"> (dashed lines) compared to the </w:t>
      </w:r>
      <w:r w:rsidR="007A6A14">
        <w:rPr>
          <w:rFonts w:eastAsiaTheme="minorEastAsia"/>
          <w:bCs/>
          <w:kern w:val="0"/>
          <w:lang w:val="en-US" w:eastAsia="ja-JP"/>
        </w:rPr>
        <w:t>Eglinton Valley</w:t>
      </w:r>
      <w:r w:rsidR="009C3F5E">
        <w:rPr>
          <w:rFonts w:eastAsiaTheme="minorEastAsia"/>
          <w:bCs/>
          <w:kern w:val="0"/>
          <w:lang w:val="en-US" w:eastAsia="ja-JP"/>
        </w:rPr>
        <w:t xml:space="preserve"> (</w:t>
      </w:r>
      <w:r w:rsidR="009C3F5E" w:rsidRPr="006A5E67">
        <w:rPr>
          <w:rFonts w:eastAsiaTheme="minorEastAsia"/>
          <w:bCs/>
          <w:kern w:val="0"/>
          <w:lang w:val="en-US" w:eastAsia="ja-JP"/>
        </w:rPr>
        <w:t>Figure 4</w:t>
      </w:r>
      <w:r w:rsidR="009C3F5E">
        <w:rPr>
          <w:rFonts w:eastAsiaTheme="minorEastAsia"/>
          <w:bCs/>
          <w:kern w:val="0"/>
          <w:lang w:val="en-US" w:eastAsia="ja-JP"/>
        </w:rPr>
        <w:t>b) but was not s</w:t>
      </w:r>
      <w:r w:rsidRPr="006A5E67">
        <w:rPr>
          <w:rFonts w:eastAsiaTheme="minorEastAsia"/>
          <w:bCs/>
          <w:kern w:val="0"/>
          <w:lang w:val="en-US" w:eastAsia="ja-JP"/>
        </w:rPr>
        <w:t>ignificant (</w:t>
      </w:r>
      <w:r w:rsidR="009C3F5E">
        <w:rPr>
          <w:rFonts w:eastAsiaTheme="minorEastAsia"/>
          <w:bCs/>
          <w:kern w:val="0"/>
          <w:lang w:val="en-US" w:eastAsia="ja-JP"/>
        </w:rPr>
        <w:t>Figure 4e</w:t>
      </w:r>
      <w:r w:rsidRPr="006A5E67">
        <w:rPr>
          <w:rFonts w:eastAsiaTheme="minorEastAsia"/>
          <w:bCs/>
          <w:kern w:val="0"/>
          <w:lang w:val="en-US" w:eastAsia="ja-JP"/>
        </w:rPr>
        <w:t xml:space="preserve">). </w:t>
      </w:r>
      <w:r w:rsidR="006D5A3D">
        <w:rPr>
          <w:rFonts w:eastAsiaTheme="minorEastAsia"/>
          <w:bCs/>
          <w:kern w:val="0"/>
          <w:lang w:val="en-US" w:eastAsia="ja-JP"/>
        </w:rPr>
        <w:t>The variation</w:t>
      </w:r>
      <w:r w:rsidRPr="006A5E67">
        <w:rPr>
          <w:rFonts w:eastAsiaTheme="minorEastAsia"/>
          <w:bCs/>
          <w:kern w:val="0"/>
          <w:lang w:val="en-US" w:eastAsia="ja-JP"/>
        </w:rPr>
        <w:t xml:space="preserve"> in </w:t>
      </w:r>
      <w:r w:rsidR="006D5A3D">
        <w:rPr>
          <w:rFonts w:eastAsiaTheme="minorEastAsia"/>
          <w:bCs/>
          <w:kern w:val="0"/>
          <w:lang w:val="en-US" w:eastAsia="ja-JP"/>
        </w:rPr>
        <w:t xml:space="preserve">the </w:t>
      </w:r>
      <w:r w:rsidRPr="006A5E67">
        <w:rPr>
          <w:rFonts w:eastAsiaTheme="minorEastAsia"/>
          <w:bCs/>
          <w:kern w:val="0"/>
          <w:lang w:val="en-US" w:eastAsia="ja-JP"/>
        </w:rPr>
        <w:t>rat</w:t>
      </w:r>
      <w:r w:rsidR="006D5A3D">
        <w:rPr>
          <w:rFonts w:eastAsiaTheme="minorEastAsia"/>
          <w:bCs/>
          <w:kern w:val="0"/>
          <w:lang w:val="en-US" w:eastAsia="ja-JP"/>
        </w:rPr>
        <w:t xml:space="preserve"> index </w:t>
      </w:r>
      <w:r w:rsidRPr="006A5E67">
        <w:rPr>
          <w:rFonts w:eastAsiaTheme="minorEastAsia"/>
          <w:bCs/>
          <w:kern w:val="0"/>
          <w:lang w:val="en-US" w:eastAsia="ja-JP"/>
        </w:rPr>
        <w:t>was similar in both valleys</w:t>
      </w:r>
      <w:r w:rsidR="006D5A3D">
        <w:rPr>
          <w:rFonts w:eastAsiaTheme="minorEastAsia"/>
          <w:bCs/>
          <w:kern w:val="0"/>
          <w:lang w:val="en-US" w:eastAsia="ja-JP"/>
        </w:rPr>
        <w:t>. T</w:t>
      </w:r>
      <w:r w:rsidRPr="006A5E67">
        <w:rPr>
          <w:rFonts w:eastAsiaTheme="minorEastAsia"/>
          <w:bCs/>
          <w:kern w:val="0"/>
          <w:lang w:val="en-US" w:eastAsia="ja-JP"/>
        </w:rPr>
        <w:t>he highest estimate of</w:t>
      </w:r>
      <w:r w:rsidR="009C3F5E">
        <w:rPr>
          <w:rFonts w:eastAsiaTheme="minorEastAsia"/>
          <w:bCs/>
          <w:kern w:val="0"/>
          <w:lang w:val="en-US" w:eastAsia="ja-JP"/>
        </w:rPr>
        <w:t xml:space="preserve"> rats</w:t>
      </w:r>
      <w:r w:rsidRPr="006A5E67">
        <w:rPr>
          <w:rFonts w:eastAsiaTheme="minorEastAsia"/>
          <w:bCs/>
          <w:kern w:val="0"/>
          <w:lang w:val="en-US" w:eastAsia="ja-JP"/>
        </w:rPr>
        <w:t xml:space="preserve"> </w:t>
      </w:r>
      <w:r w:rsidR="00535E85" w:rsidRPr="006A5E67">
        <w:rPr>
          <w:rFonts w:eastAsiaTheme="minorEastAsia"/>
          <w:bCs/>
          <w:kern w:val="0"/>
          <w:lang w:val="en-US" w:eastAsia="ja-JP"/>
        </w:rPr>
        <w:t>was</w:t>
      </w:r>
      <w:r w:rsidRPr="006A5E67">
        <w:rPr>
          <w:rFonts w:eastAsiaTheme="minorEastAsia"/>
          <w:bCs/>
          <w:kern w:val="0"/>
          <w:lang w:val="en-US" w:eastAsia="ja-JP"/>
        </w:rPr>
        <w:t xml:space="preserve"> in the </w:t>
      </w:r>
      <w:r w:rsidR="007A6A14">
        <w:rPr>
          <w:rFonts w:eastAsiaTheme="minorEastAsia"/>
          <w:bCs/>
          <w:kern w:val="0"/>
          <w:lang w:val="en-US" w:eastAsia="ja-JP"/>
        </w:rPr>
        <w:t>Hollyford Valley</w:t>
      </w:r>
      <w:r w:rsidRPr="006A5E67">
        <w:rPr>
          <w:rFonts w:eastAsiaTheme="minorEastAsia"/>
          <w:bCs/>
          <w:kern w:val="0"/>
          <w:lang w:val="en-US" w:eastAsia="ja-JP"/>
        </w:rPr>
        <w:t xml:space="preserve"> with </w:t>
      </w:r>
      <w:r w:rsidR="00D24B75" w:rsidRPr="006A5E67">
        <w:rPr>
          <w:rFonts w:eastAsiaTheme="minorEastAsia"/>
          <w:bCs/>
          <w:kern w:val="0"/>
          <w:lang w:val="en-US" w:eastAsia="ja-JP"/>
        </w:rPr>
        <w:t>stoat’s</w:t>
      </w:r>
      <w:r w:rsidRPr="006A5E67">
        <w:rPr>
          <w:rFonts w:eastAsiaTheme="minorEastAsia"/>
          <w:bCs/>
          <w:kern w:val="0"/>
          <w:lang w:val="en-US" w:eastAsia="ja-JP"/>
        </w:rPr>
        <w:t xml:space="preserve"> </w:t>
      </w:r>
      <w:r w:rsidR="00D24B75" w:rsidRPr="006A5E67">
        <w:rPr>
          <w:rFonts w:eastAsiaTheme="minorEastAsia"/>
          <w:bCs/>
          <w:kern w:val="0"/>
          <w:lang w:val="en-US" w:eastAsia="ja-JP"/>
        </w:rPr>
        <w:t>present,</w:t>
      </w:r>
      <w:r w:rsidR="0038072C">
        <w:rPr>
          <w:rFonts w:eastAsiaTheme="minorEastAsia"/>
          <w:bCs/>
          <w:kern w:val="0"/>
          <w:lang w:val="en-US" w:eastAsia="ja-JP"/>
        </w:rPr>
        <w:t xml:space="preserve"> but all other high records are in areas with stoat control however </w:t>
      </w:r>
      <w:r w:rsidRPr="006A5E67">
        <w:rPr>
          <w:rFonts w:eastAsiaTheme="minorEastAsia"/>
          <w:bCs/>
          <w:kern w:val="0"/>
          <w:lang w:val="en-US" w:eastAsia="ja-JP"/>
        </w:rPr>
        <w:t xml:space="preserve">this did not have a significant effect on </w:t>
      </w:r>
      <w:r w:rsidR="0038072C">
        <w:rPr>
          <w:rFonts w:eastAsiaTheme="minorEastAsia"/>
          <w:bCs/>
          <w:kern w:val="0"/>
          <w:lang w:val="en-US" w:eastAsia="ja-JP"/>
        </w:rPr>
        <w:t>overall</w:t>
      </w:r>
      <w:r w:rsidRPr="006A5E67">
        <w:rPr>
          <w:rFonts w:eastAsiaTheme="minorEastAsia"/>
          <w:bCs/>
          <w:kern w:val="0"/>
          <w:lang w:val="en-US" w:eastAsia="ja-JP"/>
        </w:rPr>
        <w:t xml:space="preserve"> process model (Figure 4</w:t>
      </w:r>
      <w:r w:rsidR="009C3F5E">
        <w:rPr>
          <w:rFonts w:eastAsiaTheme="minorEastAsia"/>
          <w:bCs/>
          <w:kern w:val="0"/>
          <w:lang w:val="en-US" w:eastAsia="ja-JP"/>
        </w:rPr>
        <w:t>f</w:t>
      </w:r>
      <w:r w:rsidRPr="006A5E67">
        <w:rPr>
          <w:rFonts w:eastAsiaTheme="minorEastAsia"/>
          <w:bCs/>
          <w:kern w:val="0"/>
          <w:lang w:val="en-US" w:eastAsia="ja-JP"/>
        </w:rPr>
        <w:t>).</w:t>
      </w:r>
    </w:p>
    <w:p w14:paraId="7542C806" w14:textId="7E9446D7" w:rsidR="00233D92" w:rsidRPr="006A5E67" w:rsidRDefault="002E5458" w:rsidP="00A43F6A">
      <w:pPr>
        <w:wordWrap/>
        <w:adjustRightInd w:val="0"/>
        <w:spacing w:before="0" w:after="0"/>
        <w:jc w:val="center"/>
        <w:rPr>
          <w:rFonts w:eastAsiaTheme="minorEastAsia"/>
          <w:bCs/>
          <w:kern w:val="0"/>
          <w:lang w:val="en-US" w:eastAsia="ja-JP"/>
        </w:rPr>
      </w:pPr>
      <w:r>
        <w:rPr>
          <w:rFonts w:eastAsiaTheme="minorEastAsia"/>
          <w:bCs/>
          <w:noProof/>
          <w:kern w:val="0"/>
          <w:lang w:val="en-US" w:eastAsia="ja-JP"/>
        </w:rPr>
        <w:lastRenderedPageBreak/>
        <w:drawing>
          <wp:inline distT="0" distB="0" distL="0" distR="0" wp14:anchorId="7526FBBF" wp14:editId="700E02CA">
            <wp:extent cx="5662203" cy="754981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4_H3v1.jpg"/>
                    <pic:cNvPicPr/>
                  </pic:nvPicPr>
                  <pic:blipFill>
                    <a:blip r:embed="rId14">
                      <a:extLst>
                        <a:ext uri="{28A0092B-C50C-407E-A947-70E740481C1C}">
                          <a14:useLocalDpi xmlns:a14="http://schemas.microsoft.com/office/drawing/2010/main" val="0"/>
                        </a:ext>
                      </a:extLst>
                    </a:blip>
                    <a:stretch>
                      <a:fillRect/>
                    </a:stretch>
                  </pic:blipFill>
                  <pic:spPr>
                    <a:xfrm>
                      <a:off x="0" y="0"/>
                      <a:ext cx="5673246" cy="7564540"/>
                    </a:xfrm>
                    <a:prstGeom prst="rect">
                      <a:avLst/>
                    </a:prstGeom>
                  </pic:spPr>
                </pic:pic>
              </a:graphicData>
            </a:graphic>
          </wp:inline>
        </w:drawing>
      </w:r>
    </w:p>
    <w:p w14:paraId="2FFAFF89" w14:textId="0299FE8B" w:rsidR="0038072C" w:rsidRDefault="00567787" w:rsidP="000F2AB1">
      <w:pPr>
        <w:wordWrap/>
        <w:adjustRightInd w:val="0"/>
        <w:spacing w:before="0" w:after="0"/>
        <w:rPr>
          <w:rFonts w:eastAsiaTheme="minorEastAsia"/>
          <w:bCs/>
          <w:i/>
          <w:kern w:val="0"/>
          <w:lang w:val="en-US" w:eastAsia="ja-JP"/>
        </w:rPr>
      </w:pPr>
      <w:r w:rsidRPr="006A5E67">
        <w:rPr>
          <w:rFonts w:eastAsiaTheme="minorEastAsia"/>
          <w:b/>
          <w:bCs/>
          <w:i/>
          <w:kern w:val="0"/>
          <w:lang w:val="en-US" w:eastAsia="ja-JP"/>
        </w:rPr>
        <w:t>Figure 4:</w:t>
      </w:r>
      <w:r w:rsidRPr="006A5E67">
        <w:rPr>
          <w:rFonts w:eastAsiaTheme="minorEastAsia"/>
          <w:bCs/>
          <w:i/>
          <w:kern w:val="0"/>
          <w:lang w:val="en-US" w:eastAsia="ja-JP"/>
        </w:rPr>
        <w:t xml:space="preserve"> </w:t>
      </w:r>
      <w:r w:rsidR="00B32A7C" w:rsidRPr="006A5E67">
        <w:rPr>
          <w:rFonts w:eastAsiaTheme="minorEastAsia"/>
          <w:bCs/>
          <w:i/>
          <w:kern w:val="0"/>
          <w:lang w:val="en-US" w:eastAsia="ja-JP"/>
        </w:rPr>
        <w:t xml:space="preserve">[Results </w:t>
      </w:r>
      <w:r w:rsidR="00A9447D" w:rsidRPr="006A5E67">
        <w:rPr>
          <w:rFonts w:eastAsiaTheme="minorEastAsia"/>
          <w:bCs/>
          <w:i/>
          <w:kern w:val="0"/>
          <w:lang w:val="en-US" w:eastAsia="ja-JP"/>
        </w:rPr>
        <w:t>for</w:t>
      </w:r>
      <w:r w:rsidR="00B32A7C" w:rsidRPr="006A5E67">
        <w:rPr>
          <w:rFonts w:eastAsiaTheme="minorEastAsia"/>
          <w:bCs/>
          <w:i/>
          <w:kern w:val="0"/>
          <w:lang w:val="en-US" w:eastAsia="ja-JP"/>
        </w:rPr>
        <w:t xml:space="preserve"> the effect of stoat control during the decreasing phase (</w:t>
      </w:r>
      <w:r w:rsidR="00233D92" w:rsidRPr="006A5E67">
        <w:rPr>
          <w:rFonts w:eastAsiaTheme="minorEastAsia"/>
          <w:bCs/>
          <w:i/>
          <w:kern w:val="0"/>
          <w:lang w:val="en-US" w:eastAsia="ja-JP"/>
        </w:rPr>
        <w:t>Spring to Summer; hypothesis three</w:t>
      </w:r>
      <w:r w:rsidR="00B32A7C" w:rsidRPr="006A5E67">
        <w:rPr>
          <w:rFonts w:eastAsiaTheme="minorEastAsia"/>
          <w:bCs/>
          <w:i/>
          <w:kern w:val="0"/>
          <w:lang w:val="en-US" w:eastAsia="ja-JP"/>
        </w:rPr>
        <w:t xml:space="preserve">). </w:t>
      </w:r>
      <w:r w:rsidR="00EC728A" w:rsidRPr="006A5E67">
        <w:rPr>
          <w:rFonts w:eastAsiaTheme="minorEastAsia"/>
          <w:bCs/>
          <w:i/>
          <w:kern w:val="0"/>
          <w:lang w:val="en-US" w:eastAsia="ja-JP"/>
        </w:rPr>
        <w:t xml:space="preserve">The left column represents the untransformed </w:t>
      </w:r>
      <w:r w:rsidR="00EC728A" w:rsidRPr="006A5E67">
        <w:rPr>
          <w:rFonts w:eastAsiaTheme="minorEastAsia"/>
          <w:bCs/>
          <w:i/>
          <w:noProof/>
          <w:kern w:val="0"/>
          <w:lang w:val="en-US" w:eastAsia="ja-JP"/>
        </w:rPr>
        <w:t>estimates</w:t>
      </w:r>
      <w:r w:rsidR="00EC728A" w:rsidRPr="006A5E67">
        <w:rPr>
          <w:rFonts w:eastAsiaTheme="minorEastAsia"/>
          <w:bCs/>
          <w:i/>
          <w:kern w:val="0"/>
          <w:lang w:val="en-US" w:eastAsia="ja-JP"/>
        </w:rPr>
        <w:t xml:space="preserve"> of seed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seed</m:t>
            </m:r>
          </m:e>
          <m:sub>
            <m:r>
              <w:rPr>
                <w:rFonts w:ascii="Cambria Math" w:eastAsiaTheme="minorEastAsia" w:hAnsi="Cambria Math"/>
                <w:kern w:val="0"/>
                <w:lang w:val="en-US" w:eastAsia="ja-JP"/>
              </w:rPr>
              <m:t>t</m:t>
            </m:r>
          </m:sub>
        </m:sSub>
      </m:oMath>
      <w:r w:rsidR="00EC728A" w:rsidRPr="006A5E67">
        <w:rPr>
          <w:rFonts w:eastAsiaTheme="minorEastAsia"/>
          <w:bCs/>
          <w:i/>
          <w:kern w:val="0"/>
          <w:lang w:val="en-US" w:eastAsia="ja-JP"/>
        </w:rPr>
        <w:t xml:space="preserve"> (a), mouse density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mice</m:t>
            </m:r>
          </m:e>
          <m:sub>
            <m:r>
              <w:rPr>
                <w:rFonts w:ascii="Cambria Math" w:eastAsiaTheme="minorEastAsia" w:hAnsi="Cambria Math"/>
                <w:kern w:val="0"/>
                <w:lang w:val="en-US" w:eastAsia="ja-JP"/>
              </w:rPr>
              <m:t>t-1</m:t>
            </m:r>
          </m:sub>
        </m:sSub>
      </m:oMath>
      <w:r w:rsidR="00EC728A" w:rsidRPr="006A5E67">
        <w:rPr>
          <w:rFonts w:eastAsiaTheme="minorEastAsia"/>
          <w:bCs/>
          <w:i/>
          <w:kern w:val="0"/>
          <w:lang w:val="en-US" w:eastAsia="ja-JP"/>
        </w:rPr>
        <w:t xml:space="preserve"> (b) and MNA of rats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rats</m:t>
            </m:r>
          </m:e>
          <m:sub>
            <m:r>
              <w:rPr>
                <w:rFonts w:ascii="Cambria Math" w:eastAsiaTheme="minorEastAsia" w:hAnsi="Cambria Math"/>
                <w:kern w:val="0"/>
                <w:lang w:val="en-US" w:eastAsia="ja-JP"/>
              </w:rPr>
              <m:t>t-1</m:t>
            </m:r>
          </m:sub>
        </m:sSub>
      </m:oMath>
      <w:r w:rsidR="00EC728A" w:rsidRPr="006A5E67">
        <w:rPr>
          <w:rFonts w:eastAsiaTheme="minorEastAsia"/>
          <w:bCs/>
          <w:i/>
          <w:kern w:val="0"/>
          <w:lang w:val="en-US" w:eastAsia="ja-JP"/>
        </w:rPr>
        <w:t xml:space="preserve"> (c) in</w:t>
      </w:r>
      <w:r w:rsidR="00EC728A" w:rsidRPr="006A5E67">
        <w:rPr>
          <w:rFonts w:eastAsiaTheme="minorEastAsia"/>
          <w:bCs/>
          <w:i/>
          <w:noProof/>
          <w:kern w:val="0"/>
          <w:lang w:val="en-US" w:eastAsia="ja-JP"/>
        </w:rPr>
        <w:t xml:space="preserve"> relation to</w:t>
      </w:r>
      <w:r w:rsidR="00EC728A" w:rsidRPr="006A5E67">
        <w:rPr>
          <w:rFonts w:eastAsiaTheme="minorEastAsia"/>
          <w:bCs/>
          <w:i/>
          <w:kern w:val="0"/>
          <w:lang w:val="en-US" w:eastAsia="ja-JP"/>
        </w:rPr>
        <w:t xml:space="preserve"> rate of increase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mice</m:t>
            </m:r>
          </m:sub>
        </m:sSub>
      </m:oMath>
      <w:r w:rsidR="00EC728A" w:rsidRPr="006A5E67">
        <w:rPr>
          <w:rFonts w:eastAsiaTheme="minorEastAsia"/>
          <w:bCs/>
          <w:i/>
          <w:kern w:val="0"/>
          <w:lang w:val="en-US" w:eastAsia="ja-JP"/>
        </w:rPr>
        <w:t>). The right-hand column is the corresponding parameter estimate from the process model. The</w:t>
      </w:r>
      <w:r w:rsidR="00EC728A" w:rsidRPr="006A5E67">
        <w:rPr>
          <w:rFonts w:eastAsiaTheme="minorEastAsia"/>
          <w:bCs/>
          <w:i/>
          <w:kern w:val="0"/>
          <w:lang w:eastAsia="ja-JP"/>
        </w:rPr>
        <w:t xml:space="preserve"> </w:t>
      </w:r>
      <w:r w:rsidR="00EC728A">
        <w:rPr>
          <w:rFonts w:eastAsiaTheme="minorEastAsia"/>
          <w:bCs/>
          <w:i/>
          <w:kern w:val="0"/>
          <w:lang w:eastAsia="ja-JP"/>
        </w:rPr>
        <w:t>shape</w:t>
      </w:r>
      <w:r w:rsidR="00EC728A" w:rsidRPr="006A5E67">
        <w:rPr>
          <w:rFonts w:eastAsiaTheme="minorEastAsia"/>
          <w:bCs/>
          <w:i/>
          <w:kern w:val="0"/>
          <w:lang w:val="en-US" w:eastAsia="ja-JP"/>
        </w:rPr>
        <w:t xml:space="preserve"> difference distinguishes the two valleys (</w:t>
      </w:r>
      <w:r w:rsidR="00EC728A">
        <w:rPr>
          <w:rFonts w:eastAsiaTheme="minorEastAsia"/>
          <w:bCs/>
          <w:i/>
          <w:kern w:val="0"/>
          <w:lang w:val="en-US" w:eastAsia="ja-JP"/>
        </w:rPr>
        <w:t>triangle</w:t>
      </w:r>
      <w:r w:rsidR="00EC728A" w:rsidRPr="006A5E67">
        <w:rPr>
          <w:rFonts w:eastAsiaTheme="minorEastAsia"/>
          <w:bCs/>
          <w:i/>
          <w:kern w:val="0"/>
          <w:lang w:val="en-US" w:eastAsia="ja-JP"/>
        </w:rPr>
        <w:t xml:space="preserve"> = Eglinton </w:t>
      </w:r>
      <w:r w:rsidR="00EC728A" w:rsidRPr="006A5E67">
        <w:rPr>
          <w:rFonts w:eastAsiaTheme="minorEastAsia"/>
          <w:bCs/>
          <w:i/>
          <w:noProof/>
          <w:kern w:val="0"/>
          <w:lang w:val="en-US" w:eastAsia="ja-JP"/>
        </w:rPr>
        <w:t xml:space="preserve">Valley </w:t>
      </w:r>
      <w:r w:rsidR="00EC728A" w:rsidRPr="006A5E67">
        <w:rPr>
          <w:rFonts w:eastAsiaTheme="minorEastAsia"/>
          <w:bCs/>
          <w:i/>
          <w:noProof/>
          <w:kern w:val="0"/>
          <w:lang w:val="en-US" w:eastAsia="ja-JP"/>
        </w:rPr>
        <w:lastRenderedPageBreak/>
        <w:t>(E)</w:t>
      </w:r>
      <w:r w:rsidR="00EC728A" w:rsidRPr="006A5E67">
        <w:rPr>
          <w:rFonts w:eastAsiaTheme="minorEastAsia"/>
          <w:bCs/>
          <w:i/>
          <w:kern w:val="0"/>
          <w:lang w:val="en-US" w:eastAsia="ja-JP"/>
        </w:rPr>
        <w:t xml:space="preserve">, </w:t>
      </w:r>
      <w:r w:rsidR="00EC728A">
        <w:rPr>
          <w:rFonts w:eastAsiaTheme="minorEastAsia"/>
          <w:bCs/>
          <w:i/>
          <w:kern w:val="0"/>
          <w:lang w:val="en-US" w:eastAsia="ja-JP"/>
        </w:rPr>
        <w:t>circle</w:t>
      </w:r>
      <w:r w:rsidR="00EC728A" w:rsidRPr="006A5E67">
        <w:rPr>
          <w:rFonts w:eastAsiaTheme="minorEastAsia"/>
          <w:bCs/>
          <w:i/>
          <w:kern w:val="0"/>
          <w:lang w:val="en-US" w:eastAsia="ja-JP"/>
        </w:rPr>
        <w:t xml:space="preserve"> = </w:t>
      </w:r>
      <w:r w:rsidR="00EC728A">
        <w:rPr>
          <w:rFonts w:eastAsiaTheme="minorEastAsia"/>
          <w:bCs/>
          <w:i/>
          <w:kern w:val="0"/>
          <w:lang w:val="en-US" w:eastAsia="ja-JP"/>
        </w:rPr>
        <w:t>Hollyford Valley</w:t>
      </w:r>
      <w:r w:rsidR="00EC728A" w:rsidRPr="006A5E67">
        <w:rPr>
          <w:rFonts w:eastAsiaTheme="minorEastAsia"/>
          <w:bCs/>
          <w:i/>
          <w:kern w:val="0"/>
          <w:lang w:val="en-US" w:eastAsia="ja-JP"/>
        </w:rPr>
        <w:t xml:space="preserve">) and the solid </w:t>
      </w:r>
      <w:r w:rsidR="00EC728A">
        <w:rPr>
          <w:rFonts w:eastAsiaTheme="minorEastAsia"/>
          <w:bCs/>
          <w:i/>
          <w:kern w:val="0"/>
          <w:lang w:val="en-US" w:eastAsia="ja-JP"/>
        </w:rPr>
        <w:t>symbols</w:t>
      </w:r>
      <w:r w:rsidR="00EC728A" w:rsidRPr="006A5E67">
        <w:rPr>
          <w:rFonts w:eastAsiaTheme="minorEastAsia"/>
          <w:bCs/>
          <w:i/>
          <w:kern w:val="0"/>
          <w:lang w:val="en-US" w:eastAsia="ja-JP"/>
        </w:rPr>
        <w:t xml:space="preserve"> represent cases where stoats are present and absent at points with hollow </w:t>
      </w:r>
      <w:r w:rsidR="00EC728A">
        <w:rPr>
          <w:rFonts w:eastAsiaTheme="minorEastAsia"/>
          <w:bCs/>
          <w:i/>
          <w:noProof/>
          <w:kern w:val="0"/>
          <w:lang w:val="en-US" w:eastAsia="ja-JP"/>
        </w:rPr>
        <w:t>symbols</w:t>
      </w:r>
      <w:r w:rsidR="00EC728A" w:rsidRPr="006A5E67">
        <w:rPr>
          <w:rFonts w:eastAsiaTheme="minorEastAsia"/>
          <w:bCs/>
          <w:i/>
          <w:kern w:val="0"/>
          <w:lang w:val="en-US" w:eastAsia="ja-JP"/>
        </w:rPr>
        <w:t xml:space="preserve">. </w:t>
      </w:r>
      <w:r w:rsidR="00EC728A">
        <w:rPr>
          <w:rFonts w:eastAsiaTheme="minorEastAsia"/>
          <w:bCs/>
          <w:i/>
          <w:kern w:val="0"/>
          <w:lang w:val="en-US" w:eastAsia="ja-JP"/>
        </w:rPr>
        <w:t xml:space="preserve">Parameter </w:t>
      </w:r>
      <w:r w:rsidR="00EC728A" w:rsidRPr="006A5E67">
        <w:rPr>
          <w:rFonts w:eastAsiaTheme="minorEastAsia"/>
          <w:bCs/>
          <w:i/>
          <w:kern w:val="0"/>
          <w:lang w:val="en-US" w:eastAsia="ja-JP"/>
        </w:rPr>
        <w:t xml:space="preserve">estimates </w:t>
      </w:r>
      <w:r w:rsidR="00EC728A">
        <w:rPr>
          <w:rFonts w:eastAsiaTheme="minorEastAsia"/>
          <w:bCs/>
          <w:i/>
          <w:kern w:val="0"/>
          <w:lang w:val="en-US" w:eastAsia="ja-JP"/>
        </w:rPr>
        <w:t xml:space="preserve">(d,e,f) </w:t>
      </w:r>
      <w:r w:rsidR="00EC728A" w:rsidRPr="006A5E67">
        <w:rPr>
          <w:rFonts w:eastAsiaTheme="minorEastAsia"/>
          <w:bCs/>
          <w:i/>
          <w:noProof/>
          <w:kern w:val="0"/>
          <w:lang w:val="en-US" w:eastAsia="ja-JP"/>
        </w:rPr>
        <w:t>represent</w:t>
      </w:r>
      <w:r w:rsidR="00EC728A" w:rsidRPr="006A5E67">
        <w:rPr>
          <w:rFonts w:eastAsiaTheme="minorEastAsia"/>
          <w:bCs/>
          <w:i/>
          <w:kern w:val="0"/>
          <w:lang w:val="en-US" w:eastAsia="ja-JP"/>
        </w:rPr>
        <w:t xml:space="preserve"> the differences in stoat control between valleys </w:t>
      </w:r>
      <w:r w:rsidR="00EC728A">
        <w:rPr>
          <w:rFonts w:eastAsiaTheme="minorEastAsia"/>
          <w:bCs/>
          <w:i/>
          <w:kern w:val="0"/>
          <w:lang w:val="en-US" w:eastAsia="ja-JP"/>
        </w:rPr>
        <w:t>(left; hollow triangle)</w:t>
      </w:r>
      <w:r w:rsidR="00EC728A" w:rsidRPr="006A5E67">
        <w:rPr>
          <w:rFonts w:eastAsiaTheme="minorEastAsia"/>
          <w:bCs/>
          <w:i/>
          <w:kern w:val="0"/>
          <w:lang w:val="en-US" w:eastAsia="ja-JP"/>
        </w:rPr>
        <w:t xml:space="preserve"> and within valley</w:t>
      </w:r>
      <w:r w:rsidR="00EC728A">
        <w:rPr>
          <w:rFonts w:eastAsiaTheme="minorEastAsia"/>
          <w:bCs/>
          <w:i/>
          <w:kern w:val="0"/>
          <w:lang w:val="en-US" w:eastAsia="ja-JP"/>
        </w:rPr>
        <w:t xml:space="preserve"> (right; hollow circle)</w:t>
      </w:r>
      <w:r w:rsidR="00EC728A" w:rsidRPr="006A5E67">
        <w:rPr>
          <w:rFonts w:eastAsiaTheme="minorEastAsia"/>
          <w:bCs/>
          <w:i/>
          <w:kern w:val="0"/>
          <w:lang w:val="en-US" w:eastAsia="ja-JP"/>
        </w:rPr>
        <w:t>.]</w:t>
      </w:r>
    </w:p>
    <w:p w14:paraId="68C6C8BA" w14:textId="77777777" w:rsidR="00EC728A" w:rsidRPr="006A5E67" w:rsidRDefault="00EC728A" w:rsidP="000F2AB1">
      <w:pPr>
        <w:wordWrap/>
        <w:adjustRightInd w:val="0"/>
        <w:spacing w:before="0" w:after="0"/>
        <w:rPr>
          <w:rFonts w:eastAsiaTheme="minorEastAsia"/>
          <w:bCs/>
          <w:noProof/>
          <w:kern w:val="0"/>
          <w:lang w:val="en-US" w:eastAsia="en-US"/>
        </w:rPr>
      </w:pPr>
    </w:p>
    <w:p w14:paraId="6A71E81A" w14:textId="4DB715A2" w:rsidR="003F19EA" w:rsidRDefault="003F19EA" w:rsidP="003F19EA">
      <w:pPr>
        <w:wordWrap/>
        <w:adjustRightInd w:val="0"/>
        <w:spacing w:before="0" w:after="0"/>
        <w:ind w:firstLine="720"/>
        <w:rPr>
          <w:rFonts w:eastAsiaTheme="minorEastAsia"/>
          <w:bCs/>
          <w:kern w:val="0"/>
          <w:lang w:val="en-US" w:eastAsia="ja-JP"/>
        </w:rPr>
      </w:pPr>
      <w:r w:rsidRPr="006A5E67">
        <w:rPr>
          <w:rFonts w:eastAsiaTheme="minorEastAsia"/>
          <w:bCs/>
          <w:kern w:val="0"/>
          <w:lang w:val="en-US" w:eastAsia="ja-JP"/>
        </w:rPr>
        <w:t>Hypothesis two investigates whether stoats can limit mouse populations at high abundance during masting phases</w:t>
      </w:r>
      <w:r w:rsidRPr="006A5E67">
        <w:rPr>
          <w:rFonts w:eastAsiaTheme="minorEastAsia"/>
          <w:bCs/>
          <w:noProof/>
          <w:kern w:val="0"/>
          <w:lang w:val="en-US" w:eastAsia="ja-JP"/>
        </w:rPr>
        <w:t>.</w:t>
      </w:r>
      <w:r w:rsidRPr="006A5E67">
        <w:rPr>
          <w:rFonts w:eastAsiaTheme="minorEastAsia"/>
          <w:bCs/>
          <w:kern w:val="0"/>
          <w:lang w:val="en-US" w:eastAsia="ja-JP"/>
        </w:rPr>
        <w:t xml:space="preserve"> We compared mouse abundance after accounting for seed availability</w:t>
      </w:r>
      <w:r>
        <w:rPr>
          <w:rFonts w:eastAsiaTheme="minorEastAsia"/>
          <w:bCs/>
          <w:kern w:val="0"/>
          <w:lang w:val="en-US" w:eastAsia="ja-JP"/>
        </w:rPr>
        <w:t>;</w:t>
      </w:r>
      <w:r w:rsidRPr="006A5E67">
        <w:rPr>
          <w:rFonts w:eastAsiaTheme="minorEastAsia"/>
          <w:bCs/>
          <w:kern w:val="0"/>
          <w:lang w:val="en-US" w:eastAsia="ja-JP"/>
        </w:rPr>
        <w:t xml:space="preserve"> </w:t>
      </w:r>
      <m:oMath>
        <m:f>
          <m:fPr>
            <m:ctrlPr>
              <w:rPr>
                <w:rFonts w:ascii="Cambria Math" w:eastAsiaTheme="minorEastAsia" w:hAnsi="Cambria Math"/>
                <w:bCs/>
                <w:i/>
                <w:kern w:val="0"/>
                <w:lang w:val="en-US" w:eastAsia="ja-JP"/>
              </w:rPr>
            </m:ctrlPr>
          </m:fPr>
          <m:num>
            <m:r>
              <w:rPr>
                <w:rFonts w:ascii="Cambria Math" w:eastAsiaTheme="minorEastAsia" w:hAnsi="Cambria Math"/>
                <w:kern w:val="0"/>
                <w:lang w:val="en-US" w:eastAsia="ja-JP"/>
              </w:rPr>
              <m:t>abundance (</m:t>
            </m:r>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n</m:t>
                </m:r>
              </m:e>
              <m:sub>
                <m:r>
                  <w:rPr>
                    <w:rFonts w:ascii="Cambria Math" w:eastAsiaTheme="minorEastAsia" w:hAnsi="Cambria Math"/>
                    <w:kern w:val="0"/>
                    <w:lang w:val="en-US" w:eastAsia="ja-JP"/>
                  </w:rPr>
                  <m:t>t</m:t>
                </m:r>
              </m:sub>
            </m:sSub>
            <m:r>
              <w:rPr>
                <w:rFonts w:ascii="Cambria Math" w:eastAsiaTheme="minorEastAsia" w:hAnsi="Cambria Math"/>
                <w:kern w:val="0"/>
                <w:lang w:val="en-US" w:eastAsia="ja-JP"/>
              </w:rPr>
              <m:t>)</m:t>
            </m:r>
          </m:num>
          <m:den>
            <m:r>
              <w:rPr>
                <w:rFonts w:ascii="Cambria Math" w:hAnsi="Cambria Math"/>
              </w:rPr>
              <m:t>seed (</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den>
        </m:f>
      </m:oMath>
      <w:r w:rsidRPr="006A5E67">
        <w:rPr>
          <w:rFonts w:eastAsiaTheme="minorEastAsia"/>
          <w:bCs/>
          <w:kern w:val="0"/>
          <w:lang w:val="en-US" w:eastAsia="ja-JP"/>
        </w:rPr>
        <w:t xml:space="preserve"> because increased food is directly correlated with abundance. Overall there were less replicates in the </w:t>
      </w:r>
      <w:r w:rsidR="007A6A14">
        <w:rPr>
          <w:rFonts w:eastAsiaTheme="minorEastAsia"/>
          <w:bCs/>
          <w:kern w:val="0"/>
          <w:lang w:val="en-US" w:eastAsia="ja-JP"/>
        </w:rPr>
        <w:t>Hollyford Valley</w:t>
      </w:r>
      <w:r w:rsidRPr="006A5E67">
        <w:rPr>
          <w:rFonts w:eastAsiaTheme="minorEastAsia"/>
          <w:bCs/>
          <w:kern w:val="0"/>
          <w:lang w:val="en-US" w:eastAsia="ja-JP"/>
        </w:rPr>
        <w:t xml:space="preserve"> in the stoat control treatment. After accounting for differences in sample size and variation within groups there was no difference between the stoat controlled and uncontrolled areas (p-value = 0.423; 95% CI -4.631 – 10.558). But there was a significantly lower relative abundance in the </w:t>
      </w:r>
      <w:r w:rsidR="007A6A14">
        <w:rPr>
          <w:rFonts w:eastAsiaTheme="minorEastAsia"/>
          <w:bCs/>
          <w:kern w:val="0"/>
          <w:lang w:val="en-US" w:eastAsia="ja-JP"/>
        </w:rPr>
        <w:t>Hollyford Valley</w:t>
      </w:r>
      <w:r w:rsidRPr="006A5E67">
        <w:rPr>
          <w:rFonts w:eastAsiaTheme="minorEastAsia"/>
          <w:bCs/>
          <w:kern w:val="0"/>
          <w:lang w:val="en-US" w:eastAsia="ja-JP"/>
        </w:rPr>
        <w:t xml:space="preserve"> compared to the Eglinton Valley (p-value &lt; 0.003, 95% CI -19.098 – -4.484).</w:t>
      </w:r>
    </w:p>
    <w:p w14:paraId="2D1DCFF2" w14:textId="77777777" w:rsidR="003F19EA" w:rsidRPr="006A5E67" w:rsidRDefault="003F19EA" w:rsidP="003F19EA">
      <w:pPr>
        <w:wordWrap/>
        <w:adjustRightInd w:val="0"/>
        <w:spacing w:before="0" w:after="0"/>
        <w:ind w:firstLine="720"/>
        <w:rPr>
          <w:rFonts w:eastAsiaTheme="minorEastAsia"/>
          <w:bCs/>
          <w:kern w:val="0"/>
          <w:lang w:val="en-US" w:eastAsia="ja-JP"/>
        </w:rPr>
      </w:pPr>
    </w:p>
    <w:p w14:paraId="39645A6F" w14:textId="1A635A18" w:rsidR="006A5E67" w:rsidRPr="006A5E67" w:rsidRDefault="003F19EA" w:rsidP="000F2AB1">
      <w:pPr>
        <w:pStyle w:val="ListParagraph"/>
        <w:tabs>
          <w:tab w:val="left" w:pos="3002"/>
        </w:tabs>
        <w:wordWrap/>
        <w:adjustRightInd w:val="0"/>
        <w:spacing w:before="0" w:after="0"/>
        <w:ind w:left="0"/>
        <w:rPr>
          <w:rFonts w:eastAsiaTheme="minorEastAsia"/>
          <w:b/>
          <w:bCs/>
          <w:i/>
          <w:kern w:val="0"/>
          <w:lang w:val="en-US" w:eastAsia="ja-JP"/>
        </w:rPr>
      </w:pPr>
      <w:r>
        <w:rPr>
          <w:rFonts w:eastAsiaTheme="minorEastAsia"/>
          <w:b/>
          <w:bCs/>
          <w:i/>
          <w:noProof/>
          <w:kern w:val="0"/>
          <w:lang w:val="en-US" w:eastAsia="ja-JP"/>
        </w:rPr>
        <w:drawing>
          <wp:inline distT="0" distB="0" distL="0" distR="0" wp14:anchorId="7084017D" wp14:editId="0404BAFE">
            <wp:extent cx="5765369" cy="3740424"/>
            <wp:effectExtent l="0" t="0" r="6985" b="0"/>
            <wp:docPr id="5" name="Picture 5"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5_H2H4v1.jpg"/>
                    <pic:cNvPicPr/>
                  </pic:nvPicPr>
                  <pic:blipFill rotWithShape="1">
                    <a:blip r:embed="rId15">
                      <a:extLst>
                        <a:ext uri="{28A0092B-C50C-407E-A947-70E740481C1C}">
                          <a14:useLocalDpi xmlns:a14="http://schemas.microsoft.com/office/drawing/2010/main" val="0"/>
                        </a:ext>
                      </a:extLst>
                    </a:blip>
                    <a:srcRect l="2739" t="4286" b="48389"/>
                    <a:stretch/>
                  </pic:blipFill>
                  <pic:spPr bwMode="auto">
                    <a:xfrm>
                      <a:off x="0" y="0"/>
                      <a:ext cx="5771809" cy="3744602"/>
                    </a:xfrm>
                    <a:prstGeom prst="rect">
                      <a:avLst/>
                    </a:prstGeom>
                    <a:ln>
                      <a:noFill/>
                    </a:ln>
                    <a:extLst>
                      <a:ext uri="{53640926-AAD7-44D8-BBD7-CCE9431645EC}">
                        <a14:shadowObscured xmlns:a14="http://schemas.microsoft.com/office/drawing/2010/main"/>
                      </a:ext>
                    </a:extLst>
                  </pic:spPr>
                </pic:pic>
              </a:graphicData>
            </a:graphic>
          </wp:inline>
        </w:drawing>
      </w:r>
    </w:p>
    <w:p w14:paraId="4531F6CD" w14:textId="2997BE97" w:rsidR="0069752A" w:rsidRPr="006A5E67" w:rsidRDefault="00567787" w:rsidP="000F2AB1">
      <w:pPr>
        <w:wordWrap/>
        <w:adjustRightInd w:val="0"/>
        <w:spacing w:before="0" w:after="0"/>
        <w:rPr>
          <w:rFonts w:eastAsiaTheme="minorEastAsia"/>
          <w:bCs/>
          <w:i/>
          <w:kern w:val="0"/>
          <w:lang w:val="en-US" w:eastAsia="ja-JP"/>
        </w:rPr>
      </w:pPr>
      <w:r w:rsidRPr="006A5E67">
        <w:rPr>
          <w:rFonts w:eastAsiaTheme="minorEastAsia"/>
          <w:b/>
          <w:bCs/>
          <w:kern w:val="0"/>
          <w:lang w:val="en-US" w:eastAsia="ja-JP"/>
        </w:rPr>
        <w:t>Figure 5:</w:t>
      </w:r>
      <w:r w:rsidRPr="006A5E67">
        <w:rPr>
          <w:rFonts w:eastAsiaTheme="minorEastAsia"/>
          <w:bCs/>
          <w:kern w:val="0"/>
          <w:lang w:val="en-US" w:eastAsia="ja-JP"/>
        </w:rPr>
        <w:t xml:space="preserve"> [</w:t>
      </w:r>
      <w:r w:rsidRPr="006A5E67">
        <w:rPr>
          <w:rFonts w:eastAsiaTheme="minorEastAsia"/>
          <w:bCs/>
          <w:i/>
          <w:kern w:val="0"/>
          <w:lang w:val="en-US" w:eastAsia="ja-JP"/>
        </w:rPr>
        <w:t xml:space="preserve">Hypothesis two </w:t>
      </w:r>
      <w:r w:rsidR="002B1A39" w:rsidRPr="006A5E67">
        <w:rPr>
          <w:rFonts w:eastAsiaTheme="minorEastAsia"/>
          <w:bCs/>
          <w:i/>
          <w:kern w:val="0"/>
          <w:lang w:val="en-US" w:eastAsia="ja-JP"/>
        </w:rPr>
        <w:t>(a) compare</w:t>
      </w:r>
      <w:r w:rsidR="00E657EA" w:rsidRPr="006A5E67">
        <w:rPr>
          <w:rFonts w:eastAsiaTheme="minorEastAsia"/>
          <w:bCs/>
          <w:i/>
          <w:kern w:val="0"/>
          <w:lang w:val="en-US" w:eastAsia="ja-JP"/>
        </w:rPr>
        <w:t>s</w:t>
      </w:r>
      <w:r w:rsidR="002B1A39" w:rsidRPr="006A5E67">
        <w:rPr>
          <w:rFonts w:eastAsiaTheme="minorEastAsia"/>
          <w:bCs/>
          <w:i/>
          <w:kern w:val="0"/>
          <w:lang w:val="en-US" w:eastAsia="ja-JP"/>
        </w:rPr>
        <w:t xml:space="preserve"> the relative </w:t>
      </w:r>
      <w:r w:rsidR="00EA78D1" w:rsidRPr="006A5E67">
        <w:rPr>
          <w:rFonts w:eastAsiaTheme="minorEastAsia"/>
          <w:bCs/>
          <w:i/>
          <w:kern w:val="0"/>
          <w:lang w:val="en-US" w:eastAsia="ja-JP"/>
        </w:rPr>
        <w:t>population size of mice</w:t>
      </w:r>
      <w:r w:rsidR="00E657EA" w:rsidRPr="006A5E67">
        <w:rPr>
          <w:rFonts w:eastAsiaTheme="minorEastAsia"/>
          <w:bCs/>
          <w:i/>
          <w:kern w:val="0"/>
          <w:lang w:val="en-US" w:eastAsia="ja-JP"/>
        </w:rPr>
        <w:t xml:space="preserve"> (</w:t>
      </w:r>
      <w:r w:rsidR="00EA78D1" w:rsidRPr="006A5E67">
        <w:rPr>
          <w:rFonts w:eastAsiaTheme="minorEastAsia"/>
          <w:bCs/>
          <w:i/>
          <w:kern w:val="0"/>
          <w:lang w:val="en-US" w:eastAsia="ja-JP"/>
        </w:rPr>
        <w:t xml:space="preserve">mouse </w:t>
      </w:r>
      <w:r w:rsidR="00E657EA" w:rsidRPr="006A5E67">
        <w:rPr>
          <w:rFonts w:eastAsiaTheme="minorEastAsia"/>
          <w:bCs/>
          <w:i/>
          <w:kern w:val="0"/>
          <w:lang w:val="en-US" w:eastAsia="ja-JP"/>
        </w:rPr>
        <w:t>seed</w:t>
      </w:r>
      <w:r w:rsidR="00572325" w:rsidRPr="006A5E67">
        <w:rPr>
          <w:rFonts w:eastAsiaTheme="minorEastAsia"/>
          <w:bCs/>
          <w:i/>
          <w:noProof/>
          <w:kern w:val="0"/>
          <w:lang w:val="en-US" w:eastAsia="ja-JP"/>
        </w:rPr>
        <w:t xml:space="preserve"> divided by abundance</w:t>
      </w:r>
      <w:r w:rsidR="00E657EA" w:rsidRPr="006A5E67">
        <w:rPr>
          <w:rFonts w:eastAsiaTheme="minorEastAsia"/>
          <w:bCs/>
          <w:i/>
          <w:kern w:val="0"/>
          <w:lang w:val="en-US" w:eastAsia="ja-JP"/>
        </w:rPr>
        <w:t>) at the peak</w:t>
      </w:r>
      <w:r w:rsidR="00EA78D1" w:rsidRPr="006A5E67">
        <w:rPr>
          <w:rFonts w:eastAsiaTheme="minorEastAsia"/>
          <w:bCs/>
          <w:i/>
          <w:kern w:val="0"/>
          <w:lang w:val="en-US" w:eastAsia="ja-JP"/>
        </w:rPr>
        <w:t xml:space="preserve"> phase</w:t>
      </w:r>
      <w:r w:rsidR="00E657EA" w:rsidRPr="006A5E67">
        <w:rPr>
          <w:rFonts w:eastAsiaTheme="minorEastAsia"/>
          <w:bCs/>
          <w:i/>
          <w:kern w:val="0"/>
          <w:lang w:val="en-US" w:eastAsia="ja-JP"/>
        </w:rPr>
        <w:t xml:space="preserve"> (mast-years, varying seasons). Hypothesis four (b) focuses on</w:t>
      </w:r>
      <w:r w:rsidRPr="006A5E67">
        <w:rPr>
          <w:rFonts w:eastAsiaTheme="minorEastAsia"/>
          <w:bCs/>
          <w:i/>
          <w:kern w:val="0"/>
          <w:lang w:val="en-US" w:eastAsia="ja-JP"/>
        </w:rPr>
        <w:t xml:space="preserve"> </w:t>
      </w:r>
      <w:r w:rsidR="00E657EA" w:rsidRPr="006A5E67">
        <w:rPr>
          <w:rFonts w:eastAsiaTheme="minorEastAsia"/>
          <w:bCs/>
          <w:i/>
          <w:kern w:val="0"/>
          <w:lang w:val="en-US" w:eastAsia="ja-JP"/>
        </w:rPr>
        <w:t>the unmodified abundance of mice in non-mast years (low abundance</w:t>
      </w:r>
      <w:r w:rsidR="00572325" w:rsidRPr="006A5E67">
        <w:rPr>
          <w:rFonts w:eastAsiaTheme="minorEastAsia"/>
          <w:bCs/>
          <w:i/>
          <w:kern w:val="0"/>
          <w:lang w:val="en-US" w:eastAsia="ja-JP"/>
        </w:rPr>
        <w:t xml:space="preserve"> phase</w:t>
      </w:r>
      <w:r w:rsidR="00E657EA" w:rsidRPr="006A5E67">
        <w:rPr>
          <w:rFonts w:eastAsiaTheme="minorEastAsia"/>
          <w:bCs/>
          <w:i/>
          <w:kern w:val="0"/>
          <w:lang w:val="en-US" w:eastAsia="ja-JP"/>
        </w:rPr>
        <w:t xml:space="preserve">). </w:t>
      </w:r>
      <w:r w:rsidR="00EC728A" w:rsidRPr="006A5E67">
        <w:rPr>
          <w:rFonts w:eastAsiaTheme="minorEastAsia"/>
          <w:bCs/>
          <w:i/>
          <w:kern w:val="0"/>
          <w:lang w:val="en-US" w:eastAsia="ja-JP"/>
        </w:rPr>
        <w:t>The</w:t>
      </w:r>
      <w:r w:rsidR="00EC728A" w:rsidRPr="006A5E67">
        <w:rPr>
          <w:rFonts w:eastAsiaTheme="minorEastAsia"/>
          <w:bCs/>
          <w:i/>
          <w:kern w:val="0"/>
          <w:lang w:eastAsia="ja-JP"/>
        </w:rPr>
        <w:t xml:space="preserve"> </w:t>
      </w:r>
      <w:r w:rsidR="00EC728A">
        <w:rPr>
          <w:rFonts w:eastAsiaTheme="minorEastAsia"/>
          <w:bCs/>
          <w:i/>
          <w:kern w:val="0"/>
          <w:lang w:eastAsia="ja-JP"/>
        </w:rPr>
        <w:t>shape</w:t>
      </w:r>
      <w:r w:rsidR="00EC728A" w:rsidRPr="006A5E67">
        <w:rPr>
          <w:rFonts w:eastAsiaTheme="minorEastAsia"/>
          <w:bCs/>
          <w:i/>
          <w:kern w:val="0"/>
          <w:lang w:val="en-US" w:eastAsia="ja-JP"/>
        </w:rPr>
        <w:t xml:space="preserve"> difference distinguishes the two valleys (</w:t>
      </w:r>
      <w:r w:rsidR="00EC728A">
        <w:rPr>
          <w:rFonts w:eastAsiaTheme="minorEastAsia"/>
          <w:bCs/>
          <w:i/>
          <w:kern w:val="0"/>
          <w:lang w:val="en-US" w:eastAsia="ja-JP"/>
        </w:rPr>
        <w:t>triangle</w:t>
      </w:r>
      <w:r w:rsidR="00EC728A" w:rsidRPr="006A5E67">
        <w:rPr>
          <w:rFonts w:eastAsiaTheme="minorEastAsia"/>
          <w:bCs/>
          <w:i/>
          <w:kern w:val="0"/>
          <w:lang w:val="en-US" w:eastAsia="ja-JP"/>
        </w:rPr>
        <w:t xml:space="preserve"> = Eglinton </w:t>
      </w:r>
      <w:r w:rsidR="00EC728A" w:rsidRPr="006A5E67">
        <w:rPr>
          <w:rFonts w:eastAsiaTheme="minorEastAsia"/>
          <w:bCs/>
          <w:i/>
          <w:noProof/>
          <w:kern w:val="0"/>
          <w:lang w:val="en-US" w:eastAsia="ja-JP"/>
        </w:rPr>
        <w:t>Valley (E)</w:t>
      </w:r>
      <w:r w:rsidR="00EC728A" w:rsidRPr="006A5E67">
        <w:rPr>
          <w:rFonts w:eastAsiaTheme="minorEastAsia"/>
          <w:bCs/>
          <w:i/>
          <w:kern w:val="0"/>
          <w:lang w:val="en-US" w:eastAsia="ja-JP"/>
        </w:rPr>
        <w:t xml:space="preserve">, </w:t>
      </w:r>
      <w:r w:rsidR="00EC728A">
        <w:rPr>
          <w:rFonts w:eastAsiaTheme="minorEastAsia"/>
          <w:bCs/>
          <w:i/>
          <w:kern w:val="0"/>
          <w:lang w:val="en-US" w:eastAsia="ja-JP"/>
        </w:rPr>
        <w:t>circle</w:t>
      </w:r>
      <w:r w:rsidR="00EC728A" w:rsidRPr="006A5E67">
        <w:rPr>
          <w:rFonts w:eastAsiaTheme="minorEastAsia"/>
          <w:bCs/>
          <w:i/>
          <w:kern w:val="0"/>
          <w:lang w:val="en-US" w:eastAsia="ja-JP"/>
        </w:rPr>
        <w:t xml:space="preserve"> = </w:t>
      </w:r>
      <w:r w:rsidR="00EC728A">
        <w:rPr>
          <w:rFonts w:eastAsiaTheme="minorEastAsia"/>
          <w:bCs/>
          <w:i/>
          <w:kern w:val="0"/>
          <w:lang w:val="en-US" w:eastAsia="ja-JP"/>
        </w:rPr>
        <w:t>Hollyford Valley</w:t>
      </w:r>
      <w:r w:rsidR="00EC728A" w:rsidRPr="006A5E67">
        <w:rPr>
          <w:rFonts w:eastAsiaTheme="minorEastAsia"/>
          <w:bCs/>
          <w:i/>
          <w:kern w:val="0"/>
          <w:lang w:val="en-US" w:eastAsia="ja-JP"/>
        </w:rPr>
        <w:t xml:space="preserve">) and the solid </w:t>
      </w:r>
      <w:r w:rsidR="00EC728A">
        <w:rPr>
          <w:rFonts w:eastAsiaTheme="minorEastAsia"/>
          <w:bCs/>
          <w:i/>
          <w:kern w:val="0"/>
          <w:lang w:val="en-US" w:eastAsia="ja-JP"/>
        </w:rPr>
        <w:t>symbols</w:t>
      </w:r>
      <w:r w:rsidR="00EC728A" w:rsidRPr="006A5E67">
        <w:rPr>
          <w:rFonts w:eastAsiaTheme="minorEastAsia"/>
          <w:bCs/>
          <w:i/>
          <w:kern w:val="0"/>
          <w:lang w:val="en-US" w:eastAsia="ja-JP"/>
        </w:rPr>
        <w:t xml:space="preserve"> represent cases where stoats are present and absent at points with hollow </w:t>
      </w:r>
      <w:r w:rsidR="00EC728A">
        <w:rPr>
          <w:rFonts w:eastAsiaTheme="minorEastAsia"/>
          <w:bCs/>
          <w:i/>
          <w:noProof/>
          <w:kern w:val="0"/>
          <w:lang w:val="en-US" w:eastAsia="ja-JP"/>
        </w:rPr>
        <w:t>symbols</w:t>
      </w:r>
      <w:r w:rsidR="00EC728A" w:rsidRPr="006A5E67">
        <w:rPr>
          <w:rFonts w:eastAsiaTheme="minorEastAsia"/>
          <w:bCs/>
          <w:i/>
          <w:kern w:val="0"/>
          <w:lang w:val="en-US" w:eastAsia="ja-JP"/>
        </w:rPr>
        <w:t>.]</w:t>
      </w:r>
    </w:p>
    <w:p w14:paraId="28D5F5DC" w14:textId="186E1A81" w:rsidR="007A1BAE" w:rsidRPr="006A5E67" w:rsidRDefault="007A1BAE" w:rsidP="000F2AB1">
      <w:pPr>
        <w:wordWrap/>
        <w:adjustRightInd w:val="0"/>
        <w:spacing w:before="0" w:after="0"/>
        <w:ind w:firstLine="720"/>
        <w:rPr>
          <w:rFonts w:eastAsiaTheme="minorEastAsia"/>
          <w:bCs/>
          <w:kern w:val="0"/>
          <w:lang w:val="en-US" w:eastAsia="ja-JP"/>
        </w:rPr>
      </w:pPr>
      <w:r w:rsidRPr="006A5E67">
        <w:rPr>
          <w:rFonts w:eastAsiaTheme="minorEastAsia"/>
          <w:bCs/>
          <w:kern w:val="0"/>
          <w:lang w:val="en-US" w:eastAsia="ja-JP"/>
        </w:rPr>
        <w:lastRenderedPageBreak/>
        <w:t xml:space="preserve">Hypothesis </w:t>
      </w:r>
      <w:r w:rsidR="00B63CA6" w:rsidRPr="006A5E67">
        <w:rPr>
          <w:rFonts w:eastAsiaTheme="minorEastAsia"/>
          <w:bCs/>
          <w:kern w:val="0"/>
          <w:lang w:val="en-US" w:eastAsia="ja-JP"/>
        </w:rPr>
        <w:t>f</w:t>
      </w:r>
      <w:r w:rsidRPr="006A5E67">
        <w:rPr>
          <w:rFonts w:eastAsiaTheme="minorEastAsia"/>
          <w:bCs/>
          <w:kern w:val="0"/>
          <w:lang w:val="en-US" w:eastAsia="ja-JP"/>
        </w:rPr>
        <w:t>our investigates the low abundance phase</w:t>
      </w:r>
      <w:r w:rsidR="00AC199F" w:rsidRPr="006A5E67">
        <w:rPr>
          <w:rFonts w:eastAsiaTheme="minorEastAsia"/>
          <w:bCs/>
          <w:kern w:val="0"/>
          <w:lang w:val="en-US" w:eastAsia="ja-JP"/>
        </w:rPr>
        <w:t>s</w:t>
      </w:r>
      <w:r w:rsidRPr="006A5E67">
        <w:rPr>
          <w:rFonts w:eastAsiaTheme="minorEastAsia"/>
          <w:bCs/>
          <w:kern w:val="0"/>
          <w:lang w:val="en-US" w:eastAsia="ja-JP"/>
        </w:rPr>
        <w:t xml:space="preserve"> of </w:t>
      </w:r>
      <w:r w:rsidR="00AC199F" w:rsidRPr="006A5E67">
        <w:rPr>
          <w:rFonts w:eastAsiaTheme="minorEastAsia"/>
          <w:bCs/>
          <w:kern w:val="0"/>
          <w:lang w:val="en-US" w:eastAsia="ja-JP"/>
        </w:rPr>
        <w:t>mouse dynamics</w:t>
      </w:r>
      <w:r w:rsidR="00B63CA6" w:rsidRPr="006A5E67">
        <w:rPr>
          <w:rFonts w:eastAsiaTheme="minorEastAsia"/>
          <w:bCs/>
          <w:kern w:val="0"/>
          <w:lang w:val="en-US" w:eastAsia="ja-JP"/>
        </w:rPr>
        <w:t xml:space="preserve">. </w:t>
      </w:r>
      <w:r w:rsidR="001220F7" w:rsidRPr="006A5E67">
        <w:rPr>
          <w:rFonts w:eastAsiaTheme="minorEastAsia"/>
          <w:bCs/>
          <w:kern w:val="0"/>
          <w:lang w:val="en-US" w:eastAsia="ja-JP"/>
        </w:rPr>
        <w:t xml:space="preserve">We </w:t>
      </w:r>
      <w:r w:rsidR="002B3BD7" w:rsidRPr="006A5E67">
        <w:rPr>
          <w:rFonts w:eastAsiaTheme="minorEastAsia"/>
          <w:bCs/>
          <w:kern w:val="0"/>
          <w:lang w:val="en-US" w:eastAsia="ja-JP"/>
        </w:rPr>
        <w:t xml:space="preserve">did </w:t>
      </w:r>
      <w:r w:rsidR="001220F7" w:rsidRPr="006A5E67">
        <w:rPr>
          <w:rFonts w:eastAsiaTheme="minorEastAsia"/>
          <w:bCs/>
          <w:kern w:val="0"/>
          <w:lang w:val="en-US" w:eastAsia="ja-JP"/>
        </w:rPr>
        <w:t xml:space="preserve">not account for seed availability in this assessment due to many estimates being equal to zero. </w:t>
      </w:r>
      <w:r w:rsidR="002B3BD7" w:rsidRPr="006A5E67">
        <w:rPr>
          <w:rFonts w:eastAsiaTheme="minorEastAsia"/>
          <w:bCs/>
          <w:kern w:val="0"/>
          <w:lang w:val="en-US" w:eastAsia="ja-JP"/>
        </w:rPr>
        <w:t>Variation in</w:t>
      </w:r>
      <w:r w:rsidR="00AC199F" w:rsidRPr="006A5E67">
        <w:rPr>
          <w:rFonts w:eastAsiaTheme="minorEastAsia"/>
          <w:bCs/>
          <w:kern w:val="0"/>
          <w:lang w:val="en-US" w:eastAsia="ja-JP"/>
        </w:rPr>
        <w:t xml:space="preserve"> mouse abundance was similar between both ecosystems. </w:t>
      </w:r>
      <w:r w:rsidR="001220F7" w:rsidRPr="006A5E67">
        <w:rPr>
          <w:rFonts w:eastAsiaTheme="minorEastAsia"/>
          <w:bCs/>
          <w:kern w:val="0"/>
          <w:lang w:val="en-US" w:eastAsia="ja-JP"/>
        </w:rPr>
        <w:t>After accounting for variation within and between groups (ANOVA) there was no significant difference between valleys (p-value = 0.396, 95% CI -4.384 – 13.524). And no difference between area with and without stoat control (p-value = 0.311, 95% CI -11.846 – 4.754).</w:t>
      </w:r>
    </w:p>
    <w:p w14:paraId="5BD58624" w14:textId="059F5A29" w:rsidR="008E09FB" w:rsidRPr="006A5E67" w:rsidRDefault="007A1BAE" w:rsidP="000F2AB1">
      <w:pPr>
        <w:wordWrap/>
        <w:adjustRightInd w:val="0"/>
        <w:spacing w:before="0" w:after="0"/>
        <w:ind w:firstLine="720"/>
        <w:rPr>
          <w:rFonts w:eastAsiaTheme="minorEastAsia"/>
          <w:bCs/>
          <w:kern w:val="0"/>
          <w:lang w:val="en-US" w:eastAsia="ja-JP"/>
        </w:rPr>
      </w:pPr>
      <w:r w:rsidRPr="006A5E67">
        <w:rPr>
          <w:rFonts w:eastAsiaTheme="minorEastAsia"/>
          <w:bCs/>
          <w:kern w:val="0"/>
          <w:lang w:val="en-US" w:eastAsia="ja-JP"/>
        </w:rPr>
        <w:t xml:space="preserve">Overall there </w:t>
      </w:r>
      <w:r w:rsidR="007720D6" w:rsidRPr="006A5E67">
        <w:rPr>
          <w:rFonts w:eastAsiaTheme="minorEastAsia"/>
          <w:bCs/>
          <w:kern w:val="0"/>
          <w:lang w:val="en-US" w:eastAsia="ja-JP"/>
        </w:rPr>
        <w:t xml:space="preserve">is </w:t>
      </w:r>
      <w:r w:rsidRPr="006A5E67">
        <w:rPr>
          <w:rFonts w:eastAsiaTheme="minorEastAsia"/>
          <w:bCs/>
          <w:kern w:val="0"/>
          <w:lang w:val="en-US" w:eastAsia="ja-JP"/>
        </w:rPr>
        <w:t xml:space="preserve">little difference between the controlled and uncontrolled areas </w:t>
      </w:r>
      <w:r w:rsidRPr="006A5E67">
        <w:rPr>
          <w:rFonts w:eastAsiaTheme="minorEastAsia"/>
          <w:bCs/>
          <w:noProof/>
          <w:kern w:val="0"/>
          <w:lang w:val="en-US" w:eastAsia="ja-JP"/>
        </w:rPr>
        <w:t>in relation to</w:t>
      </w:r>
      <w:r w:rsidRPr="006A5E67">
        <w:rPr>
          <w:rFonts w:eastAsiaTheme="minorEastAsia"/>
          <w:bCs/>
          <w:kern w:val="0"/>
          <w:lang w:val="en-US" w:eastAsia="ja-JP"/>
        </w:rPr>
        <w:t xml:space="preserve"> mice dynamics. We </w:t>
      </w:r>
      <w:r w:rsidR="00C960B6" w:rsidRPr="006A5E67">
        <w:rPr>
          <w:rFonts w:eastAsiaTheme="minorEastAsia"/>
          <w:bCs/>
          <w:kern w:val="0"/>
          <w:lang w:val="en-US" w:eastAsia="ja-JP"/>
        </w:rPr>
        <w:t xml:space="preserve">compared </w:t>
      </w:r>
      <w:r w:rsidRPr="006A5E67">
        <w:rPr>
          <w:rFonts w:eastAsiaTheme="minorEastAsia"/>
          <w:bCs/>
          <w:kern w:val="0"/>
          <w:lang w:val="en-US" w:eastAsia="ja-JP"/>
        </w:rPr>
        <w:t xml:space="preserve">four phases of </w:t>
      </w:r>
      <w:r w:rsidR="00B63CA6" w:rsidRPr="006A5E67">
        <w:rPr>
          <w:rFonts w:eastAsiaTheme="minorEastAsia"/>
          <w:bCs/>
          <w:kern w:val="0"/>
          <w:lang w:val="en-US" w:eastAsia="ja-JP"/>
        </w:rPr>
        <w:t xml:space="preserve">a resource pulse system </w:t>
      </w:r>
      <w:r w:rsidR="00A07D9B" w:rsidRPr="006A5E67">
        <w:rPr>
          <w:rFonts w:eastAsiaTheme="minorEastAsia"/>
          <w:bCs/>
          <w:kern w:val="0"/>
          <w:lang w:val="en-US" w:eastAsia="ja-JP"/>
        </w:rPr>
        <w:t xml:space="preserve">where ecosystem theory suggests mesopredator release could occur </w:t>
      </w:r>
      <w:r w:rsidR="00B63CA6" w:rsidRPr="006A5E67">
        <w:rPr>
          <w:rFonts w:eastAsiaTheme="minorEastAsia"/>
          <w:bCs/>
          <w:kern w:val="0"/>
          <w:lang w:val="en-US" w:eastAsia="ja-JP"/>
        </w:rPr>
        <w:t xml:space="preserve">in </w:t>
      </w:r>
      <w:r w:rsidR="00846AEC">
        <w:rPr>
          <w:rFonts w:eastAsiaTheme="minorEastAsia"/>
          <w:bCs/>
          <w:kern w:val="0"/>
          <w:lang w:val="en-US" w:eastAsia="ja-JP"/>
        </w:rPr>
        <w:t>NZ</w:t>
      </w:r>
      <w:r w:rsidRPr="006A5E67">
        <w:rPr>
          <w:rFonts w:eastAsiaTheme="minorEastAsia"/>
          <w:bCs/>
          <w:kern w:val="0"/>
          <w:lang w:val="en-US" w:eastAsia="ja-JP"/>
        </w:rPr>
        <w:t xml:space="preserve"> </w:t>
      </w:r>
      <w:r w:rsidR="00B63CA6" w:rsidRPr="006A5E67">
        <w:rPr>
          <w:rFonts w:eastAsiaTheme="minorEastAsia"/>
          <w:bCs/>
          <w:kern w:val="0"/>
          <w:lang w:val="en-US" w:eastAsia="ja-JP"/>
        </w:rPr>
        <w:t xml:space="preserve">beech </w:t>
      </w:r>
      <w:r w:rsidRPr="006A5E67">
        <w:rPr>
          <w:rFonts w:eastAsiaTheme="minorEastAsia"/>
          <w:bCs/>
          <w:kern w:val="0"/>
          <w:lang w:val="en-US" w:eastAsia="ja-JP"/>
        </w:rPr>
        <w:t>forest</w:t>
      </w:r>
      <w:r w:rsidR="005A4F10" w:rsidRPr="006A5E67">
        <w:rPr>
          <w:rFonts w:eastAsiaTheme="minorEastAsia"/>
          <w:bCs/>
          <w:kern w:val="0"/>
          <w:lang w:val="en-US" w:eastAsia="ja-JP"/>
        </w:rPr>
        <w:t xml:space="preserve"> and found no evidence to suggest mesopredator release of mice after the control of stoats</w:t>
      </w:r>
      <w:r w:rsidR="00B63CA6" w:rsidRPr="006A5E67">
        <w:rPr>
          <w:rFonts w:eastAsiaTheme="minorEastAsia"/>
          <w:bCs/>
          <w:kern w:val="0"/>
          <w:lang w:val="en-US" w:eastAsia="ja-JP"/>
        </w:rPr>
        <w:t>.</w:t>
      </w:r>
      <w:r w:rsidR="005A4F10" w:rsidRPr="006A5E67">
        <w:rPr>
          <w:rFonts w:eastAsiaTheme="minorEastAsia"/>
          <w:bCs/>
          <w:kern w:val="0"/>
          <w:lang w:val="en-US" w:eastAsia="ja-JP"/>
        </w:rPr>
        <w:t xml:space="preserve"> Additionally, there appeared to be no identifiable interaction effect between rats and mice.</w:t>
      </w:r>
    </w:p>
    <w:p w14:paraId="2B961C11" w14:textId="647113F4" w:rsidR="008E09FB" w:rsidRPr="006A5E67" w:rsidRDefault="008E09FB" w:rsidP="000F2AB1">
      <w:pPr>
        <w:widowControl/>
        <w:wordWrap/>
        <w:autoSpaceDE/>
        <w:autoSpaceDN/>
        <w:spacing w:before="0" w:line="276" w:lineRule="auto"/>
        <w:rPr>
          <w:rFonts w:eastAsiaTheme="minorEastAsia"/>
          <w:bCs/>
          <w:kern w:val="0"/>
          <w:lang w:val="en-US" w:eastAsia="ja-JP"/>
        </w:rPr>
      </w:pPr>
    </w:p>
    <w:p w14:paraId="29880B7D" w14:textId="7CE61CA1" w:rsidR="00427B31" w:rsidRPr="006A5E67" w:rsidRDefault="00427B31" w:rsidP="000F2AB1">
      <w:pPr>
        <w:pStyle w:val="CommentText"/>
        <w:wordWrap/>
        <w:outlineLvl w:val="0"/>
        <w:rPr>
          <w:rFonts w:ascii="Times" w:eastAsiaTheme="minorEastAsia" w:hAnsi="Times" w:cs="Times"/>
          <w:b/>
          <w:bCs/>
          <w:kern w:val="0"/>
          <w:sz w:val="42"/>
          <w:szCs w:val="42"/>
          <w:lang w:val="en-US" w:eastAsia="ja-JP"/>
        </w:rPr>
      </w:pPr>
      <w:commentRangeStart w:id="289"/>
      <w:r w:rsidRPr="006A5E67">
        <w:rPr>
          <w:rFonts w:ascii="Times" w:eastAsiaTheme="minorEastAsia" w:hAnsi="Times" w:cs="Times"/>
          <w:b/>
          <w:bCs/>
          <w:kern w:val="0"/>
          <w:sz w:val="42"/>
          <w:szCs w:val="42"/>
          <w:lang w:val="en-US" w:eastAsia="ja-JP"/>
        </w:rPr>
        <w:t>Disc</w:t>
      </w:r>
      <w:commentRangeStart w:id="290"/>
      <w:r w:rsidRPr="006A5E67">
        <w:rPr>
          <w:rFonts w:ascii="Times" w:eastAsiaTheme="minorEastAsia" w:hAnsi="Times" w:cs="Times"/>
          <w:b/>
          <w:bCs/>
          <w:kern w:val="0"/>
          <w:sz w:val="42"/>
          <w:szCs w:val="42"/>
          <w:lang w:val="en-US" w:eastAsia="ja-JP"/>
        </w:rPr>
        <w:t>ussio</w:t>
      </w:r>
      <w:commentRangeEnd w:id="290"/>
      <w:r w:rsidR="00573BE4">
        <w:rPr>
          <w:rStyle w:val="CommentReference"/>
        </w:rPr>
        <w:commentReference w:id="290"/>
      </w:r>
      <w:r w:rsidRPr="006A5E67">
        <w:rPr>
          <w:rFonts w:ascii="Times" w:eastAsiaTheme="minorEastAsia" w:hAnsi="Times" w:cs="Times"/>
          <w:b/>
          <w:bCs/>
          <w:kern w:val="0"/>
          <w:sz w:val="42"/>
          <w:szCs w:val="42"/>
          <w:lang w:val="en-US" w:eastAsia="ja-JP"/>
        </w:rPr>
        <w:t>n</w:t>
      </w:r>
      <w:commentRangeEnd w:id="289"/>
      <w:r w:rsidR="00573BE4">
        <w:rPr>
          <w:rStyle w:val="CommentReference"/>
        </w:rPr>
        <w:commentReference w:id="289"/>
      </w:r>
    </w:p>
    <w:p w14:paraId="0EB6BC37" w14:textId="5DEF7881" w:rsidR="007720D6" w:rsidRPr="00DF00B4" w:rsidRDefault="00B71EFD" w:rsidP="00B71EFD">
      <w:pPr>
        <w:pStyle w:val="ListParagraph"/>
        <w:wordWrap/>
        <w:adjustRightInd w:val="0"/>
        <w:spacing w:before="0" w:after="0"/>
        <w:ind w:left="0" w:firstLine="720"/>
        <w:rPr>
          <w:noProof/>
        </w:rPr>
      </w:pPr>
      <w:r>
        <w:rPr>
          <w:noProof/>
        </w:rPr>
        <w:t xml:space="preserve">Understanding </w:t>
      </w:r>
      <w:r w:rsidR="00EB5896">
        <w:rPr>
          <w:noProof/>
        </w:rPr>
        <w:t xml:space="preserve">the processes that regulate </w:t>
      </w:r>
      <w:r>
        <w:rPr>
          <w:noProof/>
        </w:rPr>
        <w:t>population</w:t>
      </w:r>
      <w:r w:rsidR="00EB5896">
        <w:rPr>
          <w:noProof/>
        </w:rPr>
        <w:t xml:space="preserve">s </w:t>
      </w:r>
      <w:r w:rsidR="008B0C06">
        <w:rPr>
          <w:noProof/>
        </w:rPr>
        <w:t xml:space="preserve">of interacting species has </w:t>
      </w:r>
      <w:r>
        <w:rPr>
          <w:noProof/>
        </w:rPr>
        <w:t>historically focuse</w:t>
      </w:r>
      <w:r w:rsidR="008B0C06">
        <w:rPr>
          <w:noProof/>
        </w:rPr>
        <w:t>d</w:t>
      </w:r>
      <w:r>
        <w:rPr>
          <w:noProof/>
        </w:rPr>
        <w:t xml:space="preserve"> on the consequences of predator-herbivoure interactions</w:t>
      </w:r>
      <w:commentRangeStart w:id="291"/>
      <w:r w:rsidR="00DF3634">
        <w:rPr>
          <w:noProof/>
        </w:rPr>
        <w:t xml:space="preserve"> </w:t>
      </w:r>
      <w:commentRangeEnd w:id="291"/>
      <w:r w:rsidR="00DF3634">
        <w:rPr>
          <w:rStyle w:val="CommentReference"/>
        </w:rPr>
        <w:commentReference w:id="291"/>
      </w:r>
      <w:r w:rsidR="00DF3634">
        <w:rPr>
          <w:noProof/>
        </w:rPr>
        <w:t>but</w:t>
      </w:r>
      <w:r>
        <w:rPr>
          <w:noProof/>
        </w:rPr>
        <w:t xml:space="preserve"> predators (e.g. stoats) also regulate </w:t>
      </w:r>
      <w:r w:rsidR="00EB5896">
        <w:rPr>
          <w:noProof/>
        </w:rPr>
        <w:t>lower-level</w:t>
      </w:r>
      <w:r>
        <w:rPr>
          <w:noProof/>
        </w:rPr>
        <w:t xml:space="preserve"> predators</w:t>
      </w:r>
      <w:r w:rsidR="008B0C06">
        <w:rPr>
          <w:noProof/>
        </w:rPr>
        <w:t xml:space="preserve"> (e.g. mice)</w:t>
      </w:r>
      <w:commentRangeStart w:id="292"/>
      <w:r>
        <w:rPr>
          <w:noProof/>
        </w:rPr>
        <w:t>.</w:t>
      </w:r>
      <w:commentRangeEnd w:id="292"/>
      <w:r w:rsidR="00DF3634">
        <w:rPr>
          <w:rStyle w:val="CommentReference"/>
        </w:rPr>
        <w:commentReference w:id="292"/>
      </w:r>
      <w:r>
        <w:rPr>
          <w:noProof/>
        </w:rPr>
        <w:t xml:space="preserve"> Recently</w:t>
      </w:r>
      <w:r w:rsidR="00DF3634">
        <w:rPr>
          <w:noProof/>
        </w:rPr>
        <w:t xml:space="preserve"> </w:t>
      </w:r>
      <w:r w:rsidR="00DF3634" w:rsidRPr="006A5E67">
        <w:rPr>
          <w:noProof/>
        </w:rPr>
        <w:t>(1989-2009)</w:t>
      </w:r>
      <w:r>
        <w:rPr>
          <w:noProof/>
        </w:rPr>
        <w:t xml:space="preserve">, </w:t>
      </w:r>
      <w:r w:rsidR="00DF3634">
        <w:rPr>
          <w:noProof/>
        </w:rPr>
        <w:t>m</w:t>
      </w:r>
      <w:r w:rsidR="00AB44B0" w:rsidRPr="006A5E67">
        <w:rPr>
          <w:noProof/>
        </w:rPr>
        <w:t xml:space="preserve">ore than 95% </w:t>
      </w:r>
      <w:r w:rsidR="000B58B1" w:rsidRPr="006A5E67">
        <w:rPr>
          <w:noProof/>
        </w:rPr>
        <w:t xml:space="preserve">of </w:t>
      </w:r>
      <w:r w:rsidR="00DF3634">
        <w:rPr>
          <w:noProof/>
        </w:rPr>
        <w:t xml:space="preserve">published </w:t>
      </w:r>
      <w:r w:rsidR="008B13A0" w:rsidRPr="006A5E67">
        <w:rPr>
          <w:noProof/>
        </w:rPr>
        <w:t>studies</w:t>
      </w:r>
      <w:r w:rsidR="00BC3068">
        <w:rPr>
          <w:noProof/>
        </w:rPr>
        <w:t xml:space="preserve"> </w:t>
      </w:r>
      <w:r w:rsidR="00EA2E82">
        <w:rPr>
          <w:noProof/>
        </w:rPr>
        <w:t>relating to</w:t>
      </w:r>
      <w:r w:rsidR="00BC3068">
        <w:rPr>
          <w:noProof/>
        </w:rPr>
        <w:t xml:space="preserve"> mesopredators </w:t>
      </w:r>
      <w:r w:rsidR="008B13A0" w:rsidRPr="006A5E67">
        <w:rPr>
          <w:noProof/>
        </w:rPr>
        <w:t xml:space="preserve">reported </w:t>
      </w:r>
      <w:r w:rsidR="00DF3634">
        <w:rPr>
          <w:noProof/>
        </w:rPr>
        <w:t xml:space="preserve">evidence of </w:t>
      </w:r>
      <w:r w:rsidR="008B13A0" w:rsidRPr="006A5E67">
        <w:rPr>
          <w:noProof/>
        </w:rPr>
        <w:t xml:space="preserve">either </w:t>
      </w:r>
      <w:r w:rsidR="00E43506" w:rsidRPr="006A5E67">
        <w:rPr>
          <w:noProof/>
        </w:rPr>
        <w:t>mesopredator release</w:t>
      </w:r>
      <w:r w:rsidR="008B13A0" w:rsidRPr="006A5E67">
        <w:rPr>
          <w:noProof/>
        </w:rPr>
        <w:t xml:space="preserve"> or suppression</w:t>
      </w:r>
      <w:r w:rsidR="00A920FA">
        <w:rPr>
          <w:noProof/>
        </w:rPr>
        <w:t xml:space="preserve"> </w:t>
      </w:r>
      <w:r w:rsidR="007A1531" w:rsidRPr="006A5E67">
        <w:rPr>
          <w:noProof/>
        </w:rPr>
        <w:t xml:space="preserve">and </w:t>
      </w:r>
      <w:r w:rsidR="00120D7E">
        <w:rPr>
          <w:noProof/>
        </w:rPr>
        <w:t xml:space="preserve">generally, </w:t>
      </w:r>
      <w:r w:rsidR="00AB44B0" w:rsidRPr="006A5E67">
        <w:rPr>
          <w:noProof/>
        </w:rPr>
        <w:t xml:space="preserve">changes in predator </w:t>
      </w:r>
      <w:r w:rsidR="00C6274E" w:rsidRPr="006A5E67">
        <w:rPr>
          <w:noProof/>
        </w:rPr>
        <w:t xml:space="preserve">abundance </w:t>
      </w:r>
      <w:r w:rsidR="00DF3634">
        <w:rPr>
          <w:noProof/>
        </w:rPr>
        <w:t xml:space="preserve">can </w:t>
      </w:r>
      <w:r w:rsidR="00C6274E" w:rsidRPr="006A5E67">
        <w:rPr>
          <w:noProof/>
        </w:rPr>
        <w:t>have</w:t>
      </w:r>
      <w:r w:rsidR="00A920FA">
        <w:rPr>
          <w:noProof/>
        </w:rPr>
        <w:t xml:space="preserve"> a</w:t>
      </w:r>
      <w:r w:rsidR="00C6274E" w:rsidRPr="006A5E67">
        <w:rPr>
          <w:noProof/>
        </w:rPr>
        <w:t xml:space="preserve"> 4-fold greater </w:t>
      </w:r>
      <w:r w:rsidR="008D261C" w:rsidRPr="006A5E67">
        <w:rPr>
          <w:noProof/>
        </w:rPr>
        <w:t>i</w:t>
      </w:r>
      <w:r w:rsidR="00C6274E" w:rsidRPr="006A5E67">
        <w:rPr>
          <w:noProof/>
        </w:rPr>
        <w:t>mpact</w:t>
      </w:r>
      <w:r w:rsidR="008D261C" w:rsidRPr="006A5E67">
        <w:rPr>
          <w:noProof/>
        </w:rPr>
        <w:t xml:space="preserve"> </w:t>
      </w:r>
      <w:r w:rsidR="00C6274E" w:rsidRPr="006A5E67">
        <w:rPr>
          <w:noProof/>
        </w:rPr>
        <w:t>on mesopredators</w:t>
      </w:r>
      <w:commentRangeStart w:id="293"/>
      <w:r w:rsidR="00C6274E" w:rsidRPr="006A5E67">
        <w:rPr>
          <w:noProof/>
        </w:rPr>
        <w:t>.</w:t>
      </w:r>
      <w:commentRangeEnd w:id="293"/>
      <w:r w:rsidR="004D04A9">
        <w:rPr>
          <w:rStyle w:val="CommentReference"/>
        </w:rPr>
        <w:commentReference w:id="293"/>
      </w:r>
      <w:r w:rsidR="00AB44B0" w:rsidRPr="006A5E67">
        <w:rPr>
          <w:rFonts w:eastAsiaTheme="minorEastAsia"/>
          <w:bCs/>
          <w:kern w:val="0"/>
          <w:lang w:val="en-US" w:eastAsia="ja-JP"/>
        </w:rPr>
        <w:t xml:space="preserve"> </w:t>
      </w:r>
      <w:r w:rsidR="007720D6" w:rsidRPr="006A5E67">
        <w:rPr>
          <w:rFonts w:eastAsiaTheme="minorEastAsia"/>
          <w:bCs/>
          <w:kern w:val="0"/>
          <w:lang w:val="en-US" w:eastAsia="ja-JP"/>
        </w:rPr>
        <w:t xml:space="preserve">In the light of this we </w:t>
      </w:r>
      <w:r w:rsidR="00F804C0" w:rsidRPr="006A5E67">
        <w:rPr>
          <w:rFonts w:eastAsiaTheme="minorEastAsia"/>
          <w:bCs/>
          <w:kern w:val="0"/>
          <w:lang w:val="en-US" w:eastAsia="ja-JP"/>
        </w:rPr>
        <w:t xml:space="preserve">investigated three interacting </w:t>
      </w:r>
      <w:r w:rsidR="00EB5896">
        <w:rPr>
          <w:rFonts w:eastAsiaTheme="minorEastAsia"/>
          <w:bCs/>
          <w:kern w:val="0"/>
          <w:lang w:val="en-US" w:eastAsia="ja-JP"/>
        </w:rPr>
        <w:t>invasive</w:t>
      </w:r>
      <w:r w:rsidR="00F804C0" w:rsidRPr="006A5E67">
        <w:rPr>
          <w:rFonts w:eastAsiaTheme="minorEastAsia"/>
          <w:bCs/>
          <w:kern w:val="0"/>
          <w:lang w:val="en-US" w:eastAsia="ja-JP"/>
        </w:rPr>
        <w:t xml:space="preserve"> </w:t>
      </w:r>
      <w:r w:rsidR="00F804C0" w:rsidRPr="00DF00B4">
        <w:rPr>
          <w:rFonts w:eastAsiaTheme="minorEastAsia"/>
          <w:bCs/>
          <w:kern w:val="0"/>
          <w:lang w:val="en-US" w:eastAsia="ja-JP"/>
        </w:rPr>
        <w:t>species (mice, rats, st</w:t>
      </w:r>
      <w:r w:rsidR="00294A71" w:rsidRPr="00DF00B4">
        <w:rPr>
          <w:rFonts w:eastAsiaTheme="minorEastAsia"/>
          <w:bCs/>
          <w:kern w:val="0"/>
          <w:lang w:val="en-US" w:eastAsia="ja-JP"/>
        </w:rPr>
        <w:t>oats)</w:t>
      </w:r>
      <w:r w:rsidR="00BC3068" w:rsidRPr="00DF00B4">
        <w:rPr>
          <w:rFonts w:eastAsiaTheme="minorEastAsia"/>
          <w:bCs/>
          <w:kern w:val="0"/>
          <w:lang w:val="en-US" w:eastAsia="ja-JP"/>
        </w:rPr>
        <w:t xml:space="preserve"> in native NZ beech forest</w:t>
      </w:r>
      <w:r w:rsidR="00714A57" w:rsidRPr="00DF00B4">
        <w:rPr>
          <w:rFonts w:eastAsiaTheme="minorEastAsia"/>
          <w:bCs/>
          <w:kern w:val="0"/>
          <w:lang w:val="en-US" w:eastAsia="ja-JP"/>
        </w:rPr>
        <w:t>.</w:t>
      </w:r>
    </w:p>
    <w:p w14:paraId="732AA26A" w14:textId="68AA48EB" w:rsidR="00DF3634" w:rsidRPr="00DF00B4" w:rsidRDefault="008B0C06" w:rsidP="00DF3634">
      <w:pPr>
        <w:wordWrap/>
        <w:adjustRightInd w:val="0"/>
        <w:spacing w:before="0" w:after="0"/>
        <w:ind w:firstLine="720"/>
        <w:rPr>
          <w:rFonts w:eastAsiaTheme="minorEastAsia"/>
          <w:bCs/>
          <w:kern w:val="0"/>
          <w:lang w:val="en-US" w:eastAsia="ja-JP"/>
        </w:rPr>
      </w:pPr>
      <w:r w:rsidRPr="00DF00B4">
        <w:rPr>
          <w:rFonts w:eastAsiaTheme="minorEastAsia"/>
          <w:bCs/>
          <w:kern w:val="0"/>
          <w:lang w:val="en-US" w:eastAsia="ja-JP"/>
        </w:rPr>
        <w:t>The</w:t>
      </w:r>
      <w:r w:rsidR="00FC79E3" w:rsidRPr="00DF00B4">
        <w:rPr>
          <w:rFonts w:eastAsiaTheme="minorEastAsia"/>
          <w:bCs/>
          <w:kern w:val="0"/>
          <w:lang w:val="en-US" w:eastAsia="ja-JP"/>
        </w:rPr>
        <w:t xml:space="preserve"> experimental design allowed us to collect direct evidence of differences in </w:t>
      </w:r>
      <w:r w:rsidR="00DF00B4" w:rsidRPr="00DF00B4">
        <w:rPr>
          <w:rFonts w:eastAsiaTheme="minorEastAsia"/>
          <w:bCs/>
          <w:kern w:val="0"/>
          <w:lang w:val="en-US" w:eastAsia="ja-JP"/>
        </w:rPr>
        <w:t xml:space="preserve">mouse </w:t>
      </w:r>
      <w:r w:rsidR="00FC79E3" w:rsidRPr="00DF00B4">
        <w:rPr>
          <w:rFonts w:eastAsiaTheme="minorEastAsia"/>
          <w:bCs/>
          <w:kern w:val="0"/>
          <w:lang w:val="en-US" w:eastAsia="ja-JP"/>
        </w:rPr>
        <w:t xml:space="preserve">abundance </w:t>
      </w:r>
      <w:r w:rsidR="00A514C4" w:rsidRPr="00DF00B4">
        <w:rPr>
          <w:rFonts w:eastAsiaTheme="minorEastAsia"/>
          <w:bCs/>
          <w:kern w:val="0"/>
          <w:lang w:val="en-US" w:eastAsia="ja-JP"/>
        </w:rPr>
        <w:t xml:space="preserve">(and subsequently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mice</m:t>
            </m:r>
          </m:sub>
        </m:sSub>
        <m:r>
          <w:rPr>
            <w:rFonts w:ascii="Cambria Math" w:eastAsiaTheme="minorEastAsia" w:hAnsi="Cambria Math"/>
            <w:kern w:val="0"/>
            <w:lang w:val="en-US" w:eastAsia="ja-JP"/>
          </w:rPr>
          <m:t xml:space="preserve">) </m:t>
        </m:r>
      </m:oMath>
      <w:r w:rsidR="00FC79E3" w:rsidRPr="00DF00B4">
        <w:rPr>
          <w:rFonts w:eastAsiaTheme="minorEastAsia"/>
          <w:bCs/>
          <w:kern w:val="0"/>
          <w:lang w:val="en-US" w:eastAsia="ja-JP"/>
        </w:rPr>
        <w:t xml:space="preserve">between areas with/without stoat control </w:t>
      </w:r>
      <w:r w:rsidR="00BC3068" w:rsidRPr="00DF00B4">
        <w:rPr>
          <w:rFonts w:eastAsiaTheme="minorEastAsia"/>
          <w:bCs/>
          <w:kern w:val="0"/>
          <w:lang w:val="en-US" w:eastAsia="ja-JP"/>
        </w:rPr>
        <w:t xml:space="preserve">and </w:t>
      </w:r>
      <w:r w:rsidR="00D7664B" w:rsidRPr="00DF00B4">
        <w:rPr>
          <w:rFonts w:eastAsiaTheme="minorEastAsia"/>
          <w:bCs/>
          <w:kern w:val="0"/>
          <w:lang w:val="en-US" w:eastAsia="ja-JP"/>
        </w:rPr>
        <w:t xml:space="preserve">between </w:t>
      </w:r>
      <w:r w:rsidR="00FC79E3" w:rsidRPr="00DF00B4">
        <w:rPr>
          <w:rFonts w:eastAsiaTheme="minorEastAsia"/>
          <w:bCs/>
          <w:kern w:val="0"/>
          <w:lang w:val="en-US" w:eastAsia="ja-JP"/>
        </w:rPr>
        <w:t xml:space="preserve">similar but independent ecosystems. We estimated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mice</m:t>
            </m:r>
          </m:sub>
        </m:sSub>
      </m:oMath>
      <w:r w:rsidR="00D7664B" w:rsidRPr="00DF00B4">
        <w:rPr>
          <w:rFonts w:eastAsiaTheme="minorEastAsia"/>
          <w:bCs/>
          <w:kern w:val="0"/>
          <w:lang w:val="en-US" w:eastAsia="ja-JP"/>
        </w:rPr>
        <w:t xml:space="preserve"> from </w:t>
      </w:r>
      <w:r w:rsidR="00DF3634" w:rsidRPr="00DF00B4">
        <w:rPr>
          <w:rFonts w:eastAsiaTheme="minorEastAsia"/>
          <w:bCs/>
          <w:kern w:val="0"/>
          <w:lang w:val="en-US" w:eastAsia="ja-JP"/>
        </w:rPr>
        <w:t xml:space="preserve">mouse </w:t>
      </w:r>
      <w:r w:rsidR="00FC79E3" w:rsidRPr="00DF00B4">
        <w:rPr>
          <w:rFonts w:eastAsiaTheme="minorEastAsia"/>
          <w:bCs/>
          <w:kern w:val="0"/>
          <w:lang w:val="en-US" w:eastAsia="ja-JP"/>
        </w:rPr>
        <w:t xml:space="preserve">abundance </w:t>
      </w:r>
      <w:r w:rsidR="00D7664B" w:rsidRPr="00DF00B4">
        <w:rPr>
          <w:rFonts w:eastAsiaTheme="minorEastAsia"/>
          <w:bCs/>
          <w:kern w:val="0"/>
          <w:lang w:val="en-US" w:eastAsia="ja-JP"/>
        </w:rPr>
        <w:t>in</w:t>
      </w:r>
      <w:r w:rsidR="00FC79E3" w:rsidRPr="00DF00B4">
        <w:rPr>
          <w:rFonts w:eastAsiaTheme="minorEastAsia"/>
          <w:bCs/>
          <w:kern w:val="0"/>
          <w:lang w:val="en-US" w:eastAsia="ja-JP"/>
        </w:rPr>
        <w:t xml:space="preserve"> </w:t>
      </w:r>
      <w:r w:rsidR="00535E85">
        <w:rPr>
          <w:rFonts w:eastAsiaTheme="minorEastAsia"/>
          <w:bCs/>
          <w:kern w:val="0"/>
          <w:lang w:val="en-US" w:eastAsia="ja-JP"/>
        </w:rPr>
        <w:t>eight replicated</w:t>
      </w:r>
      <w:r w:rsidR="00FC79E3" w:rsidRPr="00DF00B4">
        <w:rPr>
          <w:rFonts w:eastAsiaTheme="minorEastAsia"/>
          <w:bCs/>
          <w:kern w:val="0"/>
          <w:lang w:val="en-US" w:eastAsia="ja-JP"/>
        </w:rPr>
        <w:t xml:space="preserve"> </w:t>
      </w:r>
      <w:r w:rsidR="00A920FA" w:rsidRPr="00DF00B4">
        <w:rPr>
          <w:rFonts w:eastAsiaTheme="minorEastAsia"/>
          <w:bCs/>
          <w:kern w:val="0"/>
          <w:lang w:val="en-US" w:eastAsia="ja-JP"/>
        </w:rPr>
        <w:t>grids</w:t>
      </w:r>
      <w:r w:rsidR="002E6FE9" w:rsidRPr="00DF00B4">
        <w:rPr>
          <w:rFonts w:eastAsiaTheme="minorEastAsia"/>
          <w:bCs/>
          <w:kern w:val="0"/>
          <w:lang w:val="en-US" w:eastAsia="ja-JP"/>
        </w:rPr>
        <w:t>. T</w:t>
      </w:r>
      <w:r w:rsidR="00FC79E3" w:rsidRPr="00DF00B4">
        <w:rPr>
          <w:rFonts w:eastAsiaTheme="minorEastAsia"/>
          <w:bCs/>
          <w:kern w:val="0"/>
          <w:lang w:val="en-US" w:eastAsia="ja-JP"/>
        </w:rPr>
        <w:t>he associated effect sizes</w:t>
      </w:r>
      <w:r w:rsidR="002E6FE9" w:rsidRPr="00DF00B4">
        <w:rPr>
          <w:rFonts w:eastAsiaTheme="minorEastAsia"/>
          <w:bCs/>
          <w:kern w:val="0"/>
          <w:lang w:val="en-US" w:eastAsia="ja-JP"/>
        </w:rPr>
        <w:t xml:space="preserve"> of beech seed, density</w:t>
      </w:r>
      <w:r w:rsidRPr="00DF00B4">
        <w:rPr>
          <w:rFonts w:eastAsiaTheme="minorEastAsia"/>
          <w:bCs/>
          <w:kern w:val="0"/>
          <w:lang w:val="en-US" w:eastAsia="ja-JP"/>
        </w:rPr>
        <w:t xml:space="preserve"> and</w:t>
      </w:r>
      <w:r w:rsidR="002E6FE9" w:rsidRPr="00DF00B4">
        <w:rPr>
          <w:rFonts w:eastAsiaTheme="minorEastAsia"/>
          <w:bCs/>
          <w:kern w:val="0"/>
          <w:lang w:val="en-US" w:eastAsia="ja-JP"/>
        </w:rPr>
        <w:t xml:space="preserve"> rats</w:t>
      </w:r>
      <w:r w:rsidR="00FC79E3" w:rsidRPr="00DF00B4">
        <w:rPr>
          <w:rFonts w:eastAsiaTheme="minorEastAsia"/>
          <w:bCs/>
          <w:kern w:val="0"/>
          <w:lang w:val="en-US" w:eastAsia="ja-JP"/>
        </w:rPr>
        <w:t xml:space="preserve"> </w:t>
      </w:r>
      <w:r w:rsidR="002E6FE9" w:rsidRPr="00DF00B4">
        <w:rPr>
          <w:rFonts w:eastAsiaTheme="minorEastAsia"/>
          <w:bCs/>
          <w:kern w:val="0"/>
          <w:lang w:val="en-US" w:eastAsia="ja-JP"/>
        </w:rPr>
        <w:t xml:space="preserve">on the rate of increase </w:t>
      </w:r>
      <w:r w:rsidR="00FC79E3" w:rsidRPr="00DF00B4">
        <w:rPr>
          <w:rFonts w:eastAsiaTheme="minorEastAsia"/>
          <w:bCs/>
          <w:kern w:val="0"/>
          <w:lang w:val="en-US" w:eastAsia="ja-JP"/>
        </w:rPr>
        <w:t>of mice (</w:t>
      </w:r>
      <m:oMath>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mice</m:t>
            </m:r>
          </m:sub>
        </m:sSub>
      </m:oMath>
      <w:r w:rsidR="00FC79E3" w:rsidRPr="00DF00B4">
        <w:rPr>
          <w:rFonts w:eastAsiaTheme="minorEastAsia"/>
          <w:bCs/>
          <w:kern w:val="0"/>
          <w:lang w:val="en-US" w:eastAsia="ja-JP"/>
        </w:rPr>
        <w:t>)</w:t>
      </w:r>
      <w:r w:rsidR="002E6FE9" w:rsidRPr="00DF00B4">
        <w:rPr>
          <w:rFonts w:eastAsiaTheme="minorEastAsia"/>
          <w:bCs/>
          <w:kern w:val="0"/>
          <w:lang w:val="en-US" w:eastAsia="ja-JP"/>
        </w:rPr>
        <w:t xml:space="preserve"> </w:t>
      </w:r>
      <w:r w:rsidRPr="00DF00B4">
        <w:rPr>
          <w:rFonts w:eastAsiaTheme="minorEastAsia"/>
          <w:bCs/>
          <w:kern w:val="0"/>
          <w:lang w:val="en-US" w:eastAsia="ja-JP"/>
        </w:rPr>
        <w:t>were</w:t>
      </w:r>
      <w:r w:rsidR="002E6FE9" w:rsidRPr="00DF00B4">
        <w:rPr>
          <w:rFonts w:eastAsiaTheme="minorEastAsia"/>
          <w:bCs/>
          <w:kern w:val="0"/>
          <w:lang w:val="en-US" w:eastAsia="ja-JP"/>
        </w:rPr>
        <w:t xml:space="preserve"> estimated for each </w:t>
      </w:r>
      <w:r w:rsidR="00DF00B4" w:rsidRPr="00DF00B4">
        <w:rPr>
          <w:rFonts w:eastAsiaTheme="minorEastAsia"/>
          <w:bCs/>
          <w:kern w:val="0"/>
          <w:lang w:val="en-US" w:eastAsia="ja-JP"/>
        </w:rPr>
        <w:t>unique resource phase</w:t>
      </w:r>
      <w:r w:rsidR="002E6FE9" w:rsidRPr="00DF00B4">
        <w:rPr>
          <w:rFonts w:eastAsiaTheme="minorEastAsia"/>
          <w:bCs/>
          <w:kern w:val="0"/>
          <w:lang w:val="en-US" w:eastAsia="ja-JP"/>
        </w:rPr>
        <w:t xml:space="preserve">, valley and </w:t>
      </w:r>
      <w:r w:rsidR="00D7664B" w:rsidRPr="00DF00B4">
        <w:rPr>
          <w:rFonts w:eastAsiaTheme="minorEastAsia"/>
          <w:bCs/>
          <w:kern w:val="0"/>
          <w:lang w:val="en-US" w:eastAsia="ja-JP"/>
        </w:rPr>
        <w:t xml:space="preserve">treatment </w:t>
      </w:r>
      <w:r w:rsidR="00DF00B4" w:rsidRPr="00DF00B4">
        <w:rPr>
          <w:rFonts w:eastAsiaTheme="minorEastAsia"/>
          <w:bCs/>
          <w:kern w:val="0"/>
          <w:lang w:val="en-US" w:eastAsia="ja-JP"/>
        </w:rPr>
        <w:t xml:space="preserve">type </w:t>
      </w:r>
      <w:r w:rsidR="00D7664B" w:rsidRPr="00DF00B4">
        <w:rPr>
          <w:rFonts w:eastAsiaTheme="minorEastAsia"/>
          <w:bCs/>
          <w:kern w:val="0"/>
          <w:lang w:val="en-US" w:eastAsia="ja-JP"/>
        </w:rPr>
        <w:t>(</w:t>
      </w:r>
      <w:r w:rsidR="002E6FE9" w:rsidRPr="00DF00B4">
        <w:rPr>
          <w:rFonts w:eastAsiaTheme="minorEastAsia"/>
          <w:bCs/>
          <w:kern w:val="0"/>
          <w:lang w:val="en-US" w:eastAsia="ja-JP"/>
        </w:rPr>
        <w:t>stoat control</w:t>
      </w:r>
      <w:r w:rsidR="00D7664B" w:rsidRPr="00DF00B4">
        <w:rPr>
          <w:rFonts w:eastAsiaTheme="minorEastAsia"/>
          <w:bCs/>
          <w:kern w:val="0"/>
          <w:lang w:val="en-US" w:eastAsia="ja-JP"/>
        </w:rPr>
        <w:t>)</w:t>
      </w:r>
      <w:r w:rsidR="002E6FE9" w:rsidRPr="00DF00B4">
        <w:rPr>
          <w:rFonts w:eastAsiaTheme="minorEastAsia"/>
          <w:bCs/>
          <w:kern w:val="0"/>
          <w:lang w:val="en-US" w:eastAsia="ja-JP"/>
        </w:rPr>
        <w:t xml:space="preserve">. </w:t>
      </w:r>
      <w:r w:rsidR="00DA4F3E" w:rsidRPr="00DF00B4">
        <w:rPr>
          <w:rFonts w:eastAsiaTheme="minorEastAsia"/>
          <w:bCs/>
          <w:kern w:val="0"/>
          <w:lang w:val="en-US" w:eastAsia="ja-JP"/>
        </w:rPr>
        <w:t xml:space="preserve">The overall process model </w:t>
      </w:r>
      <w:r w:rsidR="00A514C4" w:rsidRPr="00DF00B4">
        <w:rPr>
          <w:rFonts w:eastAsiaTheme="minorEastAsia"/>
          <w:bCs/>
          <w:kern w:val="0"/>
          <w:lang w:val="en-US" w:eastAsia="ja-JP"/>
        </w:rPr>
        <w:t xml:space="preserve">(Model 1) was fitted to </w:t>
      </w:r>
      <w:r w:rsidRPr="00DF00B4">
        <w:rPr>
          <w:rFonts w:eastAsiaTheme="minorEastAsia"/>
          <w:bCs/>
          <w:kern w:val="0"/>
          <w:lang w:val="en-US" w:eastAsia="ja-JP"/>
        </w:rPr>
        <w:t xml:space="preserve">the data using </w:t>
      </w:r>
      <w:r w:rsidR="00A514C4" w:rsidRPr="00DF00B4">
        <w:rPr>
          <w:rFonts w:eastAsiaTheme="minorEastAsia"/>
          <w:bCs/>
          <w:kern w:val="0"/>
          <w:lang w:val="en-US" w:eastAsia="ja-JP"/>
        </w:rPr>
        <w:t>three</w:t>
      </w:r>
      <w:r w:rsidR="00DA4F3E" w:rsidRPr="00DF00B4">
        <w:rPr>
          <w:rFonts w:eastAsiaTheme="minorEastAsia"/>
          <w:bCs/>
          <w:kern w:val="0"/>
          <w:lang w:val="en-US" w:eastAsia="ja-JP"/>
        </w:rPr>
        <w:t xml:space="preserve"> different functional responses</w:t>
      </w:r>
      <w:r w:rsidR="00A920FA" w:rsidRPr="00DF00B4">
        <w:rPr>
          <w:rFonts w:eastAsiaTheme="minorEastAsia"/>
          <w:bCs/>
          <w:kern w:val="0"/>
          <w:lang w:val="en-US" w:eastAsia="ja-JP"/>
        </w:rPr>
        <w:t xml:space="preserve"> and the best model</w:t>
      </w:r>
      <w:r w:rsidR="00DA4F3E" w:rsidRPr="00DF00B4">
        <w:rPr>
          <w:rFonts w:eastAsiaTheme="minorEastAsia"/>
          <w:bCs/>
          <w:kern w:val="0"/>
          <w:lang w:val="en-US" w:eastAsia="ja-JP"/>
        </w:rPr>
        <w:t xml:space="preserve"> was selected after checking </w:t>
      </w:r>
      <w:r w:rsidR="00A920FA" w:rsidRPr="00DF00B4">
        <w:rPr>
          <w:rFonts w:eastAsiaTheme="minorEastAsia"/>
          <w:bCs/>
          <w:kern w:val="0"/>
          <w:lang w:val="en-US" w:eastAsia="ja-JP"/>
        </w:rPr>
        <w:t>diagnostics and</w:t>
      </w:r>
      <w:r w:rsidR="00DA4F3E" w:rsidRPr="00DF00B4">
        <w:rPr>
          <w:rFonts w:eastAsiaTheme="minorEastAsia"/>
          <w:bCs/>
          <w:kern w:val="0"/>
          <w:lang w:val="en-US" w:eastAsia="ja-JP"/>
        </w:rPr>
        <w:t xml:space="preserve"> overall model fit (</w:t>
      </w:r>
      <w:r w:rsidR="00DA4F3E" w:rsidRPr="00DF00B4">
        <w:rPr>
          <w:rFonts w:eastAsiaTheme="minorEastAsia"/>
          <w:bCs/>
          <w:i/>
          <w:kern w:val="0"/>
          <w:lang w:val="en-US" w:eastAsia="ja-JP"/>
        </w:rPr>
        <w:t>AIC</w:t>
      </w:r>
      <w:r w:rsidR="00DA4F3E" w:rsidRPr="00DF00B4">
        <w:rPr>
          <w:rFonts w:eastAsiaTheme="minorEastAsia"/>
          <w:bCs/>
          <w:kern w:val="0"/>
          <w:lang w:val="en-US" w:eastAsia="ja-JP"/>
        </w:rPr>
        <w:t xml:space="preserve"> and </w:t>
      </w:r>
      <m:oMath>
        <m:sSup>
          <m:sSupPr>
            <m:ctrlPr>
              <w:rPr>
                <w:rFonts w:ascii="Cambria Math" w:eastAsiaTheme="minorEastAsia" w:hAnsi="Cambria Math"/>
                <w:bCs/>
                <w:i/>
                <w:kern w:val="0"/>
                <w:lang w:val="en-US" w:eastAsia="ja-JP"/>
              </w:rPr>
            </m:ctrlPr>
          </m:sSupPr>
          <m:e>
            <m:r>
              <w:rPr>
                <w:rFonts w:ascii="Cambria Math" w:eastAsiaTheme="minorEastAsia" w:hAnsi="Cambria Math"/>
                <w:kern w:val="0"/>
                <w:lang w:val="en-US" w:eastAsia="ja-JP"/>
              </w:rPr>
              <m:t>r</m:t>
            </m:r>
          </m:e>
          <m:sup>
            <m:r>
              <w:rPr>
                <w:rFonts w:ascii="Cambria Math" w:eastAsiaTheme="minorEastAsia" w:hAnsi="Cambria Math"/>
                <w:kern w:val="0"/>
                <w:lang w:val="en-US" w:eastAsia="ja-JP"/>
              </w:rPr>
              <m:t>2</m:t>
            </m:r>
          </m:sup>
        </m:sSup>
      </m:oMath>
      <w:commentRangeStart w:id="294"/>
      <w:r w:rsidR="00DA4F3E" w:rsidRPr="00DF00B4">
        <w:rPr>
          <w:rFonts w:eastAsiaTheme="minorEastAsia"/>
          <w:bCs/>
          <w:kern w:val="0"/>
          <w:lang w:val="en-US" w:eastAsia="ja-JP"/>
        </w:rPr>
        <w:t>).</w:t>
      </w:r>
      <w:commentRangeEnd w:id="294"/>
      <w:r w:rsidR="00DA4F3E" w:rsidRPr="00DF00B4">
        <w:rPr>
          <w:rStyle w:val="CommentReference"/>
        </w:rPr>
        <w:commentReference w:id="294"/>
      </w:r>
      <w:r w:rsidR="00DA4F3E" w:rsidRPr="00DF00B4">
        <w:rPr>
          <w:rFonts w:eastAsiaTheme="minorEastAsia"/>
          <w:bCs/>
          <w:kern w:val="0"/>
          <w:lang w:val="en-US" w:eastAsia="ja-JP"/>
        </w:rPr>
        <w:t xml:space="preserve"> </w:t>
      </w:r>
    </w:p>
    <w:p w14:paraId="2AE8DBC2" w14:textId="03EBB712" w:rsidR="002E6FE9" w:rsidRPr="006A5E67" w:rsidRDefault="00DF3634" w:rsidP="002E6FE9">
      <w:pPr>
        <w:wordWrap/>
        <w:adjustRightInd w:val="0"/>
        <w:spacing w:before="0" w:after="0"/>
        <w:ind w:firstLine="720"/>
        <w:rPr>
          <w:noProof/>
        </w:rPr>
      </w:pPr>
      <w:r w:rsidRPr="006A5E67">
        <w:rPr>
          <w:noProof/>
        </w:rPr>
        <w:t xml:space="preserve">Our results verified </w:t>
      </w:r>
      <w:r>
        <w:rPr>
          <w:noProof/>
        </w:rPr>
        <w:t xml:space="preserve">previous studies </w:t>
      </w:r>
      <w:r w:rsidRPr="006A5E67">
        <w:t xml:space="preserve">that </w:t>
      </w:r>
      <w:r>
        <w:t xml:space="preserve">found </w:t>
      </w:r>
      <w:r w:rsidRPr="006A5E67">
        <w:t xml:space="preserve">mice respond strongly to beech seed availability (resource pulse) and are regulated by underlying intraspecific density </w:t>
      </w:r>
      <w:r w:rsidRPr="006A5E67">
        <w:rPr>
          <w:noProof/>
        </w:rPr>
        <w:t>dependant</w:t>
      </w:r>
      <w:r w:rsidRPr="006A5E67">
        <w:t xml:space="preserve"> mechanisms in </w:t>
      </w:r>
      <w:r w:rsidRPr="00DF00B4">
        <w:t>all phases of the masting cycle</w:t>
      </w:r>
      <w:commentRangeStart w:id="295"/>
      <w:r w:rsidRPr="00DF00B4">
        <w:t>.</w:t>
      </w:r>
      <w:commentRangeEnd w:id="295"/>
      <w:r w:rsidRPr="00DF00B4">
        <w:rPr>
          <w:rStyle w:val="CommentReference"/>
        </w:rPr>
        <w:commentReference w:id="295"/>
      </w:r>
      <w:r w:rsidR="00A514C4" w:rsidRPr="00DF00B4">
        <w:t xml:space="preserve"> </w:t>
      </w:r>
      <w:r w:rsidR="00DF00B4">
        <w:rPr>
          <w:rFonts w:eastAsiaTheme="minorEastAsia"/>
          <w:bCs/>
          <w:kern w:val="0"/>
          <w:lang w:val="en-US" w:eastAsia="ja-JP"/>
        </w:rPr>
        <w:t xml:space="preserve">Analogous </w:t>
      </w:r>
      <w:r w:rsidR="00A514C4" w:rsidRPr="00DF00B4">
        <w:rPr>
          <w:rFonts w:eastAsiaTheme="minorEastAsia"/>
          <w:bCs/>
          <w:kern w:val="0"/>
          <w:lang w:val="en-US" w:eastAsia="ja-JP"/>
        </w:rPr>
        <w:t>p</w:t>
      </w:r>
      <w:r w:rsidR="002E6FE9" w:rsidRPr="00DF00B4">
        <w:rPr>
          <w:noProof/>
        </w:rPr>
        <w:t>redator-prey</w:t>
      </w:r>
      <w:r w:rsidR="00AE6C9A">
        <w:rPr>
          <w:noProof/>
        </w:rPr>
        <w:t xml:space="preserve"> (LVPP)</w:t>
      </w:r>
      <w:r w:rsidR="00DF00B4">
        <w:rPr>
          <w:noProof/>
        </w:rPr>
        <w:t xml:space="preserve"> </w:t>
      </w:r>
      <w:r w:rsidR="002E6FE9" w:rsidRPr="00DF00B4">
        <w:rPr>
          <w:noProof/>
        </w:rPr>
        <w:t xml:space="preserve">models </w:t>
      </w:r>
      <w:r w:rsidR="00DF00B4">
        <w:rPr>
          <w:noProof/>
        </w:rPr>
        <w:t xml:space="preserve">are not </w:t>
      </w:r>
      <w:r w:rsidR="00DF00B4" w:rsidRPr="00DF00B4">
        <w:rPr>
          <w:noProof/>
        </w:rPr>
        <w:t>direct</w:t>
      </w:r>
      <w:r w:rsidR="00DF00B4">
        <w:rPr>
          <w:noProof/>
        </w:rPr>
        <w:t>ly comparable</w:t>
      </w:r>
      <w:r w:rsidR="00DF00B4" w:rsidRPr="00DF00B4">
        <w:rPr>
          <w:noProof/>
        </w:rPr>
        <w:t xml:space="preserve"> </w:t>
      </w:r>
      <w:r w:rsidR="00DF00B4">
        <w:rPr>
          <w:noProof/>
        </w:rPr>
        <w:t xml:space="preserve">because </w:t>
      </w:r>
      <w:r w:rsidR="00C53FCD">
        <w:rPr>
          <w:noProof/>
        </w:rPr>
        <w:t xml:space="preserve">some </w:t>
      </w:r>
      <w:r w:rsidR="002E6FE9" w:rsidRPr="00DF00B4">
        <w:rPr>
          <w:noProof/>
        </w:rPr>
        <w:t>d</w:t>
      </w:r>
      <w:r w:rsidR="00BC3068" w:rsidRPr="00DF00B4">
        <w:rPr>
          <w:noProof/>
        </w:rPr>
        <w:t>o</w:t>
      </w:r>
      <w:r w:rsidR="002E6FE9" w:rsidRPr="00DF00B4">
        <w:rPr>
          <w:noProof/>
        </w:rPr>
        <w:t xml:space="preserve"> not include a resource component</w:t>
      </w:r>
      <w:commentRangeStart w:id="296"/>
      <w:commentRangeStart w:id="297"/>
      <w:r w:rsidR="002E6FE9" w:rsidRPr="00DF00B4">
        <w:rPr>
          <w:noProof/>
        </w:rPr>
        <w:t xml:space="preserve"> </w:t>
      </w:r>
      <w:commentRangeEnd w:id="296"/>
      <w:r w:rsidR="002E6FE9" w:rsidRPr="00DF00B4">
        <w:rPr>
          <w:rStyle w:val="CommentReference"/>
        </w:rPr>
        <w:commentReference w:id="296"/>
      </w:r>
      <w:commentRangeEnd w:id="297"/>
      <w:r w:rsidR="00C53FCD">
        <w:rPr>
          <w:noProof/>
        </w:rPr>
        <w:t>or use indices</w:t>
      </w:r>
      <w:commentRangeStart w:id="298"/>
      <w:r w:rsidR="00C53FCD">
        <w:rPr>
          <w:noProof/>
        </w:rPr>
        <w:t>.</w:t>
      </w:r>
      <w:commentRangeEnd w:id="298"/>
      <w:r w:rsidR="00C53FCD">
        <w:rPr>
          <w:rStyle w:val="CommentReference"/>
        </w:rPr>
        <w:commentReference w:id="298"/>
      </w:r>
      <w:r w:rsidR="00C53FCD">
        <w:rPr>
          <w:noProof/>
        </w:rPr>
        <w:t xml:space="preserve"> </w:t>
      </w:r>
      <w:r w:rsidR="00DF00B4">
        <w:rPr>
          <w:rStyle w:val="CommentReference"/>
        </w:rPr>
        <w:commentReference w:id="297"/>
      </w:r>
      <w:r w:rsidR="00C53FCD">
        <w:rPr>
          <w:noProof/>
        </w:rPr>
        <w:t>F</w:t>
      </w:r>
      <w:r w:rsidR="00A514C4" w:rsidRPr="00DF00B4">
        <w:rPr>
          <w:noProof/>
        </w:rPr>
        <w:t>ield stud</w:t>
      </w:r>
      <w:r w:rsidR="00BC3068" w:rsidRPr="00DF00B4">
        <w:rPr>
          <w:noProof/>
        </w:rPr>
        <w:t>ies</w:t>
      </w:r>
      <w:r w:rsidR="00A514C4" w:rsidRPr="00DF00B4">
        <w:rPr>
          <w:noProof/>
        </w:rPr>
        <w:t xml:space="preserve"> </w:t>
      </w:r>
      <w:r w:rsidR="00C53FCD">
        <w:rPr>
          <w:noProof/>
        </w:rPr>
        <w:t>also use</w:t>
      </w:r>
      <w:r w:rsidR="00A514C4" w:rsidRPr="00DF00B4">
        <w:rPr>
          <w:noProof/>
        </w:rPr>
        <w:t xml:space="preserve"> </w:t>
      </w:r>
      <w:r w:rsidR="00C53FCD">
        <w:rPr>
          <w:noProof/>
        </w:rPr>
        <w:t xml:space="preserve">structurally </w:t>
      </w:r>
      <w:r w:rsidR="00A514C4" w:rsidRPr="00DF00B4">
        <w:rPr>
          <w:noProof/>
        </w:rPr>
        <w:t>differen</w:t>
      </w:r>
      <w:r w:rsidR="00BC3068" w:rsidRPr="00DF00B4">
        <w:rPr>
          <w:noProof/>
        </w:rPr>
        <w:t xml:space="preserve">t </w:t>
      </w:r>
      <w:r w:rsidR="00C53FCD">
        <w:rPr>
          <w:noProof/>
        </w:rPr>
        <w:t xml:space="preserve">ecosystems, </w:t>
      </w:r>
      <w:r w:rsidR="00A514C4" w:rsidRPr="00DF00B4">
        <w:rPr>
          <w:noProof/>
        </w:rPr>
        <w:t xml:space="preserve">species indices </w:t>
      </w:r>
      <w:r w:rsidR="008B0C06" w:rsidRPr="00DF00B4">
        <w:rPr>
          <w:noProof/>
        </w:rPr>
        <w:t>or</w:t>
      </w:r>
      <w:r w:rsidR="002E6FE9" w:rsidRPr="00DF00B4">
        <w:rPr>
          <w:noProof/>
        </w:rPr>
        <w:t xml:space="preserve"> d</w:t>
      </w:r>
      <w:r w:rsidR="00625E22" w:rsidRPr="00DF00B4">
        <w:rPr>
          <w:noProof/>
        </w:rPr>
        <w:t>o</w:t>
      </w:r>
      <w:r w:rsidR="002E6FE9" w:rsidRPr="00DF00B4">
        <w:rPr>
          <w:noProof/>
        </w:rPr>
        <w:t xml:space="preserve">nt report effect </w:t>
      </w:r>
      <w:r w:rsidR="002E6FE9" w:rsidRPr="00DF00B4">
        <w:rPr>
          <w:noProof/>
        </w:rPr>
        <w:lastRenderedPageBreak/>
        <w:t>sizes</w:t>
      </w:r>
      <w:commentRangeStart w:id="299"/>
      <w:r w:rsidR="002E6FE9" w:rsidRPr="00DF00B4">
        <w:rPr>
          <w:noProof/>
        </w:rPr>
        <w:t>.</w:t>
      </w:r>
      <w:commentRangeEnd w:id="299"/>
      <w:r w:rsidR="00C53FCD">
        <w:rPr>
          <w:rStyle w:val="CommentReference"/>
        </w:rPr>
        <w:commentReference w:id="299"/>
      </w:r>
      <w:r w:rsidR="002E6FE9" w:rsidRPr="00DF00B4">
        <w:rPr>
          <w:noProof/>
        </w:rPr>
        <w:t xml:space="preserve"> </w:t>
      </w:r>
      <w:r w:rsidR="00625E22" w:rsidRPr="00DF00B4">
        <w:rPr>
          <w:noProof/>
        </w:rPr>
        <w:t>Generally</w:t>
      </w:r>
      <w:r w:rsidR="008B0C06" w:rsidRPr="00DF00B4">
        <w:rPr>
          <w:noProof/>
        </w:rPr>
        <w:t>,</w:t>
      </w:r>
      <w:r w:rsidR="00625E22">
        <w:rPr>
          <w:noProof/>
        </w:rPr>
        <w:t xml:space="preserve"> all models </w:t>
      </w:r>
      <w:r w:rsidR="008B0C06">
        <w:rPr>
          <w:noProof/>
        </w:rPr>
        <w:t>conclude</w:t>
      </w:r>
      <w:r w:rsidR="002434D0">
        <w:rPr>
          <w:noProof/>
        </w:rPr>
        <w:t>d</w:t>
      </w:r>
      <w:r w:rsidR="00625E22">
        <w:rPr>
          <w:noProof/>
        </w:rPr>
        <w:t xml:space="preserve"> that</w:t>
      </w:r>
      <w:r w:rsidR="00BD6EB0">
        <w:rPr>
          <w:noProof/>
        </w:rPr>
        <w:t xml:space="preserve"> </w:t>
      </w:r>
      <w:r w:rsidR="002E6FE9" w:rsidRPr="006A5E67">
        <w:rPr>
          <w:noProof/>
        </w:rPr>
        <w:t>beech seed ha</w:t>
      </w:r>
      <w:r w:rsidR="00BD6EB0">
        <w:rPr>
          <w:noProof/>
        </w:rPr>
        <w:t>s</w:t>
      </w:r>
      <w:r w:rsidR="002E6FE9" w:rsidRPr="006A5E67">
        <w:rPr>
          <w:noProof/>
        </w:rPr>
        <w:t xml:space="preserve"> the greatest impact on mice populations </w:t>
      </w:r>
      <w:r w:rsidR="00625E22">
        <w:rPr>
          <w:noProof/>
        </w:rPr>
        <w:t xml:space="preserve">and this is strongest </w:t>
      </w:r>
      <w:r w:rsidR="002E6FE9" w:rsidRPr="006A5E67">
        <w:rPr>
          <w:noProof/>
        </w:rPr>
        <w:t xml:space="preserve">during </w:t>
      </w:r>
      <w:r w:rsidR="008B0C06">
        <w:rPr>
          <w:noProof/>
        </w:rPr>
        <w:t xml:space="preserve">the </w:t>
      </w:r>
      <w:r w:rsidR="00625E22">
        <w:rPr>
          <w:noProof/>
        </w:rPr>
        <w:t>phases of increasing beech seed</w:t>
      </w:r>
      <w:r w:rsidR="002E6FE9" w:rsidRPr="006A5E67">
        <w:rPr>
          <w:noProof/>
        </w:rPr>
        <w:t xml:space="preserve"> (</w:t>
      </w:r>
      <m:oMath>
        <m:r>
          <m:rPr>
            <m:sty m:val="p"/>
          </m:rPr>
          <w:rPr>
            <w:rFonts w:ascii="Cambria Math" w:hAnsi="Cambria Math"/>
            <w:noProof/>
          </w:rPr>
          <m:t>μ</m:t>
        </m:r>
        <m:d>
          <m:dPr>
            <m:ctrlPr>
              <w:rPr>
                <w:rFonts w:ascii="Cambria Math" w:hAnsi="Cambria Math"/>
                <w:noProof/>
              </w:rPr>
            </m:ctrlPr>
          </m:dPr>
          <m:e>
            <m:sSub>
              <m:sSubPr>
                <m:ctrlPr>
                  <w:rPr>
                    <w:rFonts w:ascii="Cambria Math" w:hAnsi="Cambria Math"/>
                    <w:noProof/>
                  </w:rPr>
                </m:ctrlPr>
              </m:sSubPr>
              <m:e>
                <m:r>
                  <m:rPr>
                    <m:sty m:val="p"/>
                  </m:rPr>
                  <w:rPr>
                    <w:rFonts w:ascii="Cambria Math" w:hAnsi="Cambria Math"/>
                    <w:noProof/>
                  </w:rPr>
                  <m:t>β</m:t>
                </m:r>
              </m:e>
              <m:sub>
                <m:r>
                  <m:rPr>
                    <m:sty m:val="p"/>
                  </m:rPr>
                  <w:rPr>
                    <w:rFonts w:ascii="Cambria Math" w:hAnsi="Cambria Math"/>
                    <w:noProof/>
                  </w:rPr>
                  <m:t>1</m:t>
                </m:r>
              </m:sub>
            </m:sSub>
          </m:e>
        </m:d>
        <m:r>
          <m:rPr>
            <m:sty m:val="p"/>
          </m:rPr>
          <w:rPr>
            <w:rFonts w:ascii="Cambria Math" w:hAnsi="Cambria Math"/>
            <w:noProof/>
          </w:rPr>
          <m:t>= 0.474</m:t>
        </m:r>
      </m:oMath>
      <w:r w:rsidR="002E6FE9" w:rsidRPr="006A5E67">
        <w:rPr>
          <w:noProof/>
        </w:rPr>
        <w:t xml:space="preserve">). That is, </w:t>
      </w:r>
      <w:r w:rsidR="008B0C06" w:rsidRPr="006A5E67">
        <w:rPr>
          <w:noProof/>
        </w:rPr>
        <w:t xml:space="preserve">on average </w:t>
      </w:r>
      <w:r w:rsidR="002434D0" w:rsidRPr="006A5E67">
        <w:rPr>
          <w:noProof/>
        </w:rPr>
        <w:t>when all other parameters are zero</w:t>
      </w:r>
      <w:r w:rsidR="002434D0">
        <w:rPr>
          <w:noProof/>
        </w:rPr>
        <w:t>, a single</w:t>
      </w:r>
      <w:r w:rsidR="002434D0" w:rsidRPr="006A5E67">
        <w:rPr>
          <w:noProof/>
        </w:rPr>
        <w:t xml:space="preserve"> </w:t>
      </w:r>
      <w:r w:rsidR="002E6FE9" w:rsidRPr="006A5E67">
        <w:rPr>
          <w:noProof/>
        </w:rPr>
        <w:t xml:space="preserve">unit increase in </w:t>
      </w:r>
      <w:r w:rsidR="008B0C06">
        <w:rPr>
          <w:noProof/>
        </w:rPr>
        <w:t>log</w:t>
      </w:r>
      <m:oMath>
        <m:r>
          <w:rPr>
            <w:rFonts w:ascii="Cambria Math" w:hAnsi="Cambria Math"/>
            <w:noProof/>
          </w:rPr>
          <m:t>(</m:t>
        </m:r>
        <m:r>
          <m:rPr>
            <m:sty m:val="p"/>
          </m:rPr>
          <w:rPr>
            <w:rFonts w:ascii="Cambria Math" w:hAnsi="Cambria Math"/>
            <w:noProof/>
          </w:rPr>
          <m:t xml:space="preserve">seed </m:t>
        </m:r>
        <m:sSup>
          <m:sSupPr>
            <m:ctrlPr>
              <w:rPr>
                <w:rFonts w:ascii="Cambria Math" w:hAnsi="Cambria Math"/>
                <w:noProof/>
              </w:rPr>
            </m:ctrlPr>
          </m:sSupPr>
          <m:e>
            <m:r>
              <w:rPr>
                <w:rFonts w:ascii="Cambria Math" w:hAnsi="Cambria Math"/>
                <w:noProof/>
              </w:rPr>
              <m:t>m</m:t>
            </m:r>
          </m:e>
          <m:sup>
            <m:r>
              <m:rPr>
                <m:sty m:val="p"/>
              </m:rPr>
              <w:rPr>
                <w:rFonts w:ascii="Cambria Math" w:hAnsi="Cambria Math"/>
                <w:noProof/>
              </w:rPr>
              <m:t>2</m:t>
            </m:r>
          </m:sup>
        </m:sSup>
        <m:r>
          <m:rPr>
            <m:sty m:val="p"/>
          </m:rPr>
          <w:rPr>
            <w:rFonts w:ascii="Cambria Math" w:hAnsi="Cambria Math"/>
            <w:noProof/>
          </w:rPr>
          <m:t>)</m:t>
        </m:r>
      </m:oMath>
      <w:r w:rsidR="00BD6EB0">
        <w:rPr>
          <w:noProof/>
        </w:rPr>
        <w:t xml:space="preserve"> </w:t>
      </w:r>
      <w:r w:rsidR="002434D0">
        <w:rPr>
          <w:noProof/>
        </w:rPr>
        <w:t>b</w:t>
      </w:r>
      <w:r w:rsidR="00BD6EB0">
        <w:rPr>
          <w:noProof/>
        </w:rPr>
        <w:t>etween autumn-winter</w:t>
      </w:r>
      <w:r w:rsidR="002434D0">
        <w:rPr>
          <w:noProof/>
        </w:rPr>
        <w:t>,</w:t>
      </w:r>
      <w:r w:rsidR="008B0C06">
        <w:rPr>
          <w:noProof/>
        </w:rPr>
        <w:t xml:space="preserve"> </w:t>
      </w:r>
      <w:r w:rsidR="002434D0">
        <w:rPr>
          <w:noProof/>
        </w:rPr>
        <w:t>will result in a</w:t>
      </w:r>
      <w:r w:rsidR="002E6FE9" w:rsidRPr="006A5E67">
        <w:rPr>
          <w:noProof/>
        </w:rPr>
        <w:t xml:space="preserve"> 0.474</w:t>
      </w:r>
      <w:r w:rsidR="002434D0" w:rsidRPr="002434D0">
        <w:rPr>
          <w:noProof/>
        </w:rPr>
        <w:t xml:space="preserve"> </w:t>
      </w:r>
      <w:r w:rsidR="002434D0">
        <w:rPr>
          <w:noProof/>
        </w:rPr>
        <w:t xml:space="preserve">in </w:t>
      </w:r>
      <m:oMath>
        <m:sSub>
          <m:sSubPr>
            <m:ctrlPr>
              <w:rPr>
                <w:rFonts w:ascii="Cambria Math" w:hAnsi="Cambria Math"/>
                <w:noProof/>
              </w:rPr>
            </m:ctrlPr>
          </m:sSubPr>
          <m:e>
            <m:r>
              <m:rPr>
                <m:sty m:val="p"/>
              </m:rPr>
              <w:rPr>
                <w:rFonts w:ascii="Cambria Math" w:hAnsi="Cambria Math"/>
                <w:noProof/>
              </w:rPr>
              <m:t>r</m:t>
            </m:r>
          </m:e>
          <m:sub>
            <m:r>
              <m:rPr>
                <m:sty m:val="p"/>
              </m:rPr>
              <w:rPr>
                <w:rFonts w:ascii="Cambria Math" w:hAnsi="Cambria Math"/>
                <w:noProof/>
              </w:rPr>
              <m:t>mice</m:t>
            </m:r>
          </m:sub>
        </m:sSub>
      </m:oMath>
      <w:r w:rsidR="002434D0">
        <w:rPr>
          <w:noProof/>
        </w:rPr>
        <w:t>.</w:t>
      </w:r>
      <w:r w:rsidR="00BD6EB0">
        <w:rPr>
          <w:noProof/>
        </w:rPr>
        <w:t xml:space="preserve"> By calculating the maximum increase from the fitted process model</w:t>
      </w:r>
      <w:r w:rsidR="00120D7E">
        <w:rPr>
          <w:noProof/>
        </w:rPr>
        <w:t xml:space="preserve"> </w:t>
      </w:r>
      <w:r w:rsidR="00625E22">
        <w:rPr>
          <w:noProof/>
        </w:rPr>
        <w:t xml:space="preserve">and the data </w:t>
      </w:r>
      <w:r w:rsidR="00120D7E" w:rsidRPr="006A5E67">
        <w:rPr>
          <w:noProof/>
        </w:rPr>
        <w:t>(density + rats</w:t>
      </w:r>
      <w:r w:rsidR="00120D7E">
        <w:rPr>
          <w:noProof/>
        </w:rPr>
        <w:t xml:space="preserve"> = 0</w:t>
      </w:r>
      <w:r w:rsidR="00120D7E" w:rsidRPr="006A5E67">
        <w:rPr>
          <w:noProof/>
        </w:rPr>
        <w:t xml:space="preserve">;. </w:t>
      </w:r>
      <m:oMath>
        <m:r>
          <m:rPr>
            <m:sty m:val="p"/>
          </m:rPr>
          <w:rPr>
            <w:rFonts w:ascii="Cambria Math" w:hAnsi="Cambria Math"/>
            <w:noProof/>
          </w:rPr>
          <m:t>(</m:t>
        </m:r>
        <m:sSub>
          <m:sSubPr>
            <m:ctrlPr>
              <w:rPr>
                <w:rFonts w:ascii="Cambria Math" w:hAnsi="Cambria Math"/>
                <w:i/>
                <w:noProof/>
              </w:rPr>
            </m:ctrlPr>
          </m:sSubPr>
          <m:e>
            <m:r>
              <w:rPr>
                <w:rFonts w:ascii="Cambria Math" w:hAnsi="Cambria Math"/>
                <w:noProof/>
              </w:rPr>
              <m:t>Rmax</m:t>
            </m:r>
          </m:e>
          <m:sub>
            <m:r>
              <w:rPr>
                <w:rFonts w:ascii="Cambria Math" w:hAnsi="Cambria Math"/>
                <w:noProof/>
              </w:rPr>
              <m:t>mice</m:t>
            </m:r>
          </m:sub>
        </m:sSub>
        <m:r>
          <w:rPr>
            <w:rFonts w:ascii="Cambria Math" w:hAnsi="Cambria Math"/>
            <w:noProof/>
          </w:rPr>
          <m:t xml:space="preserve">= </m:t>
        </m:r>
        <m:sSub>
          <m:sSubPr>
            <m:ctrlPr>
              <w:rPr>
                <w:rFonts w:ascii="Cambria Math" w:hAnsi="Cambria Math"/>
                <w:noProof/>
              </w:rPr>
            </m:ctrlPr>
          </m:sSubPr>
          <m:e>
            <m:r>
              <w:rPr>
                <w:rFonts w:ascii="Cambria Math" w:hAnsi="Cambria Math"/>
                <w:noProof/>
              </w:rPr>
              <m:t>r</m:t>
            </m:r>
          </m:e>
          <m:sub>
            <m:r>
              <w:rPr>
                <w:rFonts w:ascii="Cambria Math" w:hAnsi="Cambria Math"/>
                <w:noProof/>
              </w:rPr>
              <m:t>mice|</m:t>
            </m:r>
            <m:func>
              <m:funcPr>
                <m:ctrlPr>
                  <w:rPr>
                    <w:rFonts w:ascii="Cambria Math" w:hAnsi="Cambria Math"/>
                    <w:noProof/>
                  </w:rPr>
                </m:ctrlPr>
              </m:funcPr>
              <m:fName>
                <m:r>
                  <m:rPr>
                    <m:sty m:val="p"/>
                  </m:rPr>
                  <w:rPr>
                    <w:rFonts w:ascii="Cambria Math" w:hAnsi="Cambria Math"/>
                    <w:noProof/>
                  </w:rPr>
                  <m:t>max</m:t>
                </m:r>
                <m:ctrlPr>
                  <w:rPr>
                    <w:rFonts w:ascii="Cambria Math" w:hAnsi="Cambria Math"/>
                    <w:i/>
                    <w:noProof/>
                  </w:rPr>
                </m:ctrlPr>
              </m:fName>
              <m:e>
                <m:d>
                  <m:dPr>
                    <m:ctrlPr>
                      <w:rPr>
                        <w:rFonts w:ascii="Cambria Math" w:hAnsi="Cambria Math"/>
                        <w:i/>
                        <w:noProof/>
                      </w:rPr>
                    </m:ctrlPr>
                  </m:dPr>
                  <m:e>
                    <m:r>
                      <w:rPr>
                        <w:rFonts w:ascii="Cambria Math" w:hAnsi="Cambria Math"/>
                        <w:noProof/>
                      </w:rPr>
                      <m:t>seed</m:t>
                    </m:r>
                  </m:e>
                </m:d>
                <m:r>
                  <w:rPr>
                    <w:rFonts w:ascii="Cambria Math" w:hAnsi="Cambria Math"/>
                    <w:noProof/>
                  </w:rPr>
                  <m:t>=2648</m:t>
                </m:r>
              </m:e>
            </m:func>
          </m:sub>
        </m:sSub>
        <m:r>
          <w:rPr>
            <w:rFonts w:ascii="Cambria Math" w:hAnsi="Cambria Math"/>
            <w:noProof/>
          </w:rPr>
          <m:t>=-0.489+</m:t>
        </m:r>
        <m:r>
          <m:rPr>
            <m:sty m:val="p"/>
          </m:rPr>
          <w:rPr>
            <w:rFonts w:ascii="Cambria Math" w:hAnsi="Cambria Math"/>
            <w:noProof/>
          </w:rPr>
          <m:t>0.474</m:t>
        </m:r>
        <m:r>
          <w:rPr>
            <w:rFonts w:ascii="Cambria Math" w:hAnsi="Cambria Math"/>
            <w:noProof/>
          </w:rPr>
          <m:t>*</m:t>
        </m:r>
        <m:func>
          <m:funcPr>
            <m:ctrlPr>
              <w:rPr>
                <w:rFonts w:ascii="Cambria Math" w:hAnsi="Cambria Math"/>
                <w:noProof/>
              </w:rPr>
            </m:ctrlPr>
          </m:funcPr>
          <m:fName>
            <m:r>
              <m:rPr>
                <m:sty m:val="p"/>
              </m:rPr>
              <w:rPr>
                <w:rFonts w:ascii="Cambria Math" w:hAnsi="Cambria Math"/>
                <w:noProof/>
              </w:rPr>
              <m:t>log</m:t>
            </m:r>
            <m:ctrlPr>
              <w:rPr>
                <w:rFonts w:ascii="Cambria Math" w:hAnsi="Cambria Math"/>
                <w:i/>
                <w:noProof/>
              </w:rPr>
            </m:ctrlPr>
          </m:fName>
          <m:e>
            <m:d>
              <m:dPr>
                <m:ctrlPr>
                  <w:rPr>
                    <w:rFonts w:ascii="Cambria Math" w:hAnsi="Cambria Math"/>
                    <w:i/>
                    <w:noProof/>
                  </w:rPr>
                </m:ctrlPr>
              </m:dPr>
              <m:e>
                <m:r>
                  <w:rPr>
                    <w:rFonts w:ascii="Cambria Math" w:hAnsi="Cambria Math"/>
                    <w:noProof/>
                  </w:rPr>
                  <m:t>2648</m:t>
                </m:r>
              </m:e>
            </m:d>
          </m:e>
        </m:func>
        <m:r>
          <w:rPr>
            <w:rFonts w:ascii="Cambria Math" w:hAnsi="Cambria Math"/>
            <w:noProof/>
          </w:rPr>
          <m:t>= 3.25)</m:t>
        </m:r>
      </m:oMath>
      <w:r w:rsidR="00BD6EB0">
        <w:rPr>
          <w:noProof/>
        </w:rPr>
        <w:t xml:space="preserve"> we are able to compare the maximum population growth rate to other studies</w:t>
      </w:r>
      <w:r w:rsidR="00120D7E">
        <w:rPr>
          <w:noProof/>
        </w:rPr>
        <w:t xml:space="preserve"> </w:t>
      </w:r>
      <w:r w:rsidR="00120D7E" w:rsidRPr="006A5E67">
        <w:rPr>
          <w:noProof/>
        </w:rPr>
        <w:t>(</w:t>
      </w:r>
      <m:oMath>
        <m:sSub>
          <m:sSubPr>
            <m:ctrlPr>
              <w:rPr>
                <w:rFonts w:ascii="Cambria Math" w:hAnsi="Cambria Math"/>
                <w:i/>
                <w:noProof/>
              </w:rPr>
            </m:ctrlPr>
          </m:sSubPr>
          <m:e>
            <m:r>
              <w:rPr>
                <w:rFonts w:ascii="Cambria Math" w:hAnsi="Cambria Math"/>
                <w:noProof/>
              </w:rPr>
              <m:t>Rmax</m:t>
            </m:r>
          </m:e>
          <m:sub>
            <m:r>
              <w:rPr>
                <w:rFonts w:ascii="Cambria Math" w:hAnsi="Cambria Math"/>
                <w:noProof/>
              </w:rPr>
              <m:t>mice</m:t>
            </m:r>
          </m:sub>
        </m:sSub>
      </m:oMath>
      <w:r w:rsidR="00120D7E" w:rsidRPr="006A5E67">
        <w:rPr>
          <w:noProof/>
        </w:rPr>
        <w:t>)</w:t>
      </w:r>
      <w:r w:rsidR="00120D7E">
        <w:rPr>
          <w:noProof/>
        </w:rPr>
        <w:t>.</w:t>
      </w:r>
      <w:r w:rsidR="00BD6EB0">
        <w:rPr>
          <w:noProof/>
        </w:rPr>
        <w:t xml:space="preserve"> </w:t>
      </w:r>
      <w:r w:rsidR="00120D7E">
        <w:rPr>
          <w:noProof/>
        </w:rPr>
        <w:t>Our</w:t>
      </w:r>
      <w:r w:rsidR="002E6FE9" w:rsidRPr="006A5E67">
        <w:rPr>
          <w:noProof/>
        </w:rPr>
        <w:t xml:space="preserve"> estimate is below the maxiumum population grow rate (</w:t>
      </w:r>
      <m:oMath>
        <m:sSub>
          <m:sSubPr>
            <m:ctrlPr>
              <w:rPr>
                <w:rFonts w:ascii="Cambria Math" w:hAnsi="Cambria Math"/>
                <w:i/>
                <w:noProof/>
              </w:rPr>
            </m:ctrlPr>
          </m:sSubPr>
          <m:e>
            <m:r>
              <w:rPr>
                <w:rFonts w:ascii="Cambria Math" w:hAnsi="Cambria Math"/>
                <w:noProof/>
              </w:rPr>
              <m:t>Rmax</m:t>
            </m:r>
          </m:e>
          <m:sub>
            <m:r>
              <w:rPr>
                <w:rFonts w:ascii="Cambria Math" w:hAnsi="Cambria Math"/>
                <w:noProof/>
              </w:rPr>
              <m:t>mice</m:t>
            </m:r>
          </m:sub>
        </m:sSub>
      </m:oMath>
      <w:r w:rsidR="002E6FE9" w:rsidRPr="006A5E67">
        <w:rPr>
          <w:noProof/>
        </w:rPr>
        <w:t>) of other studies</w:t>
      </w:r>
      <w:r w:rsidR="00120D7E">
        <w:rPr>
          <w:noProof/>
        </w:rPr>
        <w:t xml:space="preserve"> </w:t>
      </w:r>
      <w:r w:rsidR="002E6FE9" w:rsidRPr="006A5E67">
        <w:rPr>
          <w:noProof/>
        </w:rPr>
        <w:t>(example see</w:t>
      </w:r>
      <w:commentRangeStart w:id="300"/>
      <w:r w:rsidR="002E6FE9" w:rsidRPr="006A5E67">
        <w:rPr>
          <w:noProof/>
        </w:rPr>
        <w:t>)</w:t>
      </w:r>
      <w:commentRangeEnd w:id="300"/>
      <w:r w:rsidR="002E6FE9">
        <w:rPr>
          <w:rStyle w:val="CommentReference"/>
        </w:rPr>
        <w:commentReference w:id="300"/>
      </w:r>
      <w:r w:rsidR="00625E22">
        <w:rPr>
          <w:noProof/>
        </w:rPr>
        <w:t xml:space="preserve"> verifiying that the outputs are </w:t>
      </w:r>
      <w:r w:rsidR="00625E22" w:rsidRPr="002434D0">
        <w:rPr>
          <w:noProof/>
        </w:rPr>
        <w:t>biol</w:t>
      </w:r>
      <w:r w:rsidR="002434D0" w:rsidRPr="002434D0">
        <w:rPr>
          <w:noProof/>
        </w:rPr>
        <w:t>ogi</w:t>
      </w:r>
      <w:r w:rsidR="00625E22" w:rsidRPr="002434D0">
        <w:rPr>
          <w:noProof/>
        </w:rPr>
        <w:t>cally viable.</w:t>
      </w:r>
      <w:r w:rsidR="002E6FE9" w:rsidRPr="002434D0">
        <w:rPr>
          <w:noProof/>
        </w:rPr>
        <w:t xml:space="preserve"> </w:t>
      </w:r>
      <w:r w:rsidR="002C7B52" w:rsidRPr="002434D0">
        <w:rPr>
          <w:noProof/>
        </w:rPr>
        <w:t>T</w:t>
      </w:r>
      <w:r w:rsidR="002E6FE9" w:rsidRPr="002434D0">
        <w:rPr>
          <w:noProof/>
        </w:rPr>
        <w:t xml:space="preserve">he </w:t>
      </w:r>
      <w:r w:rsidR="002C7B52" w:rsidRPr="002434D0">
        <w:rPr>
          <w:noProof/>
        </w:rPr>
        <w:t>effect</w:t>
      </w:r>
      <w:r w:rsidR="002E6FE9" w:rsidRPr="002434D0">
        <w:rPr>
          <w:noProof/>
        </w:rPr>
        <w:t xml:space="preserve"> of mouse density</w:t>
      </w:r>
      <w:r w:rsidR="00625E22" w:rsidRPr="002434D0">
        <w:rPr>
          <w:noProof/>
        </w:rPr>
        <w:t xml:space="preserve"> and rats</w:t>
      </w:r>
      <w:r w:rsidR="002E6FE9" w:rsidRPr="002434D0">
        <w:rPr>
          <w:noProof/>
        </w:rPr>
        <w:t xml:space="preserve"> </w:t>
      </w:r>
      <w:r w:rsidR="002C7B52" w:rsidRPr="002434D0">
        <w:rPr>
          <w:noProof/>
        </w:rPr>
        <w:t xml:space="preserve">on </w:t>
      </w:r>
      <m:oMath>
        <m:sSub>
          <m:sSubPr>
            <m:ctrlPr>
              <w:rPr>
                <w:rFonts w:ascii="Cambria Math" w:hAnsi="Cambria Math"/>
                <w:i/>
                <w:noProof/>
              </w:rPr>
            </m:ctrlPr>
          </m:sSubPr>
          <m:e>
            <m:r>
              <w:rPr>
                <w:rFonts w:ascii="Cambria Math" w:hAnsi="Cambria Math"/>
                <w:noProof/>
              </w:rPr>
              <m:t>r</m:t>
            </m:r>
          </m:e>
          <m:sub>
            <m:r>
              <w:rPr>
                <w:rFonts w:ascii="Cambria Math" w:hAnsi="Cambria Math"/>
                <w:noProof/>
              </w:rPr>
              <m:t>mice</m:t>
            </m:r>
          </m:sub>
        </m:sSub>
      </m:oMath>
      <w:r w:rsidR="002C7B52" w:rsidRPr="002434D0">
        <w:rPr>
          <w:noProof/>
        </w:rPr>
        <w:t xml:space="preserve"> was much lower and </w:t>
      </w:r>
      <w:r w:rsidR="002E6FE9" w:rsidRPr="002434D0">
        <w:rPr>
          <w:noProof/>
        </w:rPr>
        <w:t xml:space="preserve">were </w:t>
      </w:r>
      <w:r w:rsidR="008B0C06" w:rsidRPr="002434D0">
        <w:rPr>
          <w:noProof/>
        </w:rPr>
        <w:t xml:space="preserve">also </w:t>
      </w:r>
      <w:r w:rsidR="002E6FE9" w:rsidRPr="002434D0">
        <w:rPr>
          <w:noProof/>
        </w:rPr>
        <w:t xml:space="preserve">similar </w:t>
      </w:r>
      <w:r w:rsidR="002C7B52" w:rsidRPr="002434D0">
        <w:rPr>
          <w:noProof/>
        </w:rPr>
        <w:t xml:space="preserve">to other </w:t>
      </w:r>
      <w:r w:rsidR="008B0C06" w:rsidRPr="002434D0">
        <w:rPr>
          <w:noProof/>
        </w:rPr>
        <w:t>published results</w:t>
      </w:r>
      <w:commentRangeStart w:id="301"/>
      <w:r w:rsidR="002E6FE9" w:rsidRPr="002434D0">
        <w:rPr>
          <w:noProof/>
        </w:rPr>
        <w:t>.</w:t>
      </w:r>
      <w:commentRangeEnd w:id="301"/>
      <w:r w:rsidR="002E6FE9" w:rsidRPr="002434D0">
        <w:rPr>
          <w:rStyle w:val="CommentReference"/>
        </w:rPr>
        <w:commentReference w:id="301"/>
      </w:r>
      <w:r w:rsidR="002E6FE9" w:rsidRPr="002434D0">
        <w:rPr>
          <w:noProof/>
        </w:rPr>
        <w:t xml:space="preserve"> </w:t>
      </w:r>
      <w:r w:rsidR="00120D7E" w:rsidRPr="002434D0">
        <w:rPr>
          <w:noProof/>
        </w:rPr>
        <w:t>However, by</w:t>
      </w:r>
      <w:r w:rsidR="002E6FE9" w:rsidRPr="002434D0">
        <w:rPr>
          <w:noProof/>
        </w:rPr>
        <w:t xml:space="preserve"> taking </w:t>
      </w:r>
      <w:r w:rsidR="000D02FB" w:rsidRPr="002434D0">
        <w:rPr>
          <w:noProof/>
        </w:rPr>
        <w:t>the</w:t>
      </w:r>
      <w:r w:rsidR="002E6FE9" w:rsidRPr="002434D0">
        <w:rPr>
          <w:noProof/>
        </w:rPr>
        <w:t xml:space="preserve"> </w:t>
      </w:r>
      <w:r w:rsidR="00C339CA" w:rsidRPr="002434D0">
        <w:rPr>
          <w:noProof/>
        </w:rPr>
        <w:t xml:space="preserve">proposed processes that effect mice dynamics </w:t>
      </w:r>
      <w:r w:rsidR="002E6FE9" w:rsidRPr="002434D0">
        <w:rPr>
          <w:noProof/>
        </w:rPr>
        <w:t xml:space="preserve">and </w:t>
      </w:r>
      <w:r w:rsidR="000D02FB" w:rsidRPr="002434D0">
        <w:rPr>
          <w:noProof/>
        </w:rPr>
        <w:t>applying a hierarical</w:t>
      </w:r>
      <w:r w:rsidR="002E6FE9" w:rsidRPr="002434D0">
        <w:rPr>
          <w:noProof/>
        </w:rPr>
        <w:t xml:space="preserve"> model framework </w:t>
      </w:r>
      <w:r w:rsidR="000D02FB" w:rsidRPr="002434D0">
        <w:rPr>
          <w:noProof/>
        </w:rPr>
        <w:t xml:space="preserve">allows </w:t>
      </w:r>
      <w:r w:rsidR="00120D7E" w:rsidRPr="002434D0">
        <w:rPr>
          <w:noProof/>
        </w:rPr>
        <w:t xml:space="preserve">us to test and estimate </w:t>
      </w:r>
      <w:r w:rsidR="002E6FE9" w:rsidRPr="002434D0">
        <w:rPr>
          <w:noProof/>
        </w:rPr>
        <w:t xml:space="preserve">effect sizes </w:t>
      </w:r>
      <w:r w:rsidR="002C7B52" w:rsidRPr="002434D0">
        <w:rPr>
          <w:noProof/>
        </w:rPr>
        <w:t>that</w:t>
      </w:r>
      <w:r w:rsidR="00120D7E" w:rsidRPr="002434D0">
        <w:rPr>
          <w:noProof/>
        </w:rPr>
        <w:t xml:space="preserve"> </w:t>
      </w:r>
      <w:r w:rsidR="002E6FE9" w:rsidRPr="002434D0">
        <w:rPr>
          <w:noProof/>
        </w:rPr>
        <w:t>fu</w:t>
      </w:r>
      <w:r w:rsidR="00120D7E" w:rsidRPr="002434D0">
        <w:rPr>
          <w:noProof/>
        </w:rPr>
        <w:t>r</w:t>
      </w:r>
      <w:r w:rsidR="002E6FE9" w:rsidRPr="002434D0">
        <w:rPr>
          <w:noProof/>
        </w:rPr>
        <w:t xml:space="preserve">ther </w:t>
      </w:r>
      <w:r w:rsidR="00120D7E" w:rsidRPr="002434D0">
        <w:rPr>
          <w:noProof/>
        </w:rPr>
        <w:t xml:space="preserve">reduce uncertianty </w:t>
      </w:r>
      <w:r w:rsidR="002E6FE9" w:rsidRPr="002434D0">
        <w:rPr>
          <w:noProof/>
        </w:rPr>
        <w:t xml:space="preserve">in </w:t>
      </w:r>
      <w:r w:rsidR="00FF6282" w:rsidRPr="002434D0">
        <w:rPr>
          <w:noProof/>
        </w:rPr>
        <w:t>the outcomes of</w:t>
      </w:r>
      <w:r w:rsidR="00120D7E" w:rsidRPr="002434D0">
        <w:rPr>
          <w:noProof/>
        </w:rPr>
        <w:t xml:space="preserve"> predator control</w:t>
      </w:r>
      <w:r w:rsidR="002C7B52" w:rsidRPr="002434D0">
        <w:rPr>
          <w:noProof/>
        </w:rPr>
        <w:t xml:space="preserve"> in NZ beech forests.</w:t>
      </w:r>
    </w:p>
    <w:p w14:paraId="1A84C9BB" w14:textId="45CAD7CD" w:rsidR="006D45F5" w:rsidRDefault="00D7664B" w:rsidP="002C7B52">
      <w:pPr>
        <w:wordWrap/>
        <w:adjustRightInd w:val="0"/>
        <w:spacing w:before="0" w:after="0"/>
        <w:ind w:firstLine="720"/>
        <w:rPr>
          <w:noProof/>
        </w:rPr>
      </w:pPr>
      <w:r w:rsidRPr="006A5E67">
        <w:rPr>
          <w:noProof/>
        </w:rPr>
        <w:t>In contrast to other studie</w:t>
      </w:r>
      <w:commentRangeStart w:id="302"/>
      <w:r w:rsidRPr="006A5E67">
        <w:rPr>
          <w:noProof/>
        </w:rPr>
        <w:t>s</w:t>
      </w:r>
      <w:commentRangeEnd w:id="302"/>
      <w:r>
        <w:rPr>
          <w:rStyle w:val="CommentReference"/>
        </w:rPr>
        <w:commentReference w:id="302"/>
      </w:r>
      <w:r w:rsidRPr="006A5E67">
        <w:rPr>
          <w:noProof/>
        </w:rPr>
        <w:t xml:space="preserve"> we found no evidence of differenting population dynamics between mice in areas with or without stoat control</w:t>
      </w:r>
      <w:r>
        <w:rPr>
          <w:rFonts w:eastAsiaTheme="minorEastAsia"/>
          <w:bCs/>
          <w:kern w:val="0"/>
          <w:lang w:val="en-US" w:eastAsia="ja-JP"/>
        </w:rPr>
        <w:t xml:space="preserve">. </w:t>
      </w:r>
      <w:r w:rsidR="006D45F5" w:rsidRPr="006A5E67">
        <w:rPr>
          <w:rFonts w:eastAsiaTheme="minorEastAsia"/>
          <w:bCs/>
          <w:kern w:val="0"/>
          <w:lang w:val="en-US" w:eastAsia="ja-JP"/>
        </w:rPr>
        <w:t>Generally, strong resource pulses cause strong effects throughout an ecosystem</w:t>
      </w:r>
      <w:commentRangeStart w:id="303"/>
      <w:r w:rsidR="006D45F5" w:rsidRPr="006A5E67">
        <w:rPr>
          <w:rFonts w:eastAsiaTheme="minorEastAsia"/>
          <w:bCs/>
          <w:kern w:val="0"/>
          <w:lang w:val="en-US" w:eastAsia="ja-JP"/>
        </w:rPr>
        <w:t xml:space="preserve">. </w:t>
      </w:r>
      <w:commentRangeEnd w:id="303"/>
      <w:r w:rsidR="006D45F5">
        <w:rPr>
          <w:rStyle w:val="CommentReference"/>
        </w:rPr>
        <w:commentReference w:id="303"/>
      </w:r>
      <w:r w:rsidR="006D45F5" w:rsidRPr="006A5E67">
        <w:rPr>
          <w:rFonts w:eastAsiaTheme="minorEastAsia"/>
          <w:bCs/>
          <w:kern w:val="0"/>
          <w:lang w:val="en-US" w:eastAsia="ja-JP"/>
        </w:rPr>
        <w:t xml:space="preserve">This may be why we see little effect of stoat removal on populations of mice. </w:t>
      </w:r>
      <w:r w:rsidR="006D45F5">
        <w:rPr>
          <w:noProof/>
        </w:rPr>
        <w:t>The proposed</w:t>
      </w:r>
      <w:r w:rsidR="006D45F5" w:rsidRPr="006A5E67">
        <w:rPr>
          <w:rFonts w:eastAsiaTheme="minorEastAsia"/>
          <w:bCs/>
          <w:kern w:val="0"/>
          <w:lang w:val="en-US" w:eastAsia="ja-JP"/>
        </w:rPr>
        <w:t xml:space="preserve"> biological reason</w:t>
      </w:r>
      <w:r w:rsidR="006D45F5">
        <w:rPr>
          <w:rFonts w:eastAsiaTheme="minorEastAsia"/>
          <w:bCs/>
          <w:kern w:val="0"/>
          <w:lang w:val="en-US" w:eastAsia="ja-JP"/>
        </w:rPr>
        <w:t xml:space="preserve">ing for this phenomenon </w:t>
      </w:r>
      <w:r w:rsidR="006D45F5" w:rsidRPr="006A5E67">
        <w:rPr>
          <w:rFonts w:eastAsiaTheme="minorEastAsia"/>
          <w:bCs/>
          <w:kern w:val="0"/>
          <w:lang w:val="en-US" w:eastAsia="ja-JP"/>
        </w:rPr>
        <w:t xml:space="preserve">is that even in the absence of </w:t>
      </w:r>
      <w:r w:rsidR="006D45F5" w:rsidRPr="006A5E67">
        <w:rPr>
          <w:rFonts w:eastAsiaTheme="minorEastAsia"/>
          <w:bCs/>
          <w:noProof/>
          <w:kern w:val="0"/>
          <w:lang w:val="en-US" w:eastAsia="ja-JP"/>
        </w:rPr>
        <w:t>control</w:t>
      </w:r>
      <w:r w:rsidR="006D45F5" w:rsidRPr="006A5E67">
        <w:rPr>
          <w:rFonts w:eastAsiaTheme="minorEastAsia"/>
          <w:bCs/>
          <w:kern w:val="0"/>
          <w:lang w:val="en-US" w:eastAsia="ja-JP"/>
        </w:rPr>
        <w:t xml:space="preserve">, </w:t>
      </w:r>
      <w:r w:rsidR="006D45F5" w:rsidRPr="006A5E67">
        <w:rPr>
          <w:rFonts w:eastAsiaTheme="minorEastAsia"/>
          <w:bCs/>
          <w:noProof/>
          <w:kern w:val="0"/>
          <w:lang w:val="en-US" w:eastAsia="ja-JP"/>
        </w:rPr>
        <w:t>stoats</w:t>
      </w:r>
      <w:r w:rsidR="006D45F5" w:rsidRPr="006A5E67">
        <w:rPr>
          <w:rFonts w:eastAsiaTheme="minorEastAsia"/>
          <w:bCs/>
          <w:kern w:val="0"/>
          <w:lang w:val="en-US" w:eastAsia="ja-JP"/>
        </w:rPr>
        <w:t xml:space="preserve"> </w:t>
      </w:r>
      <w:r w:rsidR="006D45F5">
        <w:rPr>
          <w:rFonts w:eastAsiaTheme="minorEastAsia"/>
          <w:bCs/>
          <w:kern w:val="0"/>
          <w:lang w:val="en-US" w:eastAsia="ja-JP"/>
        </w:rPr>
        <w:t>can</w:t>
      </w:r>
      <w:r w:rsidR="006D45F5" w:rsidRPr="006A5E67">
        <w:rPr>
          <w:rFonts w:eastAsiaTheme="minorEastAsia"/>
          <w:bCs/>
          <w:kern w:val="0"/>
          <w:lang w:val="en-US" w:eastAsia="ja-JP"/>
        </w:rPr>
        <w:t xml:space="preserve">not attain high enough densities to limit mouse populations. Furthermore, differences </w:t>
      </w:r>
      <w:r w:rsidR="006D45F5">
        <w:rPr>
          <w:rFonts w:eastAsiaTheme="minorEastAsia"/>
          <w:bCs/>
          <w:kern w:val="0"/>
          <w:lang w:val="en-US" w:eastAsia="ja-JP"/>
        </w:rPr>
        <w:t xml:space="preserve">in the </w:t>
      </w:r>
      <w:r w:rsidR="006D45F5" w:rsidRPr="006A5E67">
        <w:rPr>
          <w:rFonts w:eastAsiaTheme="minorEastAsia"/>
          <w:bCs/>
          <w:kern w:val="0"/>
          <w:lang w:val="en-US" w:eastAsia="ja-JP"/>
        </w:rPr>
        <w:t xml:space="preserve">reproductive and intrinsic growth rates </w:t>
      </w:r>
      <w:r w:rsidR="006D45F5">
        <w:rPr>
          <w:rFonts w:eastAsiaTheme="minorEastAsia"/>
          <w:bCs/>
          <w:kern w:val="0"/>
          <w:lang w:val="en-US" w:eastAsia="ja-JP"/>
        </w:rPr>
        <w:t xml:space="preserve">(life history traits) </w:t>
      </w:r>
      <w:r w:rsidR="00FF6282">
        <w:rPr>
          <w:rFonts w:eastAsiaTheme="minorEastAsia"/>
          <w:bCs/>
          <w:kern w:val="0"/>
          <w:lang w:val="en-US" w:eastAsia="ja-JP"/>
        </w:rPr>
        <w:t xml:space="preserve">of each species </w:t>
      </w:r>
      <w:r w:rsidR="006D45F5" w:rsidRPr="006A5E67">
        <w:rPr>
          <w:rFonts w:eastAsiaTheme="minorEastAsia"/>
          <w:bCs/>
          <w:kern w:val="0"/>
          <w:lang w:val="en-US" w:eastAsia="ja-JP"/>
        </w:rPr>
        <w:t>reduce</w:t>
      </w:r>
      <w:r w:rsidR="00FF6282">
        <w:rPr>
          <w:rFonts w:eastAsiaTheme="minorEastAsia"/>
          <w:bCs/>
          <w:kern w:val="0"/>
          <w:lang w:val="en-US" w:eastAsia="ja-JP"/>
        </w:rPr>
        <w:t>s</w:t>
      </w:r>
      <w:r w:rsidR="006D45F5" w:rsidRPr="006A5E67">
        <w:rPr>
          <w:rFonts w:eastAsiaTheme="minorEastAsia"/>
          <w:bCs/>
          <w:kern w:val="0"/>
          <w:lang w:val="en-US" w:eastAsia="ja-JP"/>
        </w:rPr>
        <w:t xml:space="preserve"> the ability of stoats to regulate mouse populations</w:t>
      </w:r>
      <w:commentRangeStart w:id="304"/>
      <w:r w:rsidR="006D45F5" w:rsidRPr="006A5E67">
        <w:rPr>
          <w:rFonts w:eastAsiaTheme="minorEastAsia"/>
          <w:bCs/>
          <w:kern w:val="0"/>
          <w:lang w:val="en-US" w:eastAsia="ja-JP"/>
        </w:rPr>
        <w:t>.</w:t>
      </w:r>
      <w:commentRangeEnd w:id="304"/>
      <w:r w:rsidR="006D45F5">
        <w:rPr>
          <w:rStyle w:val="CommentReference"/>
        </w:rPr>
        <w:commentReference w:id="304"/>
      </w:r>
      <w:r w:rsidR="006D45F5" w:rsidRPr="006A5E67">
        <w:rPr>
          <w:noProof/>
        </w:rPr>
        <w:t xml:space="preserve"> </w:t>
      </w:r>
    </w:p>
    <w:p w14:paraId="15DA4CF1" w14:textId="6A8F55EC" w:rsidR="001A7054" w:rsidRPr="002C7B52" w:rsidRDefault="00FC72B0" w:rsidP="002C7B52">
      <w:pPr>
        <w:wordWrap/>
        <w:adjustRightInd w:val="0"/>
        <w:spacing w:before="0" w:after="0"/>
        <w:ind w:firstLine="720"/>
        <w:rPr>
          <w:rFonts w:eastAsiaTheme="minorEastAsia"/>
          <w:bCs/>
          <w:kern w:val="0"/>
          <w:lang w:val="en-US" w:eastAsia="ja-JP"/>
        </w:rPr>
      </w:pPr>
      <w:r w:rsidRPr="006A5E67">
        <w:rPr>
          <w:noProof/>
        </w:rPr>
        <w:t xml:space="preserve">A </w:t>
      </w:r>
      <w:r w:rsidR="00FF6282">
        <w:rPr>
          <w:noProof/>
        </w:rPr>
        <w:t>alternative</w:t>
      </w:r>
      <w:r w:rsidR="001A7054" w:rsidRPr="006A5E67">
        <w:rPr>
          <w:noProof/>
        </w:rPr>
        <w:t xml:space="preserve"> reason for the lack of observed increases in </w:t>
      </w:r>
      <w:r w:rsidR="002C7B52">
        <w:rPr>
          <w:noProof/>
        </w:rPr>
        <w:t>mouse abundance</w:t>
      </w:r>
      <w:r w:rsidR="001A7054" w:rsidRPr="006A5E67">
        <w:rPr>
          <w:noProof/>
        </w:rPr>
        <w:t xml:space="preserve"> may have been </w:t>
      </w:r>
      <w:r w:rsidR="002C7B52">
        <w:rPr>
          <w:noProof/>
        </w:rPr>
        <w:t>a result of the</w:t>
      </w:r>
      <w:r w:rsidR="001A7054" w:rsidRPr="006A5E67">
        <w:rPr>
          <w:noProof/>
        </w:rPr>
        <w:t xml:space="preserve"> </w:t>
      </w:r>
      <w:r w:rsidR="001A7054" w:rsidRPr="006A5E67">
        <w:rPr>
          <w:rFonts w:eastAsiaTheme="minorEastAsia"/>
          <w:bCs/>
          <w:kern w:val="0"/>
          <w:lang w:val="en-US" w:eastAsia="ja-JP"/>
        </w:rPr>
        <w:t>effectiveness of stoat control</w:t>
      </w:r>
      <w:r w:rsidR="00FF6282">
        <w:rPr>
          <w:rFonts w:eastAsiaTheme="minorEastAsia"/>
          <w:bCs/>
          <w:kern w:val="0"/>
          <w:lang w:val="en-US" w:eastAsia="ja-JP"/>
        </w:rPr>
        <w:t>. If trapping did not remove 100% of individuals or</w:t>
      </w:r>
      <w:r w:rsidR="001A7054" w:rsidRPr="006A5E67">
        <w:rPr>
          <w:rFonts w:eastAsiaTheme="minorEastAsia"/>
          <w:bCs/>
          <w:kern w:val="0"/>
          <w:lang w:val="en-US" w:eastAsia="ja-JP"/>
        </w:rPr>
        <w:t xml:space="preserve"> reduc</w:t>
      </w:r>
      <w:r w:rsidR="00FF6282">
        <w:rPr>
          <w:rFonts w:eastAsiaTheme="minorEastAsia"/>
          <w:bCs/>
          <w:kern w:val="0"/>
          <w:lang w:val="en-US" w:eastAsia="ja-JP"/>
        </w:rPr>
        <w:t>e</w:t>
      </w:r>
      <w:r w:rsidR="001A7054" w:rsidRPr="006A5E67">
        <w:rPr>
          <w:rFonts w:eastAsiaTheme="minorEastAsia"/>
          <w:bCs/>
          <w:kern w:val="0"/>
          <w:lang w:val="en-US" w:eastAsia="ja-JP"/>
        </w:rPr>
        <w:t xml:space="preserve"> </w:t>
      </w:r>
      <w:r w:rsidR="00FF6282">
        <w:rPr>
          <w:rFonts w:eastAsiaTheme="minorEastAsia"/>
          <w:bCs/>
          <w:kern w:val="0"/>
          <w:lang w:val="en-US" w:eastAsia="ja-JP"/>
        </w:rPr>
        <w:t xml:space="preserve">mouse populations </w:t>
      </w:r>
      <w:r w:rsidR="001A7054" w:rsidRPr="006A5E67">
        <w:rPr>
          <w:rFonts w:eastAsiaTheme="minorEastAsia"/>
          <w:bCs/>
          <w:kern w:val="0"/>
          <w:lang w:val="en-US" w:eastAsia="ja-JP"/>
        </w:rPr>
        <w:t xml:space="preserve">to low enough </w:t>
      </w:r>
      <w:r w:rsidR="002C7B52">
        <w:rPr>
          <w:rFonts w:eastAsiaTheme="minorEastAsia"/>
          <w:bCs/>
          <w:kern w:val="0"/>
          <w:lang w:val="en-US" w:eastAsia="ja-JP"/>
        </w:rPr>
        <w:t xml:space="preserve">to </w:t>
      </w:r>
      <w:r w:rsidR="00FF6282">
        <w:rPr>
          <w:rFonts w:eastAsiaTheme="minorEastAsia"/>
          <w:bCs/>
          <w:kern w:val="0"/>
          <w:lang w:val="en-US" w:eastAsia="ja-JP"/>
        </w:rPr>
        <w:t>reduce</w:t>
      </w:r>
      <w:r w:rsidR="002C7B52">
        <w:rPr>
          <w:rFonts w:eastAsiaTheme="minorEastAsia"/>
          <w:bCs/>
          <w:kern w:val="0"/>
          <w:lang w:val="en-US" w:eastAsia="ja-JP"/>
        </w:rPr>
        <w:t xml:space="preserve"> predation pressure</w:t>
      </w:r>
      <w:commentRangeStart w:id="305"/>
      <w:r w:rsidR="001A7054" w:rsidRPr="006A5E67">
        <w:rPr>
          <w:rFonts w:eastAsiaTheme="minorEastAsia"/>
          <w:bCs/>
          <w:kern w:val="0"/>
          <w:lang w:val="en-US" w:eastAsia="ja-JP"/>
        </w:rPr>
        <w:t>.</w:t>
      </w:r>
      <w:commentRangeEnd w:id="305"/>
      <w:r w:rsidR="002C7B52">
        <w:rPr>
          <w:rStyle w:val="CommentReference"/>
        </w:rPr>
        <w:commentReference w:id="306"/>
      </w:r>
      <w:r w:rsidR="002C7B52">
        <w:rPr>
          <w:rStyle w:val="CommentReference"/>
        </w:rPr>
        <w:commentReference w:id="305"/>
      </w:r>
      <w:r w:rsidR="001A7054" w:rsidRPr="006A5E67">
        <w:rPr>
          <w:rFonts w:eastAsiaTheme="minorEastAsia"/>
          <w:bCs/>
          <w:kern w:val="0"/>
          <w:lang w:val="en-US" w:eastAsia="ja-JP"/>
        </w:rPr>
        <w:t xml:space="preserve"> </w:t>
      </w:r>
      <w:r w:rsidR="007409E2" w:rsidRPr="006A5E67">
        <w:rPr>
          <w:rFonts w:eastAsiaTheme="minorEastAsia"/>
          <w:bCs/>
          <w:kern w:val="0"/>
          <w:lang w:val="en-US" w:eastAsia="ja-JP"/>
        </w:rPr>
        <w:t xml:space="preserve">High individual </w:t>
      </w:r>
      <w:r w:rsidR="00AF7A3F" w:rsidRPr="00AF7A3F">
        <w:rPr>
          <w:rFonts w:eastAsiaTheme="minorEastAsia"/>
          <w:bCs/>
          <w:noProof/>
          <w:kern w:val="0"/>
          <w:lang w:val="en-US" w:eastAsia="ja-JP"/>
        </w:rPr>
        <w:t>heterogeneity</w:t>
      </w:r>
      <w:r w:rsidR="00AF7A3F">
        <w:rPr>
          <w:rFonts w:eastAsiaTheme="minorEastAsia"/>
          <w:bCs/>
          <w:noProof/>
          <w:kern w:val="0"/>
          <w:lang w:val="en-US" w:eastAsia="ja-JP"/>
        </w:rPr>
        <w:t xml:space="preserve"> </w:t>
      </w:r>
      <w:r w:rsidR="007409E2" w:rsidRPr="006A5E67">
        <w:rPr>
          <w:rFonts w:eastAsiaTheme="minorEastAsia"/>
          <w:bCs/>
          <w:kern w:val="0"/>
          <w:lang w:val="en-US" w:eastAsia="ja-JP"/>
        </w:rPr>
        <w:t>in stoats at both high</w:t>
      </w:r>
      <w:commentRangeStart w:id="307"/>
      <w:r w:rsidR="007409E2" w:rsidRPr="006A5E67">
        <w:rPr>
          <w:rFonts w:eastAsiaTheme="minorEastAsia"/>
          <w:bCs/>
          <w:kern w:val="0"/>
          <w:lang w:val="en-US" w:eastAsia="ja-JP"/>
        </w:rPr>
        <w:t xml:space="preserve"> </w:t>
      </w:r>
      <w:commentRangeEnd w:id="307"/>
      <w:r w:rsidR="004D04A9">
        <w:rPr>
          <w:rStyle w:val="CommentReference"/>
        </w:rPr>
        <w:commentReference w:id="307"/>
      </w:r>
      <w:r w:rsidR="007409E2" w:rsidRPr="006A5E67">
        <w:rPr>
          <w:rFonts w:eastAsiaTheme="minorEastAsia"/>
          <w:bCs/>
          <w:kern w:val="0"/>
          <w:lang w:val="en-US" w:eastAsia="ja-JP"/>
        </w:rPr>
        <w:t>and low</w:t>
      </w:r>
      <w:commentRangeStart w:id="308"/>
      <w:r w:rsidR="007409E2" w:rsidRPr="006A5E67">
        <w:rPr>
          <w:rFonts w:eastAsiaTheme="minorEastAsia"/>
          <w:bCs/>
          <w:kern w:val="0"/>
          <w:lang w:val="en-US" w:eastAsia="ja-JP"/>
        </w:rPr>
        <w:t xml:space="preserve"> </w:t>
      </w:r>
      <w:commentRangeEnd w:id="308"/>
      <w:r w:rsidR="004D04A9">
        <w:rPr>
          <w:rStyle w:val="CommentReference"/>
        </w:rPr>
        <w:commentReference w:id="308"/>
      </w:r>
      <w:r w:rsidR="007409E2" w:rsidRPr="006A5E67">
        <w:rPr>
          <w:rFonts w:eastAsiaTheme="minorEastAsia"/>
          <w:bCs/>
          <w:kern w:val="0"/>
          <w:lang w:val="en-US" w:eastAsia="ja-JP"/>
        </w:rPr>
        <w:t>mouse densities can result in reductions to zero being vertically impossible targets</w:t>
      </w:r>
      <w:commentRangeStart w:id="309"/>
      <w:r w:rsidR="007409E2" w:rsidRPr="006A5E67">
        <w:rPr>
          <w:rFonts w:eastAsiaTheme="minorEastAsia"/>
          <w:bCs/>
          <w:kern w:val="0"/>
          <w:lang w:val="en-US" w:eastAsia="ja-JP"/>
        </w:rPr>
        <w:t>.</w:t>
      </w:r>
      <w:commentRangeEnd w:id="309"/>
      <w:r w:rsidR="00C2434C">
        <w:rPr>
          <w:rStyle w:val="CommentReference"/>
        </w:rPr>
        <w:commentReference w:id="310"/>
      </w:r>
      <w:r w:rsidR="00C2434C">
        <w:rPr>
          <w:rStyle w:val="CommentReference"/>
        </w:rPr>
        <w:commentReference w:id="309"/>
      </w:r>
      <w:r w:rsidR="007409E2" w:rsidRPr="006A5E67">
        <w:rPr>
          <w:rFonts w:eastAsiaTheme="minorEastAsia"/>
          <w:bCs/>
          <w:kern w:val="0"/>
          <w:lang w:val="en-US" w:eastAsia="ja-JP"/>
        </w:rPr>
        <w:t xml:space="preserve"> </w:t>
      </w:r>
      <w:r w:rsidR="002C7B52">
        <w:rPr>
          <w:rFonts w:eastAsiaTheme="minorEastAsia"/>
          <w:bCs/>
          <w:kern w:val="0"/>
          <w:lang w:val="en-US" w:eastAsia="ja-JP"/>
        </w:rPr>
        <w:t xml:space="preserve">This was </w:t>
      </w:r>
      <w:r w:rsidR="00FF6282">
        <w:rPr>
          <w:rFonts w:eastAsiaTheme="minorEastAsia"/>
          <w:bCs/>
          <w:kern w:val="0"/>
          <w:lang w:val="en-US" w:eastAsia="ja-JP"/>
        </w:rPr>
        <w:t>the case</w:t>
      </w:r>
      <w:r w:rsidR="002C7B52">
        <w:rPr>
          <w:rFonts w:eastAsiaTheme="minorEastAsia"/>
          <w:bCs/>
          <w:kern w:val="0"/>
          <w:lang w:val="en-US" w:eastAsia="ja-JP"/>
        </w:rPr>
        <w:t xml:space="preserve"> in our study </w:t>
      </w:r>
      <w:r w:rsidR="00FF6282">
        <w:rPr>
          <w:rFonts w:eastAsiaTheme="minorEastAsia"/>
          <w:bCs/>
          <w:kern w:val="0"/>
          <w:lang w:val="en-US" w:eastAsia="ja-JP"/>
        </w:rPr>
        <w:t>where</w:t>
      </w:r>
      <w:r w:rsidR="002C7B52">
        <w:rPr>
          <w:rFonts w:eastAsiaTheme="minorEastAsia"/>
          <w:bCs/>
          <w:kern w:val="0"/>
          <w:lang w:val="en-US" w:eastAsia="ja-JP"/>
        </w:rPr>
        <w:t xml:space="preserve"> by-catch of stoats in control</w:t>
      </w:r>
      <w:r w:rsidR="00524B25">
        <w:rPr>
          <w:rFonts w:eastAsiaTheme="minorEastAsia"/>
          <w:bCs/>
          <w:kern w:val="0"/>
          <w:lang w:val="en-US" w:eastAsia="ja-JP"/>
        </w:rPr>
        <w:t>led</w:t>
      </w:r>
      <w:r w:rsidR="002C7B52">
        <w:rPr>
          <w:rFonts w:eastAsiaTheme="minorEastAsia"/>
          <w:bCs/>
          <w:kern w:val="0"/>
          <w:lang w:val="en-US" w:eastAsia="ja-JP"/>
        </w:rPr>
        <w:t xml:space="preserve"> areas w</w:t>
      </w:r>
      <w:r w:rsidR="003F500E">
        <w:rPr>
          <w:rFonts w:eastAsiaTheme="minorEastAsia"/>
          <w:bCs/>
          <w:kern w:val="0"/>
          <w:lang w:val="en-US" w:eastAsia="ja-JP"/>
        </w:rPr>
        <w:t xml:space="preserve">as </w:t>
      </w:r>
      <w:r w:rsidR="002C7B52">
        <w:rPr>
          <w:rFonts w:eastAsiaTheme="minorEastAsia"/>
          <w:bCs/>
          <w:kern w:val="0"/>
          <w:lang w:val="en-US" w:eastAsia="ja-JP"/>
        </w:rPr>
        <w:t xml:space="preserve">observed. </w:t>
      </w:r>
      <w:r w:rsidR="00524B25">
        <w:rPr>
          <w:rFonts w:eastAsiaTheme="minorEastAsia"/>
          <w:bCs/>
          <w:kern w:val="0"/>
          <w:lang w:val="en-US" w:eastAsia="ja-JP"/>
        </w:rPr>
        <w:t>As an indication of removal</w:t>
      </w:r>
      <w:r w:rsidR="00FF6282">
        <w:rPr>
          <w:rFonts w:eastAsiaTheme="minorEastAsia"/>
          <w:bCs/>
          <w:kern w:val="0"/>
          <w:lang w:val="en-US" w:eastAsia="ja-JP"/>
        </w:rPr>
        <w:t>,</w:t>
      </w:r>
      <w:r w:rsidR="00524B25">
        <w:rPr>
          <w:rFonts w:eastAsiaTheme="minorEastAsia"/>
          <w:bCs/>
          <w:kern w:val="0"/>
          <w:lang w:val="en-US" w:eastAsia="ja-JP"/>
        </w:rPr>
        <w:t xml:space="preserve"> </w:t>
      </w:r>
      <w:r w:rsidR="002235B8">
        <w:rPr>
          <w:rFonts w:eastAsiaTheme="minorEastAsia"/>
          <w:bCs/>
          <w:kern w:val="0"/>
          <w:lang w:val="en-US" w:eastAsia="ja-JP"/>
        </w:rPr>
        <w:t xml:space="preserve">4.75 times more stoats </w:t>
      </w:r>
      <w:r w:rsidR="003F500E">
        <w:rPr>
          <w:rFonts w:eastAsiaTheme="minorEastAsia"/>
          <w:bCs/>
          <w:kern w:val="0"/>
          <w:lang w:val="en-US" w:eastAsia="ja-JP"/>
        </w:rPr>
        <w:t xml:space="preserve">were </w:t>
      </w:r>
      <w:r w:rsidR="002235B8">
        <w:rPr>
          <w:rFonts w:eastAsiaTheme="minorEastAsia"/>
          <w:bCs/>
          <w:kern w:val="0"/>
          <w:lang w:val="en-US" w:eastAsia="ja-JP"/>
        </w:rPr>
        <w:t xml:space="preserve">removed from </w:t>
      </w:r>
      <w:r w:rsidR="003F500E">
        <w:rPr>
          <w:rFonts w:eastAsiaTheme="minorEastAsia"/>
          <w:bCs/>
          <w:kern w:val="0"/>
          <w:lang w:val="en-US" w:eastAsia="ja-JP"/>
        </w:rPr>
        <w:t xml:space="preserve">the stoat </w:t>
      </w:r>
      <w:r w:rsidR="002235B8">
        <w:rPr>
          <w:rFonts w:eastAsiaTheme="minorEastAsia"/>
          <w:bCs/>
          <w:kern w:val="0"/>
          <w:lang w:val="en-US" w:eastAsia="ja-JP"/>
        </w:rPr>
        <w:t>control</w:t>
      </w:r>
      <w:r w:rsidR="003F500E">
        <w:rPr>
          <w:rFonts w:eastAsiaTheme="minorEastAsia"/>
          <w:bCs/>
          <w:kern w:val="0"/>
          <w:lang w:val="en-US" w:eastAsia="ja-JP"/>
        </w:rPr>
        <w:t xml:space="preserve"> program</w:t>
      </w:r>
      <w:r w:rsidR="002235B8">
        <w:rPr>
          <w:rFonts w:eastAsiaTheme="minorEastAsia"/>
          <w:bCs/>
          <w:kern w:val="0"/>
          <w:lang w:val="en-US" w:eastAsia="ja-JP"/>
        </w:rPr>
        <w:t xml:space="preserve"> </w:t>
      </w:r>
      <w:r w:rsidR="00FF6282">
        <w:rPr>
          <w:rFonts w:eastAsiaTheme="minorEastAsia"/>
          <w:bCs/>
          <w:kern w:val="0"/>
          <w:lang w:val="en-US" w:eastAsia="ja-JP"/>
        </w:rPr>
        <w:t xml:space="preserve">(Hollyford 2001-2004) </w:t>
      </w:r>
      <w:r w:rsidR="002235B8">
        <w:rPr>
          <w:rFonts w:eastAsiaTheme="minorEastAsia"/>
          <w:bCs/>
          <w:kern w:val="0"/>
          <w:lang w:val="en-US" w:eastAsia="ja-JP"/>
        </w:rPr>
        <w:t>than caught in by-catch in areas already being controlled</w:t>
      </w:r>
      <w:r w:rsidR="00FF6282">
        <w:rPr>
          <w:rFonts w:eastAsiaTheme="minorEastAsia"/>
          <w:bCs/>
          <w:kern w:val="0"/>
          <w:lang w:val="en-US" w:eastAsia="ja-JP"/>
        </w:rPr>
        <w:t xml:space="preserve"> (Eglinton 2001-2004)</w:t>
      </w:r>
      <w:r w:rsidR="002235B8">
        <w:rPr>
          <w:rFonts w:eastAsiaTheme="minorEastAsia"/>
          <w:bCs/>
          <w:kern w:val="0"/>
          <w:lang w:val="en-US" w:eastAsia="ja-JP"/>
        </w:rPr>
        <w:t>.</w:t>
      </w:r>
      <w:r w:rsidR="002C7B52">
        <w:rPr>
          <w:rFonts w:eastAsiaTheme="minorEastAsia"/>
          <w:bCs/>
          <w:kern w:val="0"/>
          <w:lang w:val="en-US" w:eastAsia="ja-JP"/>
        </w:rPr>
        <w:t xml:space="preserve"> </w:t>
      </w:r>
      <w:r w:rsidR="00FF6282">
        <w:rPr>
          <w:rFonts w:eastAsiaTheme="minorEastAsia"/>
          <w:bCs/>
          <w:kern w:val="0"/>
          <w:lang w:val="en-US" w:eastAsia="ja-JP"/>
        </w:rPr>
        <w:t>T</w:t>
      </w:r>
      <w:r w:rsidR="002235B8">
        <w:rPr>
          <w:rFonts w:eastAsiaTheme="minorEastAsia"/>
          <w:bCs/>
          <w:kern w:val="0"/>
          <w:lang w:val="en-US" w:eastAsia="ja-JP"/>
        </w:rPr>
        <w:t>otal predator removal was not achieved</w:t>
      </w:r>
      <w:r w:rsidR="000E07BE">
        <w:rPr>
          <w:rFonts w:eastAsiaTheme="minorEastAsia"/>
          <w:bCs/>
          <w:kern w:val="0"/>
          <w:lang w:val="en-US" w:eastAsia="ja-JP"/>
        </w:rPr>
        <w:t xml:space="preserve"> in this </w:t>
      </w:r>
      <w:r w:rsidR="00AF7A3F">
        <w:rPr>
          <w:rFonts w:eastAsiaTheme="minorEastAsia"/>
          <w:bCs/>
          <w:kern w:val="0"/>
          <w:lang w:val="en-US" w:eastAsia="ja-JP"/>
        </w:rPr>
        <w:t>study;</w:t>
      </w:r>
      <w:r w:rsidR="003F500E">
        <w:rPr>
          <w:rFonts w:eastAsiaTheme="minorEastAsia"/>
          <w:bCs/>
          <w:kern w:val="0"/>
          <w:lang w:val="en-US" w:eastAsia="ja-JP"/>
        </w:rPr>
        <w:t xml:space="preserve"> </w:t>
      </w:r>
      <w:r w:rsidR="005264D1">
        <w:rPr>
          <w:rFonts w:eastAsiaTheme="minorEastAsia"/>
          <w:bCs/>
          <w:kern w:val="0"/>
          <w:lang w:val="en-US" w:eastAsia="ja-JP"/>
        </w:rPr>
        <w:t>however,</w:t>
      </w:r>
      <w:r w:rsidR="003F500E">
        <w:rPr>
          <w:rFonts w:eastAsiaTheme="minorEastAsia"/>
          <w:bCs/>
          <w:kern w:val="0"/>
          <w:lang w:val="en-US" w:eastAsia="ja-JP"/>
        </w:rPr>
        <w:t xml:space="preserve"> </w:t>
      </w:r>
      <w:r w:rsidR="000E07BE">
        <w:rPr>
          <w:rFonts w:eastAsiaTheme="minorEastAsia"/>
          <w:bCs/>
          <w:kern w:val="0"/>
          <w:lang w:val="en-US" w:eastAsia="ja-JP"/>
        </w:rPr>
        <w:t>it does represent</w:t>
      </w:r>
      <w:r w:rsidR="007409E2" w:rsidRPr="006A5E67">
        <w:rPr>
          <w:rFonts w:eastAsiaTheme="minorEastAsia"/>
          <w:bCs/>
          <w:kern w:val="0"/>
          <w:lang w:val="en-US" w:eastAsia="ja-JP"/>
        </w:rPr>
        <w:t xml:space="preserve"> a realistic representation of </w:t>
      </w:r>
      <w:r w:rsidR="003F500E">
        <w:rPr>
          <w:rFonts w:eastAsiaTheme="minorEastAsia"/>
          <w:bCs/>
          <w:kern w:val="0"/>
          <w:lang w:val="en-US" w:eastAsia="ja-JP"/>
        </w:rPr>
        <w:t>“</w:t>
      </w:r>
      <w:r w:rsidR="007409E2" w:rsidRPr="006A5E67">
        <w:rPr>
          <w:rFonts w:eastAsiaTheme="minorEastAsia"/>
          <w:bCs/>
          <w:kern w:val="0"/>
          <w:lang w:val="en-US" w:eastAsia="ja-JP"/>
        </w:rPr>
        <w:t>stoat control</w:t>
      </w:r>
      <w:r w:rsidR="003F500E">
        <w:rPr>
          <w:rFonts w:eastAsiaTheme="minorEastAsia"/>
          <w:bCs/>
          <w:kern w:val="0"/>
          <w:lang w:val="en-US" w:eastAsia="ja-JP"/>
        </w:rPr>
        <w:t>”</w:t>
      </w:r>
      <w:r w:rsidR="007409E2" w:rsidRPr="006A5E67">
        <w:rPr>
          <w:rFonts w:eastAsiaTheme="minorEastAsia"/>
          <w:bCs/>
          <w:kern w:val="0"/>
          <w:lang w:val="en-US" w:eastAsia="ja-JP"/>
        </w:rPr>
        <w:t xml:space="preserve">. </w:t>
      </w:r>
      <w:r w:rsidR="003F500E">
        <w:rPr>
          <w:rFonts w:eastAsiaTheme="minorEastAsia"/>
          <w:bCs/>
          <w:kern w:val="0"/>
          <w:lang w:val="en-US" w:eastAsia="ja-JP"/>
        </w:rPr>
        <w:t>Similarly</w:t>
      </w:r>
      <w:r w:rsidR="002235B8">
        <w:rPr>
          <w:rFonts w:eastAsiaTheme="minorEastAsia"/>
          <w:bCs/>
          <w:kern w:val="0"/>
          <w:lang w:val="en-US" w:eastAsia="ja-JP"/>
        </w:rPr>
        <w:t>, the r</w:t>
      </w:r>
      <w:r w:rsidR="001A7054" w:rsidRPr="006A5E67">
        <w:rPr>
          <w:noProof/>
        </w:rPr>
        <w:t xml:space="preserve">emoval of other pests through by-catch in traps </w:t>
      </w:r>
      <w:r w:rsidR="007409E2" w:rsidRPr="006A5E67">
        <w:rPr>
          <w:noProof/>
        </w:rPr>
        <w:t>could</w:t>
      </w:r>
      <w:r w:rsidR="001A7054" w:rsidRPr="006A5E67">
        <w:rPr>
          <w:noProof/>
        </w:rPr>
        <w:t xml:space="preserve"> have had an effect on</w:t>
      </w:r>
      <w:r w:rsidR="007409E2" w:rsidRPr="006A5E67">
        <w:rPr>
          <w:noProof/>
        </w:rPr>
        <w:t xml:space="preserve"> mice dynamics but</w:t>
      </w:r>
      <w:r w:rsidR="001A7054" w:rsidRPr="006A5E67">
        <w:rPr>
          <w:noProof/>
        </w:rPr>
        <w:t xml:space="preserve"> </w:t>
      </w:r>
      <w:r w:rsidR="001A7054" w:rsidRPr="006A5E67">
        <w:t xml:space="preserve">the scale of trap line </w:t>
      </w:r>
      <w:r w:rsidR="007409E2" w:rsidRPr="006A5E67">
        <w:t xml:space="preserve">(size) </w:t>
      </w:r>
      <w:r w:rsidR="001A7054" w:rsidRPr="006A5E67">
        <w:t>and the relatively small home ranges of rodents</w:t>
      </w:r>
      <w:r w:rsidR="007409E2" w:rsidRPr="006A5E67">
        <w:t xml:space="preserve"> </w:t>
      </w:r>
      <w:r w:rsidR="00FF6282">
        <w:t>compared to stoats suggests that</w:t>
      </w:r>
      <w:r w:rsidR="007409E2" w:rsidRPr="006A5E67">
        <w:t xml:space="preserve"> population level impacts </w:t>
      </w:r>
      <w:r w:rsidR="00FF6282">
        <w:t xml:space="preserve">from these removals </w:t>
      </w:r>
      <w:r w:rsidR="007409E2" w:rsidRPr="006A5E67">
        <w:t xml:space="preserve">across multiple </w:t>
      </w:r>
      <w:r w:rsidR="002235B8">
        <w:t>replicates</w:t>
      </w:r>
      <w:r w:rsidR="007409E2" w:rsidRPr="006A5E67">
        <w:t xml:space="preserve"> is very unlikely</w:t>
      </w:r>
      <w:r w:rsidR="001A7054" w:rsidRPr="006A5E67">
        <w:t>.</w:t>
      </w:r>
    </w:p>
    <w:p w14:paraId="29748581" w14:textId="0F3E466D" w:rsidR="00D7664B" w:rsidRPr="006A5E67" w:rsidRDefault="003F500E" w:rsidP="00D7664B">
      <w:pPr>
        <w:wordWrap/>
        <w:adjustRightInd w:val="0"/>
        <w:spacing w:before="0" w:after="0"/>
        <w:ind w:firstLine="720"/>
        <w:rPr>
          <w:rFonts w:eastAsiaTheme="minorEastAsia"/>
          <w:bCs/>
          <w:kern w:val="0"/>
          <w:lang w:val="en-US" w:eastAsia="ja-JP"/>
        </w:rPr>
      </w:pPr>
      <w:r>
        <w:rPr>
          <w:rFonts w:eastAsiaTheme="minorEastAsia"/>
          <w:bCs/>
          <w:kern w:val="0"/>
          <w:lang w:val="en-US" w:eastAsia="ja-JP"/>
        </w:rPr>
        <w:t xml:space="preserve">Contrary to </w:t>
      </w:r>
      <w:r w:rsidR="00CC0444">
        <w:rPr>
          <w:rFonts w:eastAsiaTheme="minorEastAsia"/>
          <w:bCs/>
          <w:kern w:val="0"/>
          <w:lang w:val="en-US" w:eastAsia="ja-JP"/>
        </w:rPr>
        <w:t xml:space="preserve">laboratory and field </w:t>
      </w:r>
      <w:r>
        <w:rPr>
          <w:rFonts w:eastAsiaTheme="minorEastAsia"/>
          <w:bCs/>
          <w:kern w:val="0"/>
          <w:lang w:val="en-US" w:eastAsia="ja-JP"/>
        </w:rPr>
        <w:t xml:space="preserve">experiments we found </w:t>
      </w:r>
      <w:r w:rsidRPr="006A5E67">
        <w:rPr>
          <w:rFonts w:eastAsiaTheme="minorEastAsia"/>
          <w:bCs/>
          <w:kern w:val="0"/>
          <w:lang w:val="en-US" w:eastAsia="ja-JP"/>
        </w:rPr>
        <w:t xml:space="preserve">no significant interaction </w:t>
      </w:r>
      <w:r w:rsidRPr="006A5E67">
        <w:rPr>
          <w:rFonts w:eastAsiaTheme="minorEastAsia"/>
          <w:bCs/>
          <w:kern w:val="0"/>
          <w:lang w:val="en-US" w:eastAsia="ja-JP"/>
        </w:rPr>
        <w:lastRenderedPageBreak/>
        <w:t>between rats and mice</w:t>
      </w:r>
      <w:r>
        <w:rPr>
          <w:rFonts w:eastAsiaTheme="minorEastAsia"/>
          <w:bCs/>
          <w:kern w:val="0"/>
          <w:lang w:val="en-US" w:eastAsia="ja-JP"/>
        </w:rPr>
        <w:t xml:space="preserve">. </w:t>
      </w:r>
      <w:r w:rsidR="00D7664B" w:rsidRPr="006A5E67">
        <w:rPr>
          <w:rFonts w:eastAsiaTheme="minorEastAsia"/>
          <w:bCs/>
          <w:kern w:val="0"/>
          <w:lang w:val="en-US" w:eastAsia="ja-JP"/>
        </w:rPr>
        <w:t>Our results suggest that it is unlikely that rats have strong impacts on</w:t>
      </w:r>
      <m:oMath>
        <m:r>
          <w:rPr>
            <w:rFonts w:ascii="Cambria Math" w:eastAsiaTheme="minorEastAsia" w:hAnsi="Cambria Math"/>
            <w:kern w:val="0"/>
            <w:lang w:val="en-US" w:eastAsia="ja-JP"/>
          </w:rPr>
          <m:t xml:space="preserve"> </m:t>
        </m:r>
        <m:sSub>
          <m:sSubPr>
            <m:ctrlPr>
              <w:rPr>
                <w:rFonts w:ascii="Cambria Math" w:eastAsiaTheme="minorEastAsia" w:hAnsi="Cambria Math"/>
                <w:bCs/>
                <w:i/>
                <w:kern w:val="0"/>
                <w:lang w:val="en-US" w:eastAsia="ja-JP"/>
              </w:rPr>
            </m:ctrlPr>
          </m:sSubPr>
          <m:e>
            <m:r>
              <w:rPr>
                <w:rFonts w:ascii="Cambria Math" w:eastAsiaTheme="minorEastAsia" w:hAnsi="Cambria Math"/>
                <w:kern w:val="0"/>
                <w:lang w:val="en-US" w:eastAsia="ja-JP"/>
              </w:rPr>
              <m:t>r</m:t>
            </m:r>
          </m:e>
          <m:sub>
            <m:r>
              <w:rPr>
                <w:rFonts w:ascii="Cambria Math" w:eastAsiaTheme="minorEastAsia" w:hAnsi="Cambria Math"/>
                <w:kern w:val="0"/>
                <w:lang w:val="en-US" w:eastAsia="ja-JP"/>
              </w:rPr>
              <m:t>mice</m:t>
            </m:r>
          </m:sub>
        </m:sSub>
      </m:oMath>
      <w:r w:rsidR="00D7664B" w:rsidRPr="006A5E67">
        <w:rPr>
          <w:rFonts w:eastAsiaTheme="minorEastAsia"/>
          <w:bCs/>
          <w:kern w:val="0"/>
          <w:lang w:val="en-US" w:eastAsia="ja-JP"/>
        </w:rPr>
        <w:t xml:space="preserve"> overall </w:t>
      </w:r>
      <w:r>
        <w:rPr>
          <w:rFonts w:eastAsiaTheme="minorEastAsia"/>
          <w:bCs/>
          <w:kern w:val="0"/>
          <w:lang w:val="en-US" w:eastAsia="ja-JP"/>
        </w:rPr>
        <w:t xml:space="preserve">at the ecosystem level in NZ </w:t>
      </w:r>
      <w:r w:rsidR="00D7664B" w:rsidRPr="006A5E67">
        <w:rPr>
          <w:rFonts w:eastAsiaTheme="minorEastAsia"/>
          <w:bCs/>
          <w:kern w:val="0"/>
          <w:lang w:val="en-US" w:eastAsia="ja-JP"/>
        </w:rPr>
        <w:t xml:space="preserve">beech forests. </w:t>
      </w:r>
      <w:r w:rsidR="00CC0444">
        <w:rPr>
          <w:rFonts w:eastAsiaTheme="minorEastAsia"/>
          <w:bCs/>
          <w:kern w:val="0"/>
          <w:lang w:val="en-US" w:eastAsia="ja-JP"/>
        </w:rPr>
        <w:t>Previous l</w:t>
      </w:r>
      <w:r w:rsidR="00D7664B" w:rsidRPr="006A5E67">
        <w:rPr>
          <w:rFonts w:eastAsiaTheme="minorEastAsia"/>
          <w:bCs/>
          <w:kern w:val="0"/>
          <w:lang w:val="en-US" w:eastAsia="ja-JP"/>
        </w:rPr>
        <w:t>aboratory experiments suggest</w:t>
      </w:r>
      <w:r w:rsidR="00CC0444">
        <w:rPr>
          <w:rFonts w:eastAsiaTheme="minorEastAsia"/>
          <w:bCs/>
          <w:kern w:val="0"/>
          <w:lang w:val="en-US" w:eastAsia="ja-JP"/>
        </w:rPr>
        <w:t>ed that</w:t>
      </w:r>
      <w:r w:rsidR="00D7664B" w:rsidRPr="006A5E67">
        <w:rPr>
          <w:rFonts w:eastAsiaTheme="minorEastAsia"/>
          <w:bCs/>
          <w:kern w:val="0"/>
          <w:lang w:val="en-US" w:eastAsia="ja-JP"/>
        </w:rPr>
        <w:t xml:space="preserve"> interactions </w:t>
      </w:r>
      <w:r>
        <w:rPr>
          <w:rFonts w:eastAsiaTheme="minorEastAsia"/>
          <w:bCs/>
          <w:kern w:val="0"/>
          <w:lang w:val="en-US" w:eastAsia="ja-JP"/>
        </w:rPr>
        <w:t xml:space="preserve">between mice and rats </w:t>
      </w:r>
      <w:r w:rsidR="00CC0444">
        <w:rPr>
          <w:rFonts w:eastAsiaTheme="minorEastAsia"/>
          <w:bCs/>
          <w:kern w:val="0"/>
          <w:lang w:val="en-US" w:eastAsia="ja-JP"/>
        </w:rPr>
        <w:t>were negatively related to predation</w:t>
      </w:r>
      <w:r>
        <w:rPr>
          <w:rFonts w:eastAsiaTheme="minorEastAsia"/>
          <w:bCs/>
          <w:kern w:val="0"/>
          <w:lang w:val="en-US" w:eastAsia="ja-JP"/>
        </w:rPr>
        <w:t xml:space="preserve"> or competition </w:t>
      </w:r>
      <w:r w:rsidR="00CC0444">
        <w:rPr>
          <w:rFonts w:eastAsiaTheme="minorEastAsia"/>
          <w:bCs/>
          <w:kern w:val="0"/>
          <w:lang w:val="en-US" w:eastAsia="ja-JP"/>
        </w:rPr>
        <w:t xml:space="preserve">effects </w:t>
      </w:r>
      <w:r>
        <w:rPr>
          <w:rFonts w:eastAsiaTheme="minorEastAsia"/>
          <w:bCs/>
          <w:kern w:val="0"/>
          <w:lang w:val="en-US" w:eastAsia="ja-JP"/>
        </w:rPr>
        <w:t>based</w:t>
      </w:r>
      <w:commentRangeStart w:id="311"/>
      <w:r>
        <w:rPr>
          <w:rFonts w:eastAsiaTheme="minorEastAsia"/>
          <w:bCs/>
          <w:kern w:val="0"/>
          <w:lang w:val="en-US" w:eastAsia="ja-JP"/>
        </w:rPr>
        <w:t xml:space="preserve"> </w:t>
      </w:r>
      <w:commentRangeEnd w:id="311"/>
      <w:r w:rsidR="006D45F5">
        <w:rPr>
          <w:rStyle w:val="CommentReference"/>
        </w:rPr>
        <w:commentReference w:id="311"/>
      </w:r>
      <w:r>
        <w:rPr>
          <w:rFonts w:eastAsiaTheme="minorEastAsia"/>
          <w:bCs/>
          <w:kern w:val="0"/>
          <w:lang w:val="en-US" w:eastAsia="ja-JP"/>
        </w:rPr>
        <w:t>and evidence of competition release has been observed in</w:t>
      </w:r>
      <w:r w:rsidR="00D7664B" w:rsidRPr="006A5E67">
        <w:rPr>
          <w:rFonts w:eastAsiaTheme="minorEastAsia"/>
          <w:bCs/>
          <w:kern w:val="0"/>
          <w:lang w:val="en-US" w:eastAsia="ja-JP"/>
        </w:rPr>
        <w:t xml:space="preserve"> mixed </w:t>
      </w:r>
      <w:r>
        <w:rPr>
          <w:rFonts w:eastAsiaTheme="minorEastAsia"/>
          <w:bCs/>
          <w:kern w:val="0"/>
          <w:lang w:val="en-US" w:eastAsia="ja-JP"/>
        </w:rPr>
        <w:t xml:space="preserve">podocarp-tawa </w:t>
      </w:r>
      <w:r w:rsidR="00D7664B" w:rsidRPr="006A5E67">
        <w:rPr>
          <w:rFonts w:eastAsiaTheme="minorEastAsia"/>
          <w:bCs/>
          <w:kern w:val="0"/>
          <w:lang w:val="en-US" w:eastAsia="ja-JP"/>
        </w:rPr>
        <w:t>forests</w:t>
      </w:r>
      <w:r>
        <w:rPr>
          <w:rFonts w:eastAsiaTheme="minorEastAsia"/>
          <w:bCs/>
          <w:kern w:val="0"/>
          <w:lang w:val="en-US" w:eastAsia="ja-JP"/>
        </w:rPr>
        <w:t xml:space="preserve"> in NZ</w:t>
      </w:r>
      <w:commentRangeStart w:id="312"/>
      <w:r w:rsidR="00D7664B" w:rsidRPr="006A5E67">
        <w:rPr>
          <w:rFonts w:eastAsiaTheme="minorEastAsia"/>
          <w:bCs/>
          <w:kern w:val="0"/>
          <w:lang w:val="en-US" w:eastAsia="ja-JP"/>
        </w:rPr>
        <w:t>.</w:t>
      </w:r>
      <w:commentRangeEnd w:id="312"/>
      <w:r w:rsidR="00D7664B">
        <w:rPr>
          <w:rStyle w:val="CommentReference"/>
        </w:rPr>
        <w:commentReference w:id="312"/>
      </w:r>
      <w:r w:rsidR="00D7664B" w:rsidRPr="006A5E67">
        <w:rPr>
          <w:rFonts w:eastAsiaTheme="minorEastAsia"/>
          <w:bCs/>
          <w:kern w:val="0"/>
          <w:lang w:val="en-US" w:eastAsia="ja-JP"/>
        </w:rPr>
        <w:t xml:space="preserve"> Furthermore, a naive investigation </w:t>
      </w:r>
      <w:r w:rsidR="00FF6282">
        <w:rPr>
          <w:rFonts w:eastAsiaTheme="minorEastAsia"/>
          <w:bCs/>
          <w:kern w:val="0"/>
          <w:lang w:val="en-US" w:eastAsia="ja-JP"/>
        </w:rPr>
        <w:t xml:space="preserve">of our data </w:t>
      </w:r>
      <w:r w:rsidR="00D7664B" w:rsidRPr="006A5E67">
        <w:rPr>
          <w:rFonts w:eastAsiaTheme="minorEastAsia"/>
          <w:bCs/>
          <w:kern w:val="0"/>
          <w:lang w:val="en-US" w:eastAsia="ja-JP"/>
        </w:rPr>
        <w:t>might have falsely identified rats as having an effect in the raw data (Figure 2c), but after accounting for seed and mice density</w:t>
      </w:r>
      <w:r w:rsidR="00CC0444">
        <w:rPr>
          <w:rFonts w:eastAsiaTheme="minorEastAsia"/>
          <w:bCs/>
          <w:kern w:val="0"/>
          <w:lang w:val="en-US" w:eastAsia="ja-JP"/>
        </w:rPr>
        <w:t>,</w:t>
      </w:r>
      <w:r w:rsidR="00D7664B" w:rsidRPr="006A5E67">
        <w:rPr>
          <w:rFonts w:eastAsiaTheme="minorEastAsia"/>
          <w:bCs/>
          <w:kern w:val="0"/>
          <w:lang w:val="en-US" w:eastAsia="ja-JP"/>
        </w:rPr>
        <w:t xml:space="preserve"> the overall effect size was small and the uncertainty was large. </w:t>
      </w:r>
      <w:r w:rsidR="00FF6282">
        <w:rPr>
          <w:rFonts w:eastAsiaTheme="minorEastAsia"/>
          <w:bCs/>
          <w:kern w:val="0"/>
          <w:lang w:val="en-US" w:eastAsia="ja-JP"/>
        </w:rPr>
        <w:t>In</w:t>
      </w:r>
      <w:r w:rsidR="00D7664B" w:rsidRPr="006A5E67">
        <w:rPr>
          <w:rFonts w:eastAsiaTheme="minorEastAsia"/>
          <w:bCs/>
          <w:kern w:val="0"/>
          <w:lang w:val="en-US" w:eastAsia="ja-JP"/>
        </w:rPr>
        <w:t xml:space="preserve"> part</w:t>
      </w:r>
      <w:r w:rsidR="00FF6282">
        <w:rPr>
          <w:rFonts w:eastAsiaTheme="minorEastAsia"/>
          <w:bCs/>
          <w:kern w:val="0"/>
          <w:lang w:val="en-US" w:eastAsia="ja-JP"/>
        </w:rPr>
        <w:t>, this is</w:t>
      </w:r>
      <w:r w:rsidR="00D7664B" w:rsidRPr="006A5E67">
        <w:rPr>
          <w:rFonts w:eastAsiaTheme="minorEastAsia"/>
          <w:bCs/>
          <w:kern w:val="0"/>
          <w:lang w:val="en-US" w:eastAsia="ja-JP"/>
        </w:rPr>
        <w:t xml:space="preserve"> due to the high variation in the number of rats and kiore between grids</w:t>
      </w:r>
      <w:r w:rsidR="00FF6282">
        <w:rPr>
          <w:rFonts w:eastAsiaTheme="minorEastAsia"/>
          <w:bCs/>
          <w:kern w:val="0"/>
          <w:lang w:val="en-US" w:eastAsia="ja-JP"/>
        </w:rPr>
        <w:t xml:space="preserve"> in our study</w:t>
      </w:r>
      <w:r w:rsidR="00D7664B" w:rsidRPr="006A5E67">
        <w:rPr>
          <w:rFonts w:eastAsiaTheme="minorEastAsia"/>
          <w:bCs/>
          <w:kern w:val="0"/>
          <w:lang w:val="en-US" w:eastAsia="ja-JP"/>
        </w:rPr>
        <w:t xml:space="preserve">. Instead of rats/kiore being present but at low numbers in all grids (low effect size and low uncertainty), there were only a few grids that had </w:t>
      </w:r>
      <w:r w:rsidR="00CC0444">
        <w:rPr>
          <w:rFonts w:eastAsiaTheme="minorEastAsia"/>
          <w:bCs/>
          <w:kern w:val="0"/>
          <w:lang w:val="en-US" w:eastAsia="ja-JP"/>
        </w:rPr>
        <w:t xml:space="preserve">comparability </w:t>
      </w:r>
      <w:r w:rsidR="002822B0">
        <w:rPr>
          <w:rFonts w:eastAsiaTheme="minorEastAsia"/>
          <w:bCs/>
          <w:kern w:val="0"/>
          <w:lang w:val="en-US" w:eastAsia="ja-JP"/>
        </w:rPr>
        <w:t>high</w:t>
      </w:r>
      <w:r w:rsidR="00D7664B" w:rsidRPr="006A5E67">
        <w:rPr>
          <w:rFonts w:eastAsiaTheme="minorEastAsia"/>
          <w:bCs/>
          <w:kern w:val="0"/>
          <w:lang w:val="en-US" w:eastAsia="ja-JP"/>
        </w:rPr>
        <w:t xml:space="preserve"> </w:t>
      </w:r>
      <w:r w:rsidR="00CC0444">
        <w:rPr>
          <w:rFonts w:eastAsiaTheme="minorEastAsia"/>
          <w:bCs/>
          <w:kern w:val="0"/>
          <w:lang w:val="en-US" w:eastAsia="ja-JP"/>
        </w:rPr>
        <w:t>indices</w:t>
      </w:r>
      <w:r w:rsidR="00D7664B" w:rsidRPr="006A5E67">
        <w:rPr>
          <w:rFonts w:eastAsiaTheme="minorEastAsia"/>
          <w:bCs/>
          <w:kern w:val="0"/>
          <w:lang w:val="en-US" w:eastAsia="ja-JP"/>
        </w:rPr>
        <w:t xml:space="preserve"> and </w:t>
      </w:r>
      <w:r w:rsidR="002822B0">
        <w:rPr>
          <w:rFonts w:eastAsiaTheme="minorEastAsia"/>
          <w:bCs/>
          <w:kern w:val="0"/>
          <w:lang w:val="en-US" w:eastAsia="ja-JP"/>
        </w:rPr>
        <w:t>many</w:t>
      </w:r>
      <w:r w:rsidR="00D7664B" w:rsidRPr="006A5E67">
        <w:rPr>
          <w:rFonts w:eastAsiaTheme="minorEastAsia"/>
          <w:bCs/>
          <w:kern w:val="0"/>
          <w:lang w:val="en-US" w:eastAsia="ja-JP"/>
        </w:rPr>
        <w:t xml:space="preserve"> othe</w:t>
      </w:r>
      <w:r w:rsidR="002822B0">
        <w:rPr>
          <w:rFonts w:eastAsiaTheme="minorEastAsia"/>
          <w:bCs/>
          <w:kern w:val="0"/>
          <w:lang w:val="en-US" w:eastAsia="ja-JP"/>
        </w:rPr>
        <w:t xml:space="preserve">r replicates </w:t>
      </w:r>
      <w:r w:rsidR="00CC0444">
        <w:rPr>
          <w:rFonts w:eastAsiaTheme="minorEastAsia"/>
          <w:bCs/>
          <w:kern w:val="0"/>
          <w:lang w:val="en-US" w:eastAsia="ja-JP"/>
        </w:rPr>
        <w:t>with very low indices</w:t>
      </w:r>
      <w:r w:rsidR="00D7664B" w:rsidRPr="006A5E67">
        <w:rPr>
          <w:rFonts w:eastAsiaTheme="minorEastAsia"/>
          <w:bCs/>
          <w:kern w:val="0"/>
          <w:lang w:val="en-US" w:eastAsia="ja-JP"/>
        </w:rPr>
        <w:t xml:space="preserve">. </w:t>
      </w:r>
      <w:r w:rsidR="002822B0">
        <w:rPr>
          <w:rFonts w:eastAsiaTheme="minorEastAsia"/>
          <w:bCs/>
          <w:kern w:val="0"/>
          <w:lang w:val="en-US" w:eastAsia="ja-JP"/>
        </w:rPr>
        <w:t>This may indict refugee area</w:t>
      </w:r>
      <w:r w:rsidR="00FF6282">
        <w:rPr>
          <w:rFonts w:eastAsiaTheme="minorEastAsia"/>
          <w:bCs/>
          <w:kern w:val="0"/>
          <w:lang w:val="en-US" w:eastAsia="ja-JP"/>
        </w:rPr>
        <w:t>s</w:t>
      </w:r>
      <w:r w:rsidR="002822B0">
        <w:rPr>
          <w:rFonts w:eastAsiaTheme="minorEastAsia"/>
          <w:bCs/>
          <w:kern w:val="0"/>
          <w:lang w:val="en-US" w:eastAsia="ja-JP"/>
        </w:rPr>
        <w:t xml:space="preserve"> that can support larger rodents in </w:t>
      </w:r>
      <w:r w:rsidR="00FF6282">
        <w:rPr>
          <w:rFonts w:eastAsiaTheme="minorEastAsia"/>
          <w:bCs/>
          <w:kern w:val="0"/>
          <w:lang w:val="en-US" w:eastAsia="ja-JP"/>
        </w:rPr>
        <w:t xml:space="preserve">pure </w:t>
      </w:r>
      <w:r w:rsidR="002822B0">
        <w:rPr>
          <w:rFonts w:eastAsiaTheme="minorEastAsia"/>
          <w:bCs/>
          <w:kern w:val="0"/>
          <w:lang w:val="en-US" w:eastAsia="ja-JP"/>
        </w:rPr>
        <w:t>beech forests</w:t>
      </w:r>
      <w:r w:rsidR="00FF6282">
        <w:rPr>
          <w:rFonts w:eastAsiaTheme="minorEastAsia"/>
          <w:bCs/>
          <w:kern w:val="0"/>
          <w:lang w:val="en-US" w:eastAsia="ja-JP"/>
        </w:rPr>
        <w:t>. O</w:t>
      </w:r>
      <w:r w:rsidR="002822B0">
        <w:rPr>
          <w:rFonts w:eastAsiaTheme="minorEastAsia"/>
          <w:bCs/>
          <w:kern w:val="0"/>
          <w:lang w:val="en-US" w:eastAsia="ja-JP"/>
        </w:rPr>
        <w:t>verall</w:t>
      </w:r>
      <w:r w:rsidR="00CC0444">
        <w:rPr>
          <w:rFonts w:eastAsiaTheme="minorEastAsia"/>
          <w:bCs/>
          <w:kern w:val="0"/>
          <w:lang w:val="en-US" w:eastAsia="ja-JP"/>
        </w:rPr>
        <w:t>,</w:t>
      </w:r>
      <w:r w:rsidR="002822B0">
        <w:rPr>
          <w:rFonts w:eastAsiaTheme="minorEastAsia"/>
          <w:bCs/>
          <w:kern w:val="0"/>
          <w:lang w:val="en-US" w:eastAsia="ja-JP"/>
        </w:rPr>
        <w:t xml:space="preserve"> </w:t>
      </w:r>
      <w:r w:rsidR="00FF6282">
        <w:rPr>
          <w:rFonts w:eastAsiaTheme="minorEastAsia"/>
          <w:bCs/>
          <w:kern w:val="0"/>
          <w:lang w:val="en-US" w:eastAsia="ja-JP"/>
        </w:rPr>
        <w:t xml:space="preserve">it is likely that </w:t>
      </w:r>
      <w:r w:rsidR="002822B0">
        <w:rPr>
          <w:rFonts w:eastAsiaTheme="minorEastAsia"/>
          <w:bCs/>
          <w:kern w:val="0"/>
          <w:lang w:val="en-US" w:eastAsia="ja-JP"/>
        </w:rPr>
        <w:t xml:space="preserve">beech forests do not have enough resources to support larger </w:t>
      </w:r>
      <w:r w:rsidR="006D45F5">
        <w:rPr>
          <w:rFonts w:eastAsiaTheme="minorEastAsia"/>
          <w:bCs/>
          <w:kern w:val="0"/>
          <w:lang w:val="en-US" w:eastAsia="ja-JP"/>
        </w:rPr>
        <w:t>spatially</w:t>
      </w:r>
      <w:r w:rsidR="002822B0">
        <w:rPr>
          <w:rFonts w:eastAsiaTheme="minorEastAsia"/>
          <w:bCs/>
          <w:kern w:val="0"/>
          <w:lang w:val="en-US" w:eastAsia="ja-JP"/>
        </w:rPr>
        <w:t xml:space="preserve"> uniform populations</w:t>
      </w:r>
      <w:r w:rsidR="00FF6282">
        <w:rPr>
          <w:rFonts w:eastAsiaTheme="minorEastAsia"/>
          <w:bCs/>
          <w:kern w:val="0"/>
          <w:lang w:val="en-US" w:eastAsia="ja-JP"/>
        </w:rPr>
        <w:t xml:space="preserve"> of rats</w:t>
      </w:r>
      <w:commentRangeStart w:id="313"/>
      <w:r w:rsidR="002822B0">
        <w:rPr>
          <w:rFonts w:eastAsiaTheme="minorEastAsia"/>
          <w:bCs/>
          <w:kern w:val="0"/>
          <w:lang w:val="en-US" w:eastAsia="ja-JP"/>
        </w:rPr>
        <w:t>.</w:t>
      </w:r>
      <w:commentRangeEnd w:id="313"/>
      <w:r w:rsidR="00CC0444">
        <w:rPr>
          <w:rStyle w:val="CommentReference"/>
        </w:rPr>
        <w:commentReference w:id="313"/>
      </w:r>
    </w:p>
    <w:p w14:paraId="763279DB" w14:textId="4CD22B6E" w:rsidR="00D7664B" w:rsidRPr="006A5E67" w:rsidRDefault="006D45F5" w:rsidP="00D7664B">
      <w:pPr>
        <w:wordWrap/>
        <w:adjustRightInd w:val="0"/>
        <w:spacing w:before="0" w:after="0"/>
        <w:ind w:firstLine="720"/>
        <w:rPr>
          <w:rFonts w:eastAsiaTheme="minorEastAsia"/>
          <w:bCs/>
          <w:kern w:val="0"/>
          <w:lang w:val="en-US" w:eastAsia="ja-JP"/>
        </w:rPr>
      </w:pPr>
      <w:r>
        <w:rPr>
          <w:rFonts w:eastAsiaTheme="minorEastAsia"/>
          <w:kern w:val="0"/>
          <w:lang w:val="en-US" w:eastAsia="ja-JP"/>
        </w:rPr>
        <w:t>P</w:t>
      </w:r>
      <w:r w:rsidR="002822B0">
        <w:rPr>
          <w:rFonts w:eastAsiaTheme="minorEastAsia"/>
          <w:kern w:val="0"/>
          <w:lang w:val="en-US" w:eastAsia="ja-JP"/>
        </w:rPr>
        <w:t xml:space="preserve">opulation level responses </w:t>
      </w:r>
      <w:r>
        <w:rPr>
          <w:rFonts w:eastAsiaTheme="minorEastAsia"/>
          <w:kern w:val="0"/>
          <w:lang w:val="en-US" w:eastAsia="ja-JP"/>
        </w:rPr>
        <w:t xml:space="preserve">such as </w:t>
      </w:r>
      <w:r w:rsidR="00FF6282">
        <w:rPr>
          <w:rFonts w:eastAsiaTheme="minorEastAsia"/>
          <w:kern w:val="0"/>
          <w:lang w:val="en-US" w:eastAsia="ja-JP"/>
        </w:rPr>
        <w:t xml:space="preserve">abundance and </w:t>
      </w:r>
      <w:r>
        <w:rPr>
          <w:rFonts w:eastAsiaTheme="minorEastAsia"/>
          <w:kern w:val="0"/>
          <w:lang w:val="en-US" w:eastAsia="ja-JP"/>
        </w:rPr>
        <w:t xml:space="preserve">rate of increase </w:t>
      </w:r>
      <w:r w:rsidR="002822B0">
        <w:rPr>
          <w:rFonts w:eastAsiaTheme="minorEastAsia"/>
          <w:kern w:val="0"/>
          <w:lang w:val="en-US" w:eastAsia="ja-JP"/>
        </w:rPr>
        <w:t>are often measured using</w:t>
      </w:r>
      <w:r w:rsidR="00D7664B" w:rsidRPr="006A5E67">
        <w:rPr>
          <w:rFonts w:eastAsiaTheme="minorEastAsia"/>
          <w:kern w:val="0"/>
          <w:lang w:val="en-US" w:eastAsia="ja-JP"/>
        </w:rPr>
        <w:t xml:space="preserve"> indices </w:t>
      </w:r>
      <w:r w:rsidR="002822B0">
        <w:rPr>
          <w:rFonts w:eastAsiaTheme="minorEastAsia"/>
          <w:kern w:val="0"/>
          <w:lang w:val="en-US" w:eastAsia="ja-JP"/>
        </w:rPr>
        <w:t>(</w:t>
      </w:r>
      <w:r w:rsidR="00D24B75">
        <w:rPr>
          <w:rFonts w:eastAsiaTheme="minorEastAsia"/>
          <w:kern w:val="0"/>
          <w:lang w:val="en-US" w:eastAsia="ja-JP"/>
        </w:rPr>
        <w:t>e.g.</w:t>
      </w:r>
      <w:r w:rsidR="002822B0">
        <w:rPr>
          <w:rFonts w:eastAsiaTheme="minorEastAsia"/>
          <w:kern w:val="0"/>
          <w:lang w:val="en-US" w:eastAsia="ja-JP"/>
        </w:rPr>
        <w:t xml:space="preserve"> MNA). This </w:t>
      </w:r>
      <w:r w:rsidR="00D7664B" w:rsidRPr="006A5E67">
        <w:rPr>
          <w:rFonts w:eastAsiaTheme="minorEastAsia"/>
          <w:kern w:val="0"/>
          <w:lang w:val="en-US" w:eastAsia="ja-JP"/>
        </w:rPr>
        <w:t xml:space="preserve">can lead to difficulty in estimating </w:t>
      </w:r>
      <w:r w:rsidR="00D7664B" w:rsidRPr="006A5E67">
        <w:rPr>
          <w:rFonts w:eastAsiaTheme="minorEastAsia"/>
          <w:noProof/>
          <w:kern w:val="0"/>
          <w:lang w:val="en-US" w:eastAsia="ja-JP"/>
        </w:rPr>
        <w:t>population level</w:t>
      </w:r>
      <w:r w:rsidR="00D7664B" w:rsidRPr="006A5E67">
        <w:rPr>
          <w:rFonts w:eastAsiaTheme="minorEastAsia"/>
          <w:kern w:val="0"/>
          <w:lang w:val="en-US" w:eastAsia="ja-JP"/>
        </w:rPr>
        <w:t xml:space="preserve"> parameters such as density</w:t>
      </w:r>
      <w:commentRangeStart w:id="314"/>
      <w:r w:rsidR="00D7664B" w:rsidRPr="006A5E67">
        <w:rPr>
          <w:rFonts w:eastAsiaTheme="minorEastAsia"/>
          <w:kern w:val="0"/>
          <w:lang w:val="en-US" w:eastAsia="ja-JP"/>
        </w:rPr>
        <w:t>.</w:t>
      </w:r>
      <w:commentRangeEnd w:id="314"/>
      <w:r w:rsidR="00D7664B">
        <w:rPr>
          <w:rStyle w:val="CommentReference"/>
        </w:rPr>
        <w:commentReference w:id="314"/>
      </w:r>
      <w:r w:rsidR="00D7664B" w:rsidRPr="006A5E67">
        <w:rPr>
          <w:rFonts w:eastAsiaTheme="minorEastAsia"/>
          <w:kern w:val="0"/>
          <w:lang w:val="en-US" w:eastAsia="ja-JP"/>
        </w:rPr>
        <w:t xml:space="preserve"> </w:t>
      </w:r>
      <w:r w:rsidR="00FF6282">
        <w:rPr>
          <w:rFonts w:eastAsiaTheme="minorEastAsia"/>
          <w:kern w:val="0"/>
          <w:lang w:val="en-US" w:eastAsia="ja-JP"/>
        </w:rPr>
        <w:t>We have</w:t>
      </w:r>
      <w:r w:rsidR="00D7664B" w:rsidRPr="006A5E67">
        <w:rPr>
          <w:rFonts w:eastAsiaTheme="minorEastAsia"/>
          <w:kern w:val="0"/>
          <w:lang w:val="en-US" w:eastAsia="ja-JP"/>
        </w:rPr>
        <w:t xml:space="preserve"> </w:t>
      </w:r>
      <w:r w:rsidR="00CC0444">
        <w:rPr>
          <w:rFonts w:eastAsiaTheme="minorEastAsia"/>
          <w:kern w:val="0"/>
          <w:lang w:val="en-US" w:eastAsia="ja-JP"/>
        </w:rPr>
        <w:t>reduced</w:t>
      </w:r>
      <w:r w:rsidR="00D7664B" w:rsidRPr="006A5E67">
        <w:rPr>
          <w:rFonts w:eastAsiaTheme="minorEastAsia"/>
          <w:kern w:val="0"/>
          <w:lang w:val="en-US" w:eastAsia="ja-JP"/>
        </w:rPr>
        <w:t xml:space="preserve"> this </w:t>
      </w:r>
      <w:r w:rsidR="00CC0444">
        <w:rPr>
          <w:rFonts w:eastAsiaTheme="minorEastAsia"/>
          <w:kern w:val="0"/>
          <w:lang w:val="en-US" w:eastAsia="ja-JP"/>
        </w:rPr>
        <w:t xml:space="preserve">bias </w:t>
      </w:r>
      <w:r w:rsidR="00D7664B" w:rsidRPr="006A5E67">
        <w:rPr>
          <w:rFonts w:eastAsiaTheme="minorEastAsia"/>
          <w:kern w:val="0"/>
          <w:lang w:val="en-US" w:eastAsia="ja-JP"/>
        </w:rPr>
        <w:t xml:space="preserve">for mice </w:t>
      </w:r>
      <w:r w:rsidR="00FF6282">
        <w:rPr>
          <w:rFonts w:eastAsiaTheme="minorEastAsia"/>
          <w:kern w:val="0"/>
          <w:lang w:val="en-US" w:eastAsia="ja-JP"/>
        </w:rPr>
        <w:t xml:space="preserve">by using </w:t>
      </w:r>
      <w:r w:rsidR="00CC0444" w:rsidRPr="006A5E67">
        <w:rPr>
          <w:rFonts w:eastAsiaTheme="minorEastAsia"/>
          <w:bCs/>
          <w:noProof/>
          <w:lang w:eastAsia="ja-JP"/>
        </w:rPr>
        <w:t xml:space="preserve">capture-recapture </w:t>
      </w:r>
      <w:r w:rsidR="00CC0444">
        <w:rPr>
          <w:rFonts w:eastAsiaTheme="minorEastAsia"/>
          <w:bCs/>
          <w:noProof/>
          <w:lang w:eastAsia="ja-JP"/>
        </w:rPr>
        <w:t>(</w:t>
      </w:r>
      <w:r w:rsidR="00FF6282">
        <w:rPr>
          <w:rFonts w:eastAsiaTheme="minorEastAsia"/>
          <w:kern w:val="0"/>
          <w:lang w:val="en-US" w:eastAsia="ja-JP"/>
        </w:rPr>
        <w:t>C</w:t>
      </w:r>
      <w:r w:rsidR="00CC0444">
        <w:rPr>
          <w:rFonts w:eastAsiaTheme="minorEastAsia"/>
          <w:kern w:val="0"/>
          <w:lang w:val="en-US" w:eastAsia="ja-JP"/>
        </w:rPr>
        <w:t>R)</w:t>
      </w:r>
      <w:r w:rsidR="00FF6282">
        <w:rPr>
          <w:rFonts w:eastAsiaTheme="minorEastAsia"/>
          <w:kern w:val="0"/>
          <w:lang w:val="en-US" w:eastAsia="ja-JP"/>
        </w:rPr>
        <w:t xml:space="preserve"> data </w:t>
      </w:r>
      <w:r w:rsidR="00D7664B" w:rsidRPr="006A5E67">
        <w:rPr>
          <w:rFonts w:eastAsiaTheme="minorEastAsia"/>
          <w:kern w:val="0"/>
          <w:lang w:val="en-US" w:eastAsia="ja-JP"/>
        </w:rPr>
        <w:t xml:space="preserve">and an integrated population model </w:t>
      </w:r>
      <w:r w:rsidR="00D7664B" w:rsidRPr="006A5E67">
        <w:rPr>
          <w:rFonts w:eastAsiaTheme="minorEastAsia"/>
          <w:noProof/>
          <w:kern w:val="0"/>
          <w:lang w:val="en-US" w:eastAsia="ja-JP"/>
        </w:rPr>
        <w:t>to correctly account for errors in abundance</w:t>
      </w:r>
      <w:r>
        <w:rPr>
          <w:rFonts w:eastAsiaTheme="minorEastAsia"/>
          <w:noProof/>
          <w:kern w:val="0"/>
          <w:lang w:val="en-US" w:eastAsia="ja-JP"/>
        </w:rPr>
        <w:t xml:space="preserve"> </w:t>
      </w:r>
      <w:r w:rsidR="00D7664B" w:rsidRPr="006A5E67">
        <w:rPr>
          <w:rFonts w:eastAsiaTheme="minorEastAsia"/>
          <w:noProof/>
          <w:kern w:val="0"/>
          <w:lang w:val="en-US" w:eastAsia="ja-JP"/>
        </w:rPr>
        <w:t>estimation</w:t>
      </w:r>
      <w:r w:rsidR="00FF6282">
        <w:rPr>
          <w:rFonts w:eastAsiaTheme="minorEastAsia"/>
          <w:noProof/>
          <w:kern w:val="0"/>
          <w:lang w:val="en-US" w:eastAsia="ja-JP"/>
        </w:rPr>
        <w:t xml:space="preserve"> when fitting the process model of</w:t>
      </w:r>
      <w:r w:rsidR="00D7664B" w:rsidRPr="006A5E67">
        <w:rPr>
          <w:rFonts w:eastAsiaTheme="minorEastAsia"/>
          <w:noProof/>
          <w:kern w:val="0"/>
          <w:lang w:val="en-US" w:eastAsia="ja-JP"/>
        </w:rPr>
        <w:t xml:space="preserve"> mice</w:t>
      </w:r>
      <w:r w:rsidR="00FF6282">
        <w:rPr>
          <w:rFonts w:eastAsiaTheme="minorEastAsia"/>
          <w:noProof/>
          <w:kern w:val="0"/>
          <w:lang w:val="en-US" w:eastAsia="ja-JP"/>
        </w:rPr>
        <w:t xml:space="preserve"> dynamics</w:t>
      </w:r>
      <w:commentRangeStart w:id="315"/>
      <w:r w:rsidR="00D7664B" w:rsidRPr="006A5E67">
        <w:rPr>
          <w:rFonts w:eastAsiaTheme="minorEastAsia"/>
          <w:kern w:val="0"/>
          <w:lang w:val="en-US" w:eastAsia="ja-JP"/>
        </w:rPr>
        <w:t>.</w:t>
      </w:r>
      <w:commentRangeEnd w:id="315"/>
      <w:r w:rsidR="00CC0444">
        <w:rPr>
          <w:rStyle w:val="CommentReference"/>
        </w:rPr>
        <w:commentReference w:id="315"/>
      </w:r>
      <w:r w:rsidR="00D7664B" w:rsidRPr="006A5E67">
        <w:rPr>
          <w:rFonts w:eastAsiaTheme="minorEastAsia"/>
          <w:kern w:val="0"/>
          <w:lang w:val="en-US" w:eastAsia="ja-JP"/>
        </w:rPr>
        <w:t xml:space="preserve"> </w:t>
      </w:r>
      <w:r w:rsidR="00D7664B" w:rsidRPr="006A5E67">
        <w:rPr>
          <w:rFonts w:eastAsiaTheme="minorEastAsia"/>
          <w:noProof/>
          <w:kern w:val="0"/>
          <w:lang w:val="en-US" w:eastAsia="ja-JP"/>
        </w:rPr>
        <w:t>However</w:t>
      </w:r>
      <w:r w:rsidR="00D7664B" w:rsidRPr="006A5E67">
        <w:rPr>
          <w:rFonts w:eastAsiaTheme="minorEastAsia"/>
          <w:kern w:val="0"/>
          <w:lang w:val="en-US" w:eastAsia="ja-JP"/>
        </w:rPr>
        <w:t xml:space="preserve"> due to limited population numbers and data, </w:t>
      </w:r>
      <w:r w:rsidR="002822B0">
        <w:rPr>
          <w:rFonts w:eastAsiaTheme="minorEastAsia"/>
          <w:kern w:val="0"/>
          <w:lang w:val="en-US" w:eastAsia="ja-JP"/>
        </w:rPr>
        <w:t xml:space="preserve">only </w:t>
      </w:r>
      <w:r w:rsidR="00D7664B" w:rsidRPr="006A5E67">
        <w:rPr>
          <w:rFonts w:eastAsiaTheme="minorEastAsia"/>
          <w:kern w:val="0"/>
          <w:lang w:val="en-US" w:eastAsia="ja-JP"/>
        </w:rPr>
        <w:t xml:space="preserve">indices were used to represent rat interactions. </w:t>
      </w:r>
      <w:r w:rsidR="00D7664B" w:rsidRPr="006A5E67">
        <w:rPr>
          <w:rFonts w:eastAsiaTheme="minorEastAsia"/>
          <w:bCs/>
          <w:kern w:val="0"/>
          <w:lang w:val="en-US" w:eastAsia="ja-JP"/>
        </w:rPr>
        <w:t>Independent research in beech forests has shown a high correlation between indices of rats in this valley and CR data</w:t>
      </w:r>
      <w:commentRangeStart w:id="316"/>
      <w:r w:rsidR="00D7664B" w:rsidRPr="006A5E67">
        <w:rPr>
          <w:rFonts w:eastAsiaTheme="minorEastAsia"/>
          <w:bCs/>
          <w:kern w:val="0"/>
          <w:lang w:val="en-US" w:eastAsia="ja-JP"/>
        </w:rPr>
        <w:t>.</w:t>
      </w:r>
      <w:commentRangeEnd w:id="316"/>
      <w:r w:rsidR="00D7664B">
        <w:rPr>
          <w:rStyle w:val="CommentReference"/>
        </w:rPr>
        <w:commentReference w:id="316"/>
      </w:r>
      <w:r w:rsidR="00D7664B" w:rsidRPr="006A5E67">
        <w:rPr>
          <w:rFonts w:eastAsiaTheme="minorEastAsia"/>
          <w:bCs/>
          <w:kern w:val="0"/>
          <w:lang w:val="en-US" w:eastAsia="ja-JP"/>
        </w:rPr>
        <w:t xml:space="preserve"> Increasing the quality of the rat</w:t>
      </w:r>
      <w:r w:rsidR="00CC0444">
        <w:rPr>
          <w:rFonts w:eastAsiaTheme="minorEastAsia"/>
          <w:bCs/>
          <w:kern w:val="0"/>
          <w:lang w:val="en-US" w:eastAsia="ja-JP"/>
        </w:rPr>
        <w:t>/kiore</w:t>
      </w:r>
      <w:r w:rsidR="00D7664B" w:rsidRPr="006A5E67">
        <w:rPr>
          <w:rFonts w:eastAsiaTheme="minorEastAsia"/>
          <w:bCs/>
          <w:kern w:val="0"/>
          <w:lang w:val="en-US" w:eastAsia="ja-JP"/>
        </w:rPr>
        <w:t xml:space="preserve"> data </w:t>
      </w:r>
      <w:r w:rsidR="00CC0444">
        <w:rPr>
          <w:rFonts w:eastAsiaTheme="minorEastAsia"/>
          <w:bCs/>
          <w:kern w:val="0"/>
          <w:lang w:val="en-US" w:eastAsia="ja-JP"/>
        </w:rPr>
        <w:t>would</w:t>
      </w:r>
      <w:r w:rsidR="00D7664B" w:rsidRPr="006A5E67">
        <w:rPr>
          <w:rFonts w:eastAsiaTheme="minorEastAsia"/>
          <w:bCs/>
          <w:kern w:val="0"/>
          <w:lang w:val="en-US" w:eastAsia="ja-JP"/>
        </w:rPr>
        <w:t xml:space="preserve"> reduce uncertainty in </w:t>
      </w:r>
      <w:r w:rsidR="00CC0444">
        <w:rPr>
          <w:rFonts w:eastAsiaTheme="minorEastAsia"/>
          <w:bCs/>
          <w:kern w:val="0"/>
          <w:lang w:val="en-US" w:eastAsia="ja-JP"/>
        </w:rPr>
        <w:t xml:space="preserve">these </w:t>
      </w:r>
      <w:r w:rsidR="00D7664B" w:rsidRPr="006A5E67">
        <w:rPr>
          <w:rFonts w:eastAsiaTheme="minorEastAsia"/>
          <w:bCs/>
          <w:kern w:val="0"/>
          <w:lang w:val="en-US" w:eastAsia="ja-JP"/>
        </w:rPr>
        <w:t>parameter estimates.</w:t>
      </w:r>
    </w:p>
    <w:p w14:paraId="454F9065" w14:textId="14D24275" w:rsidR="00FB3488" w:rsidRDefault="004649C3" w:rsidP="006A5E67">
      <w:pPr>
        <w:wordWrap/>
        <w:spacing w:before="0" w:after="0"/>
        <w:ind w:firstLine="720"/>
        <w:rPr>
          <w:rFonts w:eastAsiaTheme="minorEastAsia"/>
          <w:bCs/>
          <w:kern w:val="0"/>
          <w:lang w:val="en-US" w:eastAsia="ja-JP"/>
        </w:rPr>
      </w:pPr>
      <w:r>
        <w:rPr>
          <w:rFonts w:eastAsiaTheme="minorEastAsia"/>
          <w:bCs/>
          <w:kern w:val="0"/>
          <w:lang w:val="en-US" w:eastAsia="ja-JP"/>
        </w:rPr>
        <w:t xml:space="preserve">Two important aspects </w:t>
      </w:r>
      <w:r w:rsidR="006D45F5">
        <w:rPr>
          <w:rFonts w:eastAsiaTheme="minorEastAsia"/>
          <w:bCs/>
          <w:kern w:val="0"/>
          <w:lang w:val="en-US" w:eastAsia="ja-JP"/>
        </w:rPr>
        <w:t xml:space="preserve">of this ecosystem </w:t>
      </w:r>
      <w:r>
        <w:rPr>
          <w:rFonts w:eastAsiaTheme="minorEastAsia"/>
          <w:bCs/>
          <w:kern w:val="0"/>
          <w:lang w:val="en-US" w:eastAsia="ja-JP"/>
        </w:rPr>
        <w:t xml:space="preserve">that </w:t>
      </w:r>
      <w:r w:rsidR="006D45F5">
        <w:rPr>
          <w:rFonts w:eastAsiaTheme="minorEastAsia"/>
          <w:bCs/>
          <w:kern w:val="0"/>
          <w:lang w:val="en-US" w:eastAsia="ja-JP"/>
        </w:rPr>
        <w:t>we do</w:t>
      </w:r>
      <w:r>
        <w:rPr>
          <w:rFonts w:eastAsiaTheme="minorEastAsia"/>
          <w:bCs/>
          <w:kern w:val="0"/>
          <w:lang w:val="en-US" w:eastAsia="ja-JP"/>
        </w:rPr>
        <w:t xml:space="preserve"> not expected to follow the same </w:t>
      </w:r>
      <w:r w:rsidR="006D45F5">
        <w:rPr>
          <w:rFonts w:eastAsiaTheme="minorEastAsia"/>
          <w:bCs/>
          <w:kern w:val="0"/>
          <w:lang w:val="en-US" w:eastAsia="ja-JP"/>
        </w:rPr>
        <w:t>results</w:t>
      </w:r>
      <w:r>
        <w:rPr>
          <w:rFonts w:eastAsiaTheme="minorEastAsia"/>
          <w:bCs/>
          <w:kern w:val="0"/>
          <w:lang w:val="en-US" w:eastAsia="ja-JP"/>
        </w:rPr>
        <w:t xml:space="preserve"> as presented here are differences in forest structure and the effects of climate change</w:t>
      </w:r>
      <w:r w:rsidR="006D45F5">
        <w:rPr>
          <w:rFonts w:eastAsiaTheme="minorEastAsia"/>
          <w:bCs/>
          <w:kern w:val="0"/>
          <w:lang w:val="en-US" w:eastAsia="ja-JP"/>
        </w:rPr>
        <w:t xml:space="preserve"> on future mice dynamics</w:t>
      </w:r>
      <w:r>
        <w:rPr>
          <w:rFonts w:eastAsiaTheme="minorEastAsia"/>
          <w:bCs/>
          <w:kern w:val="0"/>
          <w:lang w:val="en-US" w:eastAsia="ja-JP"/>
        </w:rPr>
        <w:t xml:space="preserve">. </w:t>
      </w:r>
      <w:r w:rsidR="00C8312E" w:rsidRPr="006A5E67">
        <w:rPr>
          <w:rFonts w:eastAsiaTheme="minorEastAsia"/>
          <w:bCs/>
          <w:kern w:val="0"/>
          <w:lang w:val="en-US" w:eastAsia="ja-JP"/>
        </w:rPr>
        <w:t xml:space="preserve">Mice populations monitored in more complex </w:t>
      </w:r>
      <w:r>
        <w:rPr>
          <w:rFonts w:eastAsiaTheme="minorEastAsia"/>
          <w:bCs/>
          <w:kern w:val="0"/>
          <w:lang w:val="en-US" w:eastAsia="ja-JP"/>
        </w:rPr>
        <w:t>forest eco</w:t>
      </w:r>
      <w:r w:rsidR="00C8312E" w:rsidRPr="006A5E67">
        <w:rPr>
          <w:rFonts w:eastAsiaTheme="minorEastAsia"/>
          <w:bCs/>
          <w:kern w:val="0"/>
          <w:lang w:val="en-US" w:eastAsia="ja-JP"/>
        </w:rPr>
        <w:t>system</w:t>
      </w:r>
      <w:r>
        <w:rPr>
          <w:rFonts w:eastAsiaTheme="minorEastAsia"/>
          <w:bCs/>
          <w:kern w:val="0"/>
          <w:lang w:val="en-US" w:eastAsia="ja-JP"/>
        </w:rPr>
        <w:t>s</w:t>
      </w:r>
      <w:r w:rsidR="00C8312E" w:rsidRPr="006A5E67">
        <w:rPr>
          <w:rFonts w:eastAsiaTheme="minorEastAsia"/>
          <w:bCs/>
          <w:kern w:val="0"/>
          <w:lang w:val="en-US" w:eastAsia="ja-JP"/>
        </w:rPr>
        <w:t xml:space="preserve"> highlight the interaction</w:t>
      </w:r>
      <w:r>
        <w:rPr>
          <w:rFonts w:eastAsiaTheme="minorEastAsia"/>
          <w:bCs/>
          <w:kern w:val="0"/>
          <w:lang w:val="en-US" w:eastAsia="ja-JP"/>
        </w:rPr>
        <w:t>s</w:t>
      </w:r>
      <w:r w:rsidR="00C8312E" w:rsidRPr="006A5E67">
        <w:rPr>
          <w:rFonts w:eastAsiaTheme="minorEastAsia"/>
          <w:bCs/>
          <w:kern w:val="0"/>
          <w:lang w:val="en-US" w:eastAsia="ja-JP"/>
        </w:rPr>
        <w:t xml:space="preserve"> between top-down and bottom-up effects</w:t>
      </w:r>
      <w:commentRangeStart w:id="317"/>
      <w:r>
        <w:rPr>
          <w:rFonts w:eastAsiaTheme="minorEastAsia"/>
          <w:bCs/>
          <w:kern w:val="0"/>
          <w:lang w:val="en-US" w:eastAsia="ja-JP"/>
        </w:rPr>
        <w:t>.</w:t>
      </w:r>
      <w:commentRangeEnd w:id="317"/>
      <w:r w:rsidR="006D45F5">
        <w:rPr>
          <w:rStyle w:val="CommentReference"/>
        </w:rPr>
        <w:commentReference w:id="317"/>
      </w:r>
      <w:r>
        <w:rPr>
          <w:rFonts w:eastAsiaTheme="minorEastAsia"/>
          <w:bCs/>
          <w:kern w:val="0"/>
          <w:lang w:val="en-US" w:eastAsia="ja-JP"/>
        </w:rPr>
        <w:t xml:space="preserve"> These studies s</w:t>
      </w:r>
      <w:r w:rsidR="00C8312E" w:rsidRPr="006A5E67">
        <w:rPr>
          <w:rFonts w:eastAsiaTheme="minorEastAsia"/>
          <w:bCs/>
          <w:kern w:val="0"/>
          <w:lang w:val="en-US" w:eastAsia="ja-JP"/>
        </w:rPr>
        <w:t>uggest</w:t>
      </w:r>
      <w:r w:rsidR="00996F2F" w:rsidRPr="006A5E67">
        <w:rPr>
          <w:rFonts w:eastAsiaTheme="minorEastAsia"/>
          <w:bCs/>
          <w:kern w:val="0"/>
          <w:lang w:val="en-US" w:eastAsia="ja-JP"/>
        </w:rPr>
        <w:t xml:space="preserve"> </w:t>
      </w:r>
      <w:r>
        <w:rPr>
          <w:rFonts w:eastAsiaTheme="minorEastAsia"/>
          <w:bCs/>
          <w:kern w:val="0"/>
          <w:lang w:val="en-US" w:eastAsia="ja-JP"/>
        </w:rPr>
        <w:t>that</w:t>
      </w:r>
      <w:r w:rsidR="00996F2F" w:rsidRPr="006A5E67">
        <w:rPr>
          <w:rFonts w:eastAsiaTheme="minorEastAsia"/>
          <w:bCs/>
          <w:kern w:val="0"/>
          <w:lang w:val="en-US" w:eastAsia="ja-JP"/>
        </w:rPr>
        <w:t xml:space="preserve"> rodent populations </w:t>
      </w:r>
      <w:r>
        <w:rPr>
          <w:rFonts w:eastAsiaTheme="minorEastAsia"/>
          <w:bCs/>
          <w:kern w:val="0"/>
          <w:lang w:val="en-US" w:eastAsia="ja-JP"/>
        </w:rPr>
        <w:t xml:space="preserve">would increase </w:t>
      </w:r>
      <w:r w:rsidR="00C8312E" w:rsidRPr="006A5E67">
        <w:rPr>
          <w:rFonts w:eastAsiaTheme="minorEastAsia"/>
          <w:bCs/>
          <w:kern w:val="0"/>
          <w:lang w:val="en-US" w:eastAsia="ja-JP"/>
        </w:rPr>
        <w:t xml:space="preserve">in other </w:t>
      </w:r>
      <w:r>
        <w:rPr>
          <w:rFonts w:eastAsiaTheme="minorEastAsia"/>
          <w:bCs/>
          <w:kern w:val="0"/>
          <w:lang w:val="en-US" w:eastAsia="ja-JP"/>
        </w:rPr>
        <w:t xml:space="preserve">NZ </w:t>
      </w:r>
      <w:r w:rsidR="00C8312E" w:rsidRPr="006A5E67">
        <w:rPr>
          <w:rFonts w:eastAsiaTheme="minorEastAsia"/>
          <w:bCs/>
          <w:kern w:val="0"/>
          <w:lang w:val="en-US" w:eastAsia="ja-JP"/>
        </w:rPr>
        <w:t>forest ecosystems</w:t>
      </w:r>
      <w:r w:rsidR="00253CE9">
        <w:rPr>
          <w:rFonts w:eastAsiaTheme="minorEastAsia"/>
          <w:bCs/>
          <w:kern w:val="0"/>
          <w:lang w:val="en-US" w:eastAsia="ja-JP"/>
        </w:rPr>
        <w:t xml:space="preserve"> after the removal of stoats or other invasive predators</w:t>
      </w:r>
      <w:commentRangeStart w:id="318"/>
      <w:r w:rsidR="00996F2F" w:rsidRPr="006A5E67">
        <w:rPr>
          <w:rFonts w:eastAsiaTheme="minorEastAsia"/>
          <w:bCs/>
          <w:kern w:val="0"/>
          <w:lang w:val="en-US" w:eastAsia="ja-JP"/>
        </w:rPr>
        <w:t>.</w:t>
      </w:r>
      <w:commentRangeEnd w:id="318"/>
      <w:r w:rsidR="004D04A9">
        <w:rPr>
          <w:rStyle w:val="CommentReference"/>
        </w:rPr>
        <w:commentReference w:id="318"/>
      </w:r>
      <w:r w:rsidR="00996F2F" w:rsidRPr="006A5E67">
        <w:rPr>
          <w:rFonts w:eastAsiaTheme="minorEastAsia"/>
          <w:bCs/>
          <w:kern w:val="0"/>
          <w:lang w:val="en-US" w:eastAsia="ja-JP"/>
        </w:rPr>
        <w:t xml:space="preserve"> </w:t>
      </w:r>
      <w:r w:rsidR="00253CE9">
        <w:rPr>
          <w:rFonts w:eastAsiaTheme="minorEastAsia"/>
          <w:bCs/>
          <w:kern w:val="0"/>
          <w:lang w:val="en-US" w:eastAsia="ja-JP"/>
        </w:rPr>
        <w:t>LVPP models used to m</w:t>
      </w:r>
      <w:r w:rsidR="00996F2F" w:rsidRPr="006A5E67">
        <w:rPr>
          <w:rFonts w:eastAsiaTheme="minorEastAsia"/>
          <w:bCs/>
          <w:noProof/>
          <w:kern w:val="0"/>
          <w:lang w:val="en-US" w:eastAsia="ja-JP"/>
        </w:rPr>
        <w:t>odel</w:t>
      </w:r>
      <w:r w:rsidR="00996F2F" w:rsidRPr="006A5E67">
        <w:rPr>
          <w:rFonts w:eastAsiaTheme="minorEastAsia"/>
          <w:bCs/>
          <w:kern w:val="0"/>
          <w:lang w:val="en-US" w:eastAsia="ja-JP"/>
        </w:rPr>
        <w:t xml:space="preserve"> climate change</w:t>
      </w:r>
      <w:r w:rsidR="006D45F5">
        <w:rPr>
          <w:rFonts w:eastAsiaTheme="minorEastAsia"/>
          <w:bCs/>
          <w:kern w:val="0"/>
          <w:lang w:val="en-US" w:eastAsia="ja-JP"/>
        </w:rPr>
        <w:t xml:space="preserve"> </w:t>
      </w:r>
      <w:r w:rsidR="00AE6C9A" w:rsidRPr="006A5E67">
        <w:rPr>
          <w:rFonts w:eastAsiaTheme="minorEastAsia"/>
          <w:bCs/>
          <w:kern w:val="0"/>
          <w:lang w:val="en-US" w:eastAsia="ja-JP"/>
        </w:rPr>
        <w:t>indic</w:t>
      </w:r>
      <w:r w:rsidR="00AE6C9A">
        <w:rPr>
          <w:rFonts w:eastAsiaTheme="minorEastAsia"/>
          <w:bCs/>
          <w:kern w:val="0"/>
          <w:lang w:val="en-US" w:eastAsia="ja-JP"/>
        </w:rPr>
        <w:t>ate</w:t>
      </w:r>
      <w:r w:rsidR="00C8312E" w:rsidRPr="006A5E67">
        <w:rPr>
          <w:rFonts w:eastAsiaTheme="minorEastAsia"/>
          <w:bCs/>
          <w:kern w:val="0"/>
          <w:lang w:val="en-US" w:eastAsia="ja-JP"/>
        </w:rPr>
        <w:t xml:space="preserve"> a shift to prolonged but lower overall </w:t>
      </w:r>
      <w:r w:rsidR="00996F2F" w:rsidRPr="006A5E67">
        <w:rPr>
          <w:rFonts w:eastAsiaTheme="minorEastAsia"/>
          <w:bCs/>
          <w:kern w:val="0"/>
          <w:lang w:val="en-US" w:eastAsia="ja-JP"/>
        </w:rPr>
        <w:t xml:space="preserve">mast events </w:t>
      </w:r>
      <w:r w:rsidR="00C8312E" w:rsidRPr="006A5E67">
        <w:rPr>
          <w:rFonts w:eastAsiaTheme="minorEastAsia"/>
          <w:bCs/>
          <w:kern w:val="0"/>
          <w:lang w:val="en-US" w:eastAsia="ja-JP"/>
        </w:rPr>
        <w:t xml:space="preserve">where </w:t>
      </w:r>
      <w:r w:rsidR="00996F2F" w:rsidRPr="006A5E67">
        <w:rPr>
          <w:rFonts w:eastAsiaTheme="minorEastAsia"/>
          <w:bCs/>
          <w:kern w:val="0"/>
          <w:lang w:val="en-US" w:eastAsia="ja-JP"/>
        </w:rPr>
        <w:t xml:space="preserve">it may be possible to observe mesopredator release of mice with the removal of </w:t>
      </w:r>
      <w:r w:rsidR="006D45F5">
        <w:rPr>
          <w:rFonts w:eastAsiaTheme="minorEastAsia"/>
          <w:bCs/>
          <w:kern w:val="0"/>
          <w:lang w:val="en-US" w:eastAsia="ja-JP"/>
        </w:rPr>
        <w:t>predators</w:t>
      </w:r>
      <w:commentRangeStart w:id="319"/>
      <w:r w:rsidR="00996F2F" w:rsidRPr="006A5E67">
        <w:rPr>
          <w:rFonts w:eastAsiaTheme="minorEastAsia"/>
          <w:bCs/>
          <w:kern w:val="0"/>
          <w:lang w:val="en-US" w:eastAsia="ja-JP"/>
        </w:rPr>
        <w:t>.</w:t>
      </w:r>
      <w:commentRangeEnd w:id="319"/>
      <w:r w:rsidR="004D04A9">
        <w:rPr>
          <w:rStyle w:val="CommentReference"/>
        </w:rPr>
        <w:commentReference w:id="319"/>
      </w:r>
      <w:r w:rsidR="00C8312E" w:rsidRPr="006A5E67">
        <w:rPr>
          <w:rFonts w:eastAsiaTheme="minorEastAsia"/>
          <w:bCs/>
          <w:kern w:val="0"/>
          <w:lang w:val="en-US" w:eastAsia="ja-JP"/>
        </w:rPr>
        <w:t xml:space="preserve"> </w:t>
      </w:r>
    </w:p>
    <w:p w14:paraId="4B091DB3" w14:textId="11D4185C" w:rsidR="00652D4E" w:rsidRDefault="00FB3488" w:rsidP="006A5E67">
      <w:pPr>
        <w:wordWrap/>
        <w:spacing w:before="0" w:after="0"/>
        <w:ind w:firstLine="720"/>
        <w:rPr>
          <w:noProof/>
        </w:rPr>
      </w:pPr>
      <w:r>
        <w:t xml:space="preserve">Our </w:t>
      </w:r>
      <w:r w:rsidRPr="006A5E67">
        <w:t>integrated population modelling approach and the large, high</w:t>
      </w:r>
      <w:r>
        <w:t>-</w:t>
      </w:r>
      <w:r w:rsidRPr="006A5E67">
        <w:t xml:space="preserve">quality CR data </w:t>
      </w:r>
      <w:r>
        <w:t xml:space="preserve">used to parameterise the model </w:t>
      </w:r>
      <w:r w:rsidRPr="006A5E67">
        <w:t xml:space="preserve">allows us to predict and report </w:t>
      </w:r>
      <w:r>
        <w:t xml:space="preserve">the </w:t>
      </w:r>
      <w:r w:rsidRPr="006A5E67">
        <w:t xml:space="preserve">biologically relevant effect sizes </w:t>
      </w:r>
      <w:r>
        <w:t>in this paper</w:t>
      </w:r>
      <w:r w:rsidRPr="006A5E67">
        <w:t xml:space="preserve">. </w:t>
      </w:r>
      <w:r>
        <w:t>Our results</w:t>
      </w:r>
      <w:r w:rsidRPr="006A5E67">
        <w:t xml:space="preserve"> can now be tested and assessed using the same model (Appendix 3</w:t>
      </w:r>
      <w:r>
        <w:t>; GIT reference</w:t>
      </w:r>
      <w:r w:rsidRPr="006A5E67">
        <w:t>) or against other model parameterisations.</w:t>
      </w:r>
      <w:r w:rsidRPr="006A5E67">
        <w:rPr>
          <w:rFonts w:eastAsiaTheme="minorEastAsia"/>
          <w:bCs/>
          <w:kern w:val="0"/>
          <w:lang w:val="en-US" w:eastAsia="ja-JP"/>
        </w:rPr>
        <w:t xml:space="preserve"> Many of the processes we </w:t>
      </w:r>
      <w:r>
        <w:rPr>
          <w:rFonts w:eastAsiaTheme="minorEastAsia"/>
          <w:bCs/>
          <w:kern w:val="0"/>
          <w:lang w:val="en-US" w:eastAsia="ja-JP"/>
        </w:rPr>
        <w:t xml:space="preserve">have </w:t>
      </w:r>
      <w:r w:rsidRPr="006A5E67">
        <w:rPr>
          <w:rFonts w:eastAsiaTheme="minorEastAsia"/>
          <w:bCs/>
          <w:kern w:val="0"/>
          <w:lang w:val="en-US" w:eastAsia="ja-JP"/>
        </w:rPr>
        <w:t>verified were previously hypothesized using indices of mice abundance</w:t>
      </w:r>
      <w:commentRangeStart w:id="320"/>
      <w:r w:rsidRPr="006A5E67">
        <w:rPr>
          <w:rFonts w:eastAsiaTheme="minorEastAsia"/>
          <w:bCs/>
          <w:kern w:val="0"/>
          <w:lang w:val="en-US" w:eastAsia="ja-JP"/>
        </w:rPr>
        <w:t>,</w:t>
      </w:r>
      <w:commentRangeEnd w:id="320"/>
      <w:r>
        <w:rPr>
          <w:rStyle w:val="CommentReference"/>
        </w:rPr>
        <w:commentReference w:id="320"/>
      </w:r>
      <w:r w:rsidRPr="006A5E67">
        <w:rPr>
          <w:rFonts w:eastAsiaTheme="minorEastAsia"/>
          <w:bCs/>
          <w:kern w:val="0"/>
          <w:lang w:val="en-US" w:eastAsia="ja-JP"/>
        </w:rPr>
        <w:t xml:space="preserve"> laboratory </w:t>
      </w:r>
      <w:r w:rsidRPr="006A5E67">
        <w:rPr>
          <w:rFonts w:eastAsiaTheme="minorEastAsia"/>
          <w:bCs/>
          <w:kern w:val="0"/>
          <w:lang w:val="en-US" w:eastAsia="ja-JP"/>
        </w:rPr>
        <w:lastRenderedPageBreak/>
        <w:t>experiments</w:t>
      </w:r>
      <w:commentRangeStart w:id="321"/>
      <w:r w:rsidRPr="006A5E67">
        <w:rPr>
          <w:rFonts w:eastAsiaTheme="minorEastAsia"/>
          <w:bCs/>
          <w:kern w:val="0"/>
          <w:lang w:val="en-US" w:eastAsia="ja-JP"/>
        </w:rPr>
        <w:t>,</w:t>
      </w:r>
      <w:commentRangeEnd w:id="321"/>
      <w:r>
        <w:rPr>
          <w:rStyle w:val="CommentReference"/>
        </w:rPr>
        <w:commentReference w:id="321"/>
      </w:r>
      <w:r w:rsidRPr="006A5E67">
        <w:rPr>
          <w:rFonts w:eastAsiaTheme="minorEastAsia"/>
          <w:bCs/>
          <w:kern w:val="0"/>
          <w:lang w:val="en-US" w:eastAsia="ja-JP"/>
        </w:rPr>
        <w:t xml:space="preserve"> novel systems such as remote islands</w:t>
      </w:r>
      <w:commentRangeStart w:id="322"/>
      <w:r>
        <w:rPr>
          <w:rFonts w:eastAsiaTheme="minorEastAsia"/>
          <w:bCs/>
          <w:kern w:val="0"/>
          <w:lang w:val="en-US" w:eastAsia="ja-JP"/>
        </w:rPr>
        <w:t xml:space="preserve"> </w:t>
      </w:r>
      <w:commentRangeEnd w:id="322"/>
      <w:r>
        <w:rPr>
          <w:rStyle w:val="CommentReference"/>
        </w:rPr>
        <w:commentReference w:id="322"/>
      </w:r>
      <w:r w:rsidRPr="006A5E67">
        <w:rPr>
          <w:rFonts w:eastAsiaTheme="minorEastAsia"/>
          <w:bCs/>
          <w:kern w:val="0"/>
          <w:lang w:val="en-US" w:eastAsia="ja-JP"/>
        </w:rPr>
        <w:t>and small patches of mainland forest</w:t>
      </w:r>
      <w:commentRangeStart w:id="323"/>
      <w:r w:rsidRPr="006A5E67">
        <w:rPr>
          <w:rFonts w:eastAsiaTheme="minorEastAsia"/>
          <w:bCs/>
          <w:kern w:val="0"/>
          <w:lang w:val="en-US" w:eastAsia="ja-JP"/>
        </w:rPr>
        <w:t>.</w:t>
      </w:r>
      <w:commentRangeEnd w:id="323"/>
      <w:r>
        <w:rPr>
          <w:rStyle w:val="CommentReference"/>
        </w:rPr>
        <w:commentReference w:id="323"/>
      </w:r>
      <w:r>
        <w:rPr>
          <w:rFonts w:eastAsiaTheme="minorEastAsia"/>
          <w:bCs/>
          <w:kern w:val="0"/>
          <w:lang w:val="en-US" w:eastAsia="ja-JP"/>
        </w:rPr>
        <w:t xml:space="preserve"> We have integrated these results into a framework that can now test these results in other systems that are hypothesized to be different. </w:t>
      </w:r>
      <w:r w:rsidR="00C8312E" w:rsidRPr="006A5E67">
        <w:rPr>
          <w:rFonts w:eastAsiaTheme="minorEastAsia"/>
          <w:bCs/>
          <w:kern w:val="0"/>
          <w:lang w:val="en-US" w:eastAsia="ja-JP"/>
        </w:rPr>
        <w:t xml:space="preserve">It will be important </w:t>
      </w:r>
      <w:r>
        <w:rPr>
          <w:rFonts w:eastAsiaTheme="minorEastAsia"/>
          <w:bCs/>
          <w:kern w:val="0"/>
          <w:lang w:val="en-US" w:eastAsia="ja-JP"/>
        </w:rPr>
        <w:t xml:space="preserve">for future work </w:t>
      </w:r>
      <w:r w:rsidR="00C8312E" w:rsidRPr="006A5E67">
        <w:rPr>
          <w:rFonts w:eastAsiaTheme="minorEastAsia"/>
          <w:bCs/>
          <w:kern w:val="0"/>
          <w:lang w:val="en-US" w:eastAsia="ja-JP"/>
        </w:rPr>
        <w:t>to continue monitoring th</w:t>
      </w:r>
      <w:r>
        <w:rPr>
          <w:rFonts w:eastAsiaTheme="minorEastAsia"/>
          <w:bCs/>
          <w:kern w:val="0"/>
          <w:lang w:val="en-US" w:eastAsia="ja-JP"/>
        </w:rPr>
        <w:t>is</w:t>
      </w:r>
      <w:r w:rsidR="00C8312E" w:rsidRPr="006A5E67">
        <w:rPr>
          <w:rFonts w:eastAsiaTheme="minorEastAsia"/>
          <w:bCs/>
          <w:kern w:val="0"/>
          <w:lang w:val="en-US" w:eastAsia="ja-JP"/>
        </w:rPr>
        <w:t xml:space="preserve"> system for anomalies and </w:t>
      </w:r>
      <w:r>
        <w:rPr>
          <w:rFonts w:eastAsiaTheme="minorEastAsia"/>
          <w:bCs/>
          <w:kern w:val="0"/>
          <w:lang w:val="en-US" w:eastAsia="ja-JP"/>
        </w:rPr>
        <w:t xml:space="preserve">unexpected </w:t>
      </w:r>
      <w:r w:rsidR="00C8312E" w:rsidRPr="006A5E67">
        <w:rPr>
          <w:rFonts w:eastAsiaTheme="minorEastAsia"/>
          <w:bCs/>
          <w:kern w:val="0"/>
          <w:lang w:val="en-US" w:eastAsia="ja-JP"/>
        </w:rPr>
        <w:t>patterns such as increases in other pest species, particularly rats.</w:t>
      </w:r>
      <w:r w:rsidR="00C8312E" w:rsidRPr="006A5E67">
        <w:rPr>
          <w:noProof/>
        </w:rPr>
        <w:t xml:space="preserve"> </w:t>
      </w:r>
      <w:r>
        <w:rPr>
          <w:noProof/>
        </w:rPr>
        <w:t>T</w:t>
      </w:r>
      <w:r w:rsidRPr="006A5E67">
        <w:rPr>
          <w:noProof/>
        </w:rPr>
        <w:t>he need for in</w:t>
      </w:r>
      <w:r>
        <w:rPr>
          <w:noProof/>
        </w:rPr>
        <w:t>-</w:t>
      </w:r>
      <w:r w:rsidRPr="006A5E67">
        <w:rPr>
          <w:noProof/>
        </w:rPr>
        <w:t>depth and long-term data collection to be able to identify the importance of multiple interacting factors in multi-pest dynamics.</w:t>
      </w:r>
      <w:r>
        <w:rPr>
          <w:noProof/>
        </w:rPr>
        <w:t xml:space="preserve"> </w:t>
      </w:r>
      <w:r w:rsidR="007720D6" w:rsidRPr="006A5E67">
        <w:rPr>
          <w:noProof/>
        </w:rPr>
        <w:t xml:space="preserve">This study </w:t>
      </w:r>
      <w:r w:rsidR="006D45F5">
        <w:rPr>
          <w:noProof/>
        </w:rPr>
        <w:t>clarifies th</w:t>
      </w:r>
      <w:r>
        <w:rPr>
          <w:noProof/>
        </w:rPr>
        <w:t xml:space="preserve">at mesopredator release of mice </w:t>
      </w:r>
      <w:r w:rsidR="006D45F5">
        <w:rPr>
          <w:noProof/>
        </w:rPr>
        <w:t xml:space="preserve">in </w:t>
      </w:r>
      <w:r>
        <w:rPr>
          <w:noProof/>
        </w:rPr>
        <w:t xml:space="preserve">response to stoat control is unlikely to occur at the ecosystem level in </w:t>
      </w:r>
      <w:r w:rsidR="006D45F5">
        <w:rPr>
          <w:noProof/>
        </w:rPr>
        <w:t xml:space="preserve">NZ beech </w:t>
      </w:r>
      <w:r>
        <w:rPr>
          <w:noProof/>
        </w:rPr>
        <w:t>forests.</w:t>
      </w:r>
      <w:r w:rsidR="007720D6" w:rsidRPr="006A5E67">
        <w:rPr>
          <w:noProof/>
        </w:rPr>
        <w:t xml:space="preserve"> </w:t>
      </w:r>
    </w:p>
    <w:p w14:paraId="5F49AEAB" w14:textId="28BEC41E" w:rsidR="00C2434C" w:rsidRDefault="00C2434C" w:rsidP="006A5E67">
      <w:pPr>
        <w:wordWrap/>
        <w:spacing w:before="0" w:after="0"/>
        <w:ind w:firstLine="720"/>
        <w:rPr>
          <w:noProof/>
        </w:rPr>
      </w:pPr>
    </w:p>
    <w:p w14:paraId="23C94E2F" w14:textId="33C652D4" w:rsidR="00236E13" w:rsidRDefault="00236E13" w:rsidP="00C9198C">
      <w:pPr>
        <w:widowControl/>
        <w:wordWrap/>
        <w:autoSpaceDE/>
        <w:autoSpaceDN/>
        <w:spacing w:before="0" w:line="276" w:lineRule="auto"/>
        <w:jc w:val="left"/>
        <w:rPr>
          <w:rFonts w:eastAsiaTheme="minorEastAsia"/>
          <w:bCs/>
          <w:kern w:val="0"/>
          <w:lang w:val="en-US" w:eastAsia="ja-JP"/>
        </w:rPr>
      </w:pPr>
      <w:r>
        <w:rPr>
          <w:noProof/>
        </w:rPr>
        <w:br w:type="page"/>
      </w:r>
      <w:r w:rsidR="00E067AC" w:rsidRPr="007C2D1C">
        <w:rPr>
          <w:rFonts w:ascii="Times" w:eastAsiaTheme="minorEastAsia" w:hAnsi="Times" w:cs="Times"/>
          <w:b/>
          <w:bCs/>
          <w:kern w:val="0"/>
          <w:sz w:val="42"/>
          <w:szCs w:val="42"/>
          <w:lang w:val="en-US" w:eastAsia="ja-JP"/>
        </w:rPr>
        <w:lastRenderedPageBreak/>
        <w:t>Second option Figure two</w:t>
      </w:r>
    </w:p>
    <w:p w14:paraId="10A4D400" w14:textId="5AE88873" w:rsidR="00E067AC" w:rsidRDefault="00E067AC" w:rsidP="006A5E67">
      <w:pPr>
        <w:wordWrap/>
        <w:spacing w:before="0" w:after="0"/>
        <w:ind w:firstLine="720"/>
        <w:rPr>
          <w:rFonts w:eastAsiaTheme="minorEastAsia"/>
          <w:bCs/>
          <w:kern w:val="0"/>
          <w:lang w:val="en-US" w:eastAsia="ja-JP"/>
        </w:rPr>
      </w:pPr>
      <w:r>
        <w:rPr>
          <w:rFonts w:eastAsiaTheme="minorEastAsia"/>
          <w:bCs/>
          <w:noProof/>
          <w:kern w:val="0"/>
          <w:lang w:val="en-US" w:eastAsia="ja-JP"/>
        </w:rPr>
        <w:drawing>
          <wp:inline distT="0" distB="0" distL="0" distR="0" wp14:anchorId="42673086" wp14:editId="6CBAF226">
            <wp:extent cx="5138162" cy="7935102"/>
            <wp:effectExtent l="0" t="0" r="571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lide3.JPG"/>
                    <pic:cNvPicPr/>
                  </pic:nvPicPr>
                  <pic:blipFill rotWithShape="1">
                    <a:blip r:embed="rId16">
                      <a:extLst>
                        <a:ext uri="{28A0092B-C50C-407E-A947-70E740481C1C}">
                          <a14:useLocalDpi xmlns:a14="http://schemas.microsoft.com/office/drawing/2010/main" val="0"/>
                        </a:ext>
                      </a:extLst>
                    </a:blip>
                    <a:srcRect l="4067" r="9594"/>
                    <a:stretch/>
                  </pic:blipFill>
                  <pic:spPr bwMode="auto">
                    <a:xfrm>
                      <a:off x="0" y="0"/>
                      <a:ext cx="5148539" cy="7951127"/>
                    </a:xfrm>
                    <a:prstGeom prst="rect">
                      <a:avLst/>
                    </a:prstGeom>
                    <a:ln>
                      <a:noFill/>
                    </a:ln>
                    <a:extLst>
                      <a:ext uri="{53640926-AAD7-44D8-BBD7-CCE9431645EC}">
                        <a14:shadowObscured xmlns:a14="http://schemas.microsoft.com/office/drawing/2010/main"/>
                      </a:ext>
                    </a:extLst>
                  </pic:spPr>
                </pic:pic>
              </a:graphicData>
            </a:graphic>
          </wp:inline>
        </w:drawing>
      </w:r>
    </w:p>
    <w:p w14:paraId="25C78C4E" w14:textId="2C523C10" w:rsidR="007C2D1C" w:rsidRPr="007C2D1C" w:rsidRDefault="007C2D1C" w:rsidP="006A5E67">
      <w:pPr>
        <w:wordWrap/>
        <w:spacing w:before="0" w:after="0"/>
        <w:ind w:firstLine="720"/>
        <w:rPr>
          <w:rFonts w:eastAsiaTheme="minorEastAsia"/>
          <w:bCs/>
          <w:i/>
          <w:kern w:val="0"/>
          <w:lang w:val="en-US" w:eastAsia="ja-JP"/>
        </w:rPr>
      </w:pPr>
      <w:r w:rsidRPr="007C2D1C">
        <w:rPr>
          <w:rFonts w:eastAsiaTheme="minorEastAsia"/>
          <w:bCs/>
          <w:i/>
          <w:kern w:val="0"/>
          <w:lang w:val="en-US" w:eastAsia="ja-JP"/>
        </w:rPr>
        <w:t>Figure 2 […]</w:t>
      </w:r>
    </w:p>
    <w:sectPr w:rsidR="007C2D1C" w:rsidRPr="007C2D1C" w:rsidSect="00303707">
      <w:headerReference w:type="default" r:id="rId17"/>
      <w:footerReference w:type="even" r:id="rId18"/>
      <w:footerReference w:type="default" r:id="rId19"/>
      <w:pgSz w:w="16701" w:h="16838" w:code="9"/>
      <w:pgMar w:top="1440" w:right="6235" w:bottom="1276"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nthony.Davidson" w:date="2018-05-09T14:58:00Z" w:initials="A">
    <w:p w14:paraId="29F1D873" w14:textId="77777777" w:rsidR="00914E86" w:rsidRDefault="00914E86" w:rsidP="00A07062">
      <w:pPr>
        <w:pStyle w:val="CommentText"/>
      </w:pPr>
      <w:r>
        <w:rPr>
          <w:rStyle w:val="CommentReference"/>
        </w:rPr>
        <w:annotationRef/>
      </w:r>
      <w:r>
        <w:t>Decisions I have made:</w:t>
      </w:r>
    </w:p>
    <w:p w14:paraId="3E0977AA" w14:textId="77777777" w:rsidR="00914E86" w:rsidRDefault="00914E86" w:rsidP="005E27E0">
      <w:pPr>
        <w:pStyle w:val="CommentText"/>
        <w:numPr>
          <w:ilvl w:val="0"/>
          <w:numId w:val="39"/>
        </w:numPr>
      </w:pPr>
      <w:r>
        <w:t>Throughout document I am comparing phases.</w:t>
      </w:r>
    </w:p>
    <w:p w14:paraId="0C407DF7" w14:textId="77777777" w:rsidR="00914E86" w:rsidRDefault="00914E86" w:rsidP="005E27E0">
      <w:pPr>
        <w:pStyle w:val="CommentText"/>
        <w:numPr>
          <w:ilvl w:val="0"/>
          <w:numId w:val="39"/>
        </w:numPr>
      </w:pPr>
      <w:r>
        <w:t>Invasive predators NOT pests or top predators</w:t>
      </w:r>
    </w:p>
    <w:p w14:paraId="212D31F7" w14:textId="77777777" w:rsidR="00914E86" w:rsidRDefault="00914E86" w:rsidP="005E27E0">
      <w:pPr>
        <w:pStyle w:val="CommentText"/>
        <w:numPr>
          <w:ilvl w:val="0"/>
          <w:numId w:val="39"/>
        </w:numPr>
      </w:pPr>
      <w:r w:rsidRPr="002B70DA">
        <w:t xml:space="preserve">Areas with and without stoats </w:t>
      </w:r>
      <w:r>
        <w:t>≠</w:t>
      </w:r>
      <w:r w:rsidRPr="002B70DA">
        <w:t xml:space="preserve"> areas with and without stoat control….</w:t>
      </w:r>
      <w:r>
        <w:t xml:space="preserve"> </w:t>
      </w:r>
      <w:r w:rsidRPr="005E27E0">
        <w:rPr>
          <w:u w:val="single"/>
        </w:rPr>
        <w:t>stoat control</w:t>
      </w:r>
      <w:r>
        <w:t xml:space="preserve"> not stoat absence</w:t>
      </w:r>
    </w:p>
    <w:p w14:paraId="5DE2A446" w14:textId="77777777" w:rsidR="00914E86" w:rsidRDefault="00914E86" w:rsidP="005E27E0">
      <w:pPr>
        <w:pStyle w:val="CommentText"/>
        <w:numPr>
          <w:ilvl w:val="0"/>
          <w:numId w:val="39"/>
        </w:numPr>
      </w:pPr>
      <w:r>
        <w:t>Resource availability generally -&gt; beech seed</w:t>
      </w:r>
    </w:p>
    <w:p w14:paraId="5AC4FF93" w14:textId="77777777" w:rsidR="00914E86" w:rsidRDefault="00914E86">
      <w:pPr>
        <w:pStyle w:val="CommentText"/>
      </w:pPr>
    </w:p>
  </w:comment>
  <w:comment w:id="19" w:author="Anthony.Davidson" w:date="2018-05-09T14:10:00Z" w:initials="A">
    <w:p w14:paraId="315DA4DE" w14:textId="1C3979BA" w:rsidR="00914E86" w:rsidRDefault="00914E86">
      <w:pPr>
        <w:pStyle w:val="CommentText"/>
      </w:pPr>
      <w:r>
        <w:rPr>
          <w:rStyle w:val="CommentReference"/>
        </w:rPr>
        <w:annotationRef/>
      </w:r>
      <w:r>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"DOI" : "10.1111/j.1474-919X.2006.00579.x", "ISBN" : "0019-1019", "ISSN" : "00191019", "PMID" : "11692", "abstract" : "In the Holarctic, predation by mustelids on birds is often linked to population cycles of rodents (especially voles and lemmings) because birds may be buffered against mustelid predation at high rodent densities. By contrast, interguild relationships between introduced mustelids and rodents can have very different consequences for native birds in ecosystems where mustelids have been introduced. Here, we consider the interactions between Stoats Mustela erminea, feral House Mice Mus musculus and native birds in New Zealand beech Nothofagus spp. forests. We conclude that buffering to protect birds from Stoat predation normally fails in these systems, because peak populations of mice in these forests are low by Holarctic standards, and mice usually do not become sufficiently abundant to distract increased numbers of Stoats from preying on birds. However, temporary buffering is possible during rare episodes of extreme mouse abundance.", "author" : [ { "dropping-particle" : "", "family" : "White", "given" : "Piran C L", "non-dropping-particle" : "", "parse-names" : false, "suffix" : "" }, { "dropping-particle" : "", "family" : "King", "given" : "Carolyn M.", "non-dropping-particle" : "", "parse-names" : false, "suffix" : "" } ], "container-title" : "Ibis", "id" : "ITEM-1", "issue" : "4", "issued" : { "date-parts" : [ [ "2006" ] ] }, "page" : "765-771", "title" : "Predation on native birds in New Zealand beech forests: the role of functional relationships between Stoats &lt;i&gt;Mustela erminea&lt;/i&gt; and rodents", "type" : "article-journal", "volume" : "148" }, "uris" : [ "http://www.mendeley.com/documents/?uuid=702fa0a7-6a98-4509-a15b-71f25d788e4d" ] } ], "mendeley" : { "formattedCitation" : "(White &amp; King 2006)", "plainTextFormattedCitation" : "(White &amp; King 2006)" }, "properties" : { "noteIndex" : 0 }, "schema" : "https://github.com/citation-style-language/schema/raw/master/csl-citation.json" }</w:instrText>
      </w:r>
      <w:r>
        <w:rPr>
          <w:rFonts w:eastAsiaTheme="minorEastAsia"/>
          <w:bCs/>
          <w:kern w:val="0"/>
          <w:lang w:val="en-US" w:eastAsia="ja-JP"/>
        </w:rPr>
        <w:fldChar w:fldCharType="separate"/>
      </w:r>
      <w:r w:rsidRPr="00C80477">
        <w:rPr>
          <w:rFonts w:eastAsiaTheme="minorEastAsia"/>
          <w:bCs/>
          <w:noProof/>
          <w:kern w:val="0"/>
          <w:lang w:val="en-US" w:eastAsia="ja-JP"/>
        </w:rPr>
        <w:t>(White &amp; King 2006)</w:t>
      </w:r>
      <w:r>
        <w:rPr>
          <w:rFonts w:eastAsiaTheme="minorEastAsia"/>
          <w:bCs/>
          <w:kern w:val="0"/>
          <w:lang w:val="en-US" w:eastAsia="ja-JP"/>
        </w:rPr>
        <w:fldChar w:fldCharType="end"/>
      </w:r>
      <w:r>
        <w:rPr>
          <w:rFonts w:eastAsiaTheme="minorEastAsia"/>
          <w:bCs/>
          <w:kern w:val="0"/>
          <w:lang w:val="en-US" w:eastAsia="ja-JP"/>
        </w:rPr>
        <w:t xml:space="preserve"> – Role of predation on NZ birds</w:t>
      </w:r>
    </w:p>
  </w:comment>
  <w:comment w:id="28" w:author="Anthony R Davidson" w:date="2018-04-10T18:57:00Z" w:initials="ARD">
    <w:p w14:paraId="31AEABFF" w14:textId="66214397" w:rsidR="00914E86" w:rsidRDefault="00914E86">
      <w:pPr>
        <w:pStyle w:val="CommentText"/>
      </w:pPr>
      <w:r>
        <w:rPr>
          <w:rStyle w:val="CommentReference"/>
        </w:rPr>
        <w:annotationRef/>
      </w:r>
      <w:r w:rsidRPr="006A5E67">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"author" : [ { "dropping-particle" : "", "family" : "Towns", "given" : "David R", "non-dropping-particle" : "", "parse-names" : false, "suffix" : "" } ], "container-title" : "Island invasives: eradication and management", "id" : "ITEM-1", "issued" : { "date-parts" : [ [ "2011" ] ] }, "page" : "364-371", "title" : "Eradications of vertebrate pests from islands around New Zealand: what have we delivered and what have we learned?", "type" : "article-journal" }, "uris" : [ "http://www.mendeley.com/documents/?uuid=62e43d9f-2eb7-440e-83bd-ffeaf8119d5d" ] }, { "id" : "ITEM-2", "itemData" : { "DOI" : "10.1146/annurev.ecolsys.29.1.113", "ISBN" : "0066-4162", "ISSN" : "0066-4162", "PMID" : "4501314", "abstract" : "The accidental introduction of the brown treesnake (Boiga irregularis) on Guam around 1950 induced a cascade of extirpations that may be unprecedented among historical extinction events in taxonomic scope and severity. Birds, bats, and reptiles were affected, and by 1990 most forested areas on Guam retained only three native vertebrates, all of which were small lizards. Of the hypotheses to account for the severity of this extinction event, we find some support for the importance of lack of coevolution between introduced predator and prey, avail- ability of alternate prey, extraordinary predatory capabilities of the snake, and vulnerabilities of the Guam ecosystem. In addition, there were important interac- tions among these factors, especially the presence of introduced prey (possessing coevolutionary experience) that were thus able to maintain their populations and provide alternate prey to the introduced predator while it was driving the native prey species to extinction. This complex of vulnerabilities is common on oceanic islands.", "author" : [ { "dropping-particle" : "", "family" : "Fritts", "given" : "Thomas H.", "non-dropping-particle" : "", "parse-names" : false, "suffix" : "" }, { "dropping-particle" : "", "family" : "Rodda", "given" : "Gordon H.", "non-dropping-particle" : "", "parse-names" : false, "suffix" : "" } ], "container-title" : "Annual Review of Ecology and Systematics", "id" : "ITEM-2", "issue" : "1", "issued" : { "date-parts" : [ [ "1998" ] ] }, "page" : "113-140", "title" : "THE ROLE OF INTRODUCED SPECIES IN THE DEGRADATION OF ISLAND ECOSYSTEMS: A Case History of Guam1", "type" : "article-journal", "volume" : "29" }, "uris" : [ "http://www.mendeley.com/documents/?uuid=91ea34d9-1812-429e-9ca8-859b75d6de82", "http://www.mendeley.com/documents/?uuid=39a7da2d-0689-4694-906d-bac6832b14e6" ] }, { "id" : "ITEM-3", "itemData" : { "DOI" : "10.1111/j.1523-1739.2004.00442.x", "ISBN" : "0888-8892", "ISSN" : "08888892", "PMID" : "12564677", "abstract" : "Feral cats are directly responsible for a large percentage of global extinctions, particularly on islands. We reviewed feral cat eradication programs with the intent of providing information for future island conservation actions. Most insular cat introductions date from the nineteenth and twentieth centuries, whereas successful eradication programs have been carried out in the last 30 years, most in the last decade. Globally, feral cats have been removed from at least 48 islands: 16 in Baja California (Mexico), 10 in New Zealand, 5 in Australia, 4 in the Pacific Ocean, 4 in Seychelles, 3 in the sub-Antarctic, 3 in Macaronesia (Atlantic Ocean), 2 in Mauritius, and 1 in the Caribbean. The majority of these islands (75%; n = 36) are small (less than or equal to5 km(2)). The largest successful eradication campaign took place on Marion Island (290 km(2)), but cats have been successfully removed from only 10 islands (21%) of greater than or equal to 10 km(2). On Cousine Island (Seychelles) cat density reached 243 cats/km(2), but on most islands densities did not exceed 79.2 cats/km(2) (n = 22; 81%). The most common methods in successful eradication programs were trapping and hunting (often with dogs; 91% from a total of 43 islands). Frequently, these methods were used together. Other methods included poisoning (1080; monofluoracetate in fish baits, n = 13; 31%), secondary poisoning from poisoned rats (n = 4; 10%), and introduction of viral disease (feline panleucopaenia; n = 2; 5%). Impacts from cat predation and, more recently, the benefits of cat eradications have been increasingly documented. These impacts and benefits, combined with the continued success of eradication campaigns on larger islands, show the value and role of feral cat eradications in biodiversity conservation. However, new and more efficient techniques used in combination with current techniques will likely be needed for success on larger islands.", "author" : [ { "dropping-particle" : "", "family" : "Nogales", "given" : "Manuel", "non-dropping-particle" : "", "parse-names" : false, "suffix" : "" }, { "dropping-particle" : "", "family" : "Mart\u00edn", "given" : "Aurelio", "non-dropping-particle" : "", "parse-names" : false, "suffix" : "" }, { "dropping-particle" : "", "family" : "Tershy", "given" : "Bernie R.", "non-dropping-particle" : "", "parse-names" : false, "suffix" : "" }, { "dropping-particle" : "", "family" : "Donlan", "given" : "C. Josh", "non-dropping-particle" : "", "parse-names" : false, "suffix" : "" }, { "dropping-particle" : "", "family" : "Veitch", "given" : "Dick", "non-dropping-particle" : "", "parse-names" : false, "suffix" : "" }, { "dropping-particle" : "", "family" : "Puerta", "given" : "N\u00e9stor", "non-dropping-particle" : "", "parse-names" : false, "suffix" : "" }, { "dropping-particle" : "", "family" : "Wood", "given" : "Bill", "non-dropping-particle" : "", "parse-names" : false, "suffix" : "" }, { "dropping-particle" : "", "family" : "Alonso", "given" : "Jes\u00fas", "non-dropping-particle" : "", "parse-names" : false, "suffix" : "" } ], "container-title" : "Conservation Biology", "id" : "ITEM-3", "issue" : "2", "issued" : { "date-parts" : [ [ "2004" ] ] }, "page" : "310-319", "title" : "A review of feral cat eradication on islands", "type" : "article-journal", "volume" : "18" }, "uris" : [ "http://www.mendeley.com/documents/?uuid=99127fa0-ade6-46ee-a0f7-4b6a6ace8e92" ] }, { "id" : "ITEM-4", "itemData" : { "DOI" : "10.1016/j.biocon.2015.01.009", "ISBN" : "0006-3207", "ISSN" : "00063207", "abstract" : "Invasive rats have found their way to most islands throughout the world, where they have had and continue to have severe negative impacts on insular biota. Techniques developed in temperate regions to eradicate invasive rats from islands have proven to be one of the most powerful conservation tools available for island restoration. Tropical islands contain unique biodiversity also threatened by invasive rats, but eradication attempts in tropical environments have a higher failure rate. In particular rat eradications have failed more often on islands with high mean annual temperatures, and medium levels of annual precipitation which remain constant throughout the year. How these tropical ecological conditions interact to influence the likelihood of eradication success remains poorly understood. To synthesise current knowledge on the eradication of rats on tropical islands this special issue presents nine papers following a workshop reviewing tropical island rat eradications convened in Auckland, New Zealand in August 2013. These papers present state-of-the-art reviews of the field, best practice recommendations for operational implementation, novel research on rat ecology which will inform future eradication planning, and evidence of species recovery following rat eradication. In the future, biologists will need to contribute to our understanding of tropical island dynamics, particularly with respect to rat eradication, while eradication practitioners should seek to understand more deeply the role of tropical environments in eradication success, so that the implementation and success rate of tropical island rat eradications can increase, and the potential for tropical island restoration fully realised.", "author" : [ { "dropping-particle" : "", "family" : "Russell", "given" : "James C.", "non-dropping-particle" : "", "parse-names" : false, "suffix" : "" }, { "dropping-particle" : "", "family" : "Holmes", "given" : "Nick D.", "non-dropping-particle" : "", "parse-names" : false, "suffix" : "" } ], "container-title" : "Biological Conservation", "id" : "ITEM-4", "issue" : "March", "issued" : { "date-parts" : [ [ "2015" ] ] }, "page" : "1-7", "title" : "Tropical island conservation: Rat eradication for species recovery", "type" : "article-journal", "volume" : "185" }, "uris" : [ "http://www.mendeley.com/documents/?uuid=441ebc40-03a4-46ae-b896-cf1876fc3b83" ] } ], "mendeley" : { "formattedCitation" : "(Fritts &amp; Rodda 1998; Nogales &lt;i&gt;et al.&lt;/i&gt; 2004; Towns 2011; Russell &amp; Holmes 2015)", "plainTextFormattedCitation" : "(Fritts &amp; Rodda 1998; Nogales et al. 2004; Towns 2011; Russell &amp; Holmes 2015)", "previouslyFormattedCitation" : "(Fritts &amp; Rodda 1998; Nogales &lt;i&gt;et al.&lt;/i&gt; 2004; Towns 2011; Russell &amp; Holmes 2015)" }, "properties" : {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 xml:space="preserve">(Fritts &amp; Rodda 1998; Nogales </w:t>
      </w:r>
      <w:r w:rsidRPr="006A5E67">
        <w:rPr>
          <w:rFonts w:eastAsiaTheme="minorEastAsia"/>
          <w:bCs/>
          <w:i/>
          <w:noProof/>
          <w:kern w:val="0"/>
          <w:lang w:val="en-US" w:eastAsia="ja-JP"/>
        </w:rPr>
        <w:t>et al.</w:t>
      </w:r>
      <w:r w:rsidRPr="006A5E67">
        <w:rPr>
          <w:rFonts w:eastAsiaTheme="minorEastAsia"/>
          <w:bCs/>
          <w:noProof/>
          <w:kern w:val="0"/>
          <w:lang w:val="en-US" w:eastAsia="ja-JP"/>
        </w:rPr>
        <w:t xml:space="preserve"> 2004; Towns 2011; Russell &amp; Holmes 2015)</w:t>
      </w:r>
      <w:r w:rsidRPr="006A5E67">
        <w:rPr>
          <w:rFonts w:eastAsiaTheme="minorEastAsia"/>
          <w:bCs/>
          <w:kern w:val="0"/>
          <w:lang w:val="en-US" w:eastAsia="ja-JP"/>
        </w:rPr>
        <w:fldChar w:fldCharType="end"/>
      </w:r>
      <w:r>
        <w:rPr>
          <w:rFonts w:eastAsiaTheme="minorEastAsia"/>
          <w:bCs/>
          <w:kern w:val="0"/>
          <w:lang w:val="en-US" w:eastAsia="ja-JP"/>
        </w:rPr>
        <w:t xml:space="preserve"> – examples of invasive species removal</w:t>
      </w:r>
    </w:p>
  </w:comment>
  <w:comment w:id="29" w:author="Anthony R Davidson" w:date="2018-04-10T18:57:00Z" w:initials="ARD">
    <w:p w14:paraId="36028B62" w14:textId="3AC69629" w:rsidR="00914E86" w:rsidRDefault="00914E86">
      <w:pPr>
        <w:pStyle w:val="CommentText"/>
      </w:pPr>
      <w:r>
        <w:rPr>
          <w:rStyle w:val="CommentReference"/>
        </w:rPr>
        <w:annotationRef/>
      </w:r>
      <w:r w:rsidRPr="006A5E67">
        <w:rPr>
          <w:rFonts w:eastAsiaTheme="minorEastAsia"/>
          <w:bCs/>
          <w:noProof/>
          <w:kern w:val="0"/>
          <w:lang w:val="en-US" w:eastAsia="ja-JP"/>
        </w:rPr>
        <w:fldChar w:fldCharType="begin" w:fldLock="1"/>
      </w:r>
      <w:r w:rsidRPr="006A5E67">
        <w:rPr>
          <w:rFonts w:eastAsiaTheme="minorEastAsia"/>
          <w:bCs/>
          <w:noProof/>
          <w:kern w:val="0"/>
          <w:lang w:val="en-US" w:eastAsia="ja-JP"/>
        </w:rPr>
        <w:instrText>ADDIN CSL_CITATION { "citationItems" : [ { "id" : "ITEM-1", "itemData" : { "DOI" : "10.1046/j.1365-2656.1999.00285.x", "ISBN" : "0122333667", "ISSN" : "00218790", "PMID" : "2257", "abstract" : "[ Introduced predators account for a large part of the extinction of endemic insular species\\ which constitutes a major component of the loss of biodiversity among vertebrates[ Eradication of alien predators from these ecosystems is often considered the best solution[ 1[ In some ecosystems\\ however\\ it can generate a greater threat for endemic prey through what is called the {mesopredator release|[ This process predicts that\\ once superpredators are suppressed\\ a burst of mesopredators may follow which leads their shared prey to extinction[ 2[ This process is studied through a mathematical model describing a three species system \"prey\u00d0mesopredator\u00d0superpredator#[ Analysis of the model\\ with and without control of meso! and superpredators\\ shows that this process does indeed exist and can drive shared prey to rapid extinction[ 3[ This work emphasizes that\\ although counter!intuitive\\ eradication of introduced superpredators\\ such as feral domestic cats\\ is not always the best solution to protect endemic prey when introduced mesopredators\\ such as rats\\ are also present[", "author" : [ { "dropping-particle" : "", "family" : "Courchamp", "given" : "Franck", "non-dropping-particle" : "", "parse-names" : false, "suffix" : "" }, { "dropping-particle" : "", "family" : "Langlais", "given" : "Michel", "non-dropping-particle" : "", "parse-names" : false, "suffix" : "" }, { "dropping-particle" : "", "family" : "Sugihara", "given" : "George", "non-dropping-particle" : "", "parse-names" : false, "suffix" : "" } ], "container-title" : "Journal of Animal Ecology", "id" : "ITEM-1", "issue" : "2", "issued" : { "date-parts" : [ [ "1999" ] ] }, "page" : "282-292", "title" : "Cats protecting birds: Modelling the mesopredator release effect", "type" : "article-journal", "volume" : "68" }, "uris" : [ "http://www.mendeley.com/documents/?uuid=40dc629b-fbfb-47d6-a845-37982411c576" ] }, { "id" : "ITEM-2", "itemData" : { "abstract" : "The distribution of native, chaparral-requiring bird species was determined for 37 isolated fragments of canyon habitat ranging in size from 0.4 to 104 hectares in coastal, urban San Diego County, California The area of chaparral habitat and canyon age (time since isolation of the habitat fragment) explains most of the variation in the number of chaparral-requiring bird species. In addition, the distribution of native predators may influence species num- ber. There is statistical evidence that coyotes control the pop- ulations of smaller predators such as foxes and domestic cats. The absence of coyotes may lead to higher levels of predation by a process of mesopredator release. The distance of canyons from other patches of chaparral habitat does not add significantly to the explained variance in chaparral- requiring species number-probably because of the virtual inability of most chaparral-requiring species to disperse through developed areas and nonscrub habitats. These re- sults and other lines of evidence suggest that chaparral- requiring birds in isolated canyons have very high rates of extinction, in part because of their low vagility. The best predictors of vulnerability of the individual species are their abundances (densities) in undisturbed habitat and their body sizes; together these two variables account for 95 per- cent of the variation in canyon occupancy. A hypothesis is proposed to account for the similarity between the steep slopes of species-area curves for chaparral-requiring birds and the slopes for some forest birds on small islands or in habitat fragments. The provision of corridors appears to be the most effective design and planning featuref or preventing the elimination of chaparral-requiring species in a fragmented landscape.", "author" : [ { "dropping-particle" : "", "family" : "Soule", "given" : "Michael E", "non-dropping-particle" : "", "parse-names" : false, "suffix" : "" }, { "dropping-particle" : "", "family" : "Bolger", "given" : "Douglas T", "non-dropping-particle" : "", "parse-names" : false, "suffix" : "" }, { "dropping-particle" : "", "family" : "Alberts", "given" : "Allison C", "non-dropping-particle" : "", "parse-names" : false, "suffix" : "" }, { "dropping-particle" : "", "family" : "Wright", "given" : "John", "non-dropping-particle" : "", "parse-names" : false, "suffix" : "" }, { "dropping-particle" : "", "family" : "Hill", "given" : "Scott", "non-dropping-particle" : "", "parse-names" : false, "suffix" : "" } ], "container-title" : "Conservation Biology", "id" : "ITEM-2", "issue" : "1", "issued" : { "date-parts" : [ [ "1988" ] ] }, "page" : "75-92", "title" : "Reconstructed dynamics of rapid extinctions of chaparral-requiring birds in urban habitat islands", "type" : "article-journal", "volume" : "2" }, "uris" : [ "http://www.mendeley.com/documents/?uuid=5f7880fe-bb30-46e7-919e-02f92762ca64" ] } ], "mendeley" : { "formattedCitation" : "(Soule &lt;i&gt;et al.&lt;/i&gt; 1988; Courchamp, Langlais &amp; Sugihara 1999)", "manualFormatting" : "(Soule et al. 1988)", "plainTextFormattedCitation" : "(Soule et al. 1988; Courchamp, Langlais &amp; Sugihara 1999)", "previouslyFormattedCitation" : "(Soule &lt;i&gt;et al.&lt;/i&gt; 1988; Courchamp, Langlais &amp; Sugihara 1999)" }, "properties" : {  }, "schema" : "https://github.com/citation-style-language/schema/raw/master/csl-citation.json" }</w:instrText>
      </w:r>
      <w:r w:rsidRPr="006A5E67">
        <w:rPr>
          <w:rFonts w:eastAsiaTheme="minorEastAsia"/>
          <w:bCs/>
          <w:noProof/>
          <w:kern w:val="0"/>
          <w:lang w:val="en-US" w:eastAsia="ja-JP"/>
        </w:rPr>
        <w:fldChar w:fldCharType="separate"/>
      </w:r>
      <w:r w:rsidRPr="006A5E67">
        <w:rPr>
          <w:rFonts w:eastAsiaTheme="minorEastAsia"/>
          <w:bCs/>
          <w:noProof/>
          <w:kern w:val="0"/>
          <w:lang w:val="en-US" w:eastAsia="ja-JP"/>
        </w:rPr>
        <w:t xml:space="preserve">(Soule </w:t>
      </w:r>
      <w:r w:rsidRPr="006A5E67">
        <w:rPr>
          <w:rFonts w:eastAsiaTheme="minorEastAsia"/>
          <w:bCs/>
          <w:i/>
          <w:noProof/>
          <w:kern w:val="0"/>
          <w:lang w:val="en-US" w:eastAsia="ja-JP"/>
        </w:rPr>
        <w:t>et al.</w:t>
      </w:r>
      <w:r w:rsidRPr="006A5E67">
        <w:rPr>
          <w:rFonts w:eastAsiaTheme="minorEastAsia"/>
          <w:bCs/>
          <w:noProof/>
          <w:kern w:val="0"/>
          <w:lang w:val="en-US" w:eastAsia="ja-JP"/>
        </w:rPr>
        <w:t xml:space="preserve"> 1988)</w:t>
      </w:r>
      <w:r w:rsidRPr="006A5E67">
        <w:rPr>
          <w:rFonts w:eastAsiaTheme="minorEastAsia"/>
          <w:bCs/>
          <w:noProof/>
          <w:kern w:val="0"/>
          <w:lang w:val="en-US" w:eastAsia="ja-JP"/>
        </w:rPr>
        <w:fldChar w:fldCharType="end"/>
      </w:r>
      <w:r>
        <w:rPr>
          <w:rFonts w:eastAsiaTheme="minorEastAsia"/>
          <w:bCs/>
          <w:noProof/>
          <w:kern w:val="0"/>
          <w:lang w:val="en-US" w:eastAsia="ja-JP"/>
        </w:rPr>
        <w:t xml:space="preserve"> </w:t>
      </w:r>
      <w:r w:rsidRPr="006A5E67">
        <w:rPr>
          <w:rFonts w:eastAsiaTheme="minorEastAsia"/>
          <w:bCs/>
          <w:noProof/>
          <w:kern w:val="0"/>
          <w:lang w:val="en-US" w:eastAsia="ja-JP"/>
        </w:rPr>
        <w:t xml:space="preserve">Letnic &amp; Crowther 2009; Prugh </w:t>
      </w:r>
      <w:r w:rsidRPr="006A5E67">
        <w:rPr>
          <w:rFonts w:eastAsiaTheme="minorEastAsia"/>
          <w:bCs/>
          <w:i/>
          <w:noProof/>
          <w:kern w:val="0"/>
          <w:lang w:val="en-US" w:eastAsia="ja-JP"/>
        </w:rPr>
        <w:t>et al.</w:t>
      </w:r>
      <w:r w:rsidRPr="006A5E67">
        <w:rPr>
          <w:rFonts w:eastAsiaTheme="minorEastAsia"/>
          <w:bCs/>
          <w:noProof/>
          <w:kern w:val="0"/>
          <w:lang w:val="en-US" w:eastAsia="ja-JP"/>
        </w:rPr>
        <w:t xml:space="preserve"> 2009)</w:t>
      </w:r>
    </w:p>
  </w:comment>
  <w:comment w:id="41" w:author="Anthony R Davidson" w:date="2018-04-10T19:26:00Z" w:initials="ARD">
    <w:p w14:paraId="341712E2" w14:textId="4B08CC33" w:rsidR="00914E86" w:rsidRDefault="00914E86" w:rsidP="00C33A74">
      <w:pPr>
        <w:pStyle w:val="NormalWeb"/>
      </w:pPr>
      <w:r>
        <w:rPr>
          <w:rStyle w:val="CommentReference"/>
        </w:rPr>
        <w:annotationRef/>
      </w:r>
      <w:r w:rsidRPr="006C15A0">
        <w:rPr>
          <w:rFonts w:eastAsia="Times New Roman"/>
          <w:lang w:val="en-GB" w:eastAsia="en-GB"/>
        </w:rPr>
        <w:t xml:space="preserve">Griffiths K 1999. Stoat control in New Zealand: a review. </w:t>
      </w:r>
      <w:r>
        <w:t>Only a thesis but the exact title: Find better ones</w:t>
      </w:r>
    </w:p>
  </w:comment>
  <w:comment w:id="68" w:author="Anthony R Davidson" w:date="2018-04-10T18:57:00Z" w:initials="ARD">
    <w:p w14:paraId="4A0A5F4E" w14:textId="78B26499" w:rsidR="00914E86" w:rsidRDefault="00914E86">
      <w:pPr>
        <w:pStyle w:val="CommentText"/>
      </w:pPr>
      <w:r>
        <w:rPr>
          <w:rStyle w:val="CommentReference"/>
        </w:rPr>
        <w:annotationRef/>
      </w:r>
      <w:r w:rsidRPr="006A5E67">
        <w:rPr>
          <w:rFonts w:eastAsiaTheme="minorEastAsia"/>
          <w:bCs/>
          <w:noProof/>
          <w:kern w:val="0"/>
          <w:lang w:val="en-US" w:eastAsia="ja-JP"/>
        </w:rPr>
        <w:fldChar w:fldCharType="begin" w:fldLock="1"/>
      </w:r>
      <w:r>
        <w:rPr>
          <w:rFonts w:eastAsiaTheme="minorEastAsia"/>
          <w:bCs/>
          <w:noProof/>
          <w:kern w:val="0"/>
          <w:lang w:val="en-US" w:eastAsia="ja-JP"/>
        </w:rPr>
        <w:instrText>ADDIN CSL_CITATION { "citationItems" : [ { "id" : "ITEM-1", "itemData" : { "ISBN" : "0110-6465", "ISSN" : "01106465", "PMID" : "10195", "abstract" : "To enhance the breeding success and survival of kaka (Nestor meridionalis) and mohua (Mohoua ochrocephala), we initiated stoat (Mustela erminea) control in the Eglinton Valley (13 000 ha), Fiordland, New Zealand using a single 40 km line of traps spaced 200 m apart with traps set continuously. This low intensity stoat control regime permitted successful kaka breeding and fledgling survival was high. A large irruption of rats, probably due to two consecutive years of heavy seeding by beech and mild winters, complicated assessment of the benefits of the technique for protecting breeding mohua. However, no stoat predation on breeding was recorded.", "author" : [ { "dropping-particle" : "", "family" : "Dilks", "given" : "Peter", "non-dropping-particle" : "", "parse-names" : false, "suffix" : "" }, { "dropping-particle" : "", "family" : "Willans", "given" : "Murray", "non-dropping-particle" : "", "parse-names" : false, "suffix" : "" }, { "dropping-particle" : "", "family" : "Pryde", "given" : "Moira", "non-dropping-particle" : "", "parse-names" : false, "suffix" : "" }, { "dropping-particle" : "", "family" : "Fraser", "given" : "Ian", "non-dropping-particle" : "", "parse-names" : false, "suffix" : "" } ], "container-title" : "New Zealand Journal of Ecology", "id" : "ITEM-1", "issue" : "1", "issued" : { "date-parts" : [ [ "2003" ] ] }, "page" : "1-9", "title" : "Large scale stoat control to protect mohua (Mohoua ochrocephala) and kaka (Nestor meridionalis) in the Eglinton Valley, Fiordland, New Zealand", "type" : "article-journal", "volume" : "27" }, "uris" : [ "http://www.mendeley.com/documents/?uuid=ba86cbd1-8997-4391-9425-6470224848b6" ] }, { "id" : "ITEM-2", "itemData" : { "ISSN" : "00294470", "PMID" : "10348", "abstract" : "Breeding Mohua (Yellowhead, Mohoua ochrocephala; Passeriformes) have been intensively monitored in the Eglinton Valley, Fiordland, since 1990. Birds were individually colour-banded and their territories mapped. Trapping and poisoning stoats (Mustela erminea) resulted in a large increase in Mohua numbers, but the population declined abruptly in winter 1996 following a period of unusually low temperatures. Details of the increase in numbers are presented and the reasons for the subsequent sharp population decline are discussed.", "author" : [ { "dropping-particle" : "", "family" : "Dilks", "given" : "Peter", "non-dropping-particle" : "", "parse-names" : false, "suffix" : "" } ], "container-title" : "Notornis", "id" : "ITEM-2", "issue" : "3", "issued" : { "date-parts" : [ [ "1999" ] ] }, "page" : "323-332", "title" : "Recovery of a Mohua (&lt;i&gt;Mohoua ochrocephala&lt;/i&gt;) population following predator control in the Eglinton Valley, Fiordland, New Zealand", "type" : "article-journal", "volume" : "46" }, "uris" : [ "http://www.mendeley.com/documents/?uuid=c17b898e-3781-4618-ae3f-74e7dfe92c6a" ] }, { "id" : "ITEM-3", "itemData" : { "DOI" : "10.1080/03014223.1996.9518083", "ISBN" : "0301-4223", "ISSN" : "0301-4223", "PMID" : "753", "abstract" : "Population viability analysis was used to assess the survival prospects of mohua (Mohoua ochrocephala) populations of varying sizes, with different breeding strategies and suffering predation episodes at varying frequencies, from the South Island of New Zealand. Mohua populations in which most pairs attempted to raise two broods of chicks each year were more vulnerable to episodic stoat (Mustela erminea) predation than were populations in which pairs attempted to raise only one brood. However, those populations in which most pairs raised two broods had a much better ability to recover following predation. High stoat numbers every year would lead to the extinction of mohua populations regardless of their size and breeding strategy, but one-brood populations would decline more slowly. If stoat populations were high only once every 5 years (the likely natural rate in South Island beech forests), small populations, and populations in which most pairs raised only one brood a year, would have very low survival prospects, but two-brood populations of more than about 40 pairs would have good survival prospects. Reduction in stoat densities, particularly in years when their numbers are high, is likely to have a substantial positive effect on mohua populations.", "author" : [ { "dropping-particle" : "", "family" : "Elliott", "given" : "Graeme P", "non-dropping-particle" : "", "parse-names" : false, "suffix" : "" } ], "container-title" : "New Zealand Journal of Zoology", "id" : "ITEM-3", "issue" : "June", "issued" : { "date-parts" : [ [ "1996" ] ] }, "page" : "239-247", "title" : "Mohua and stoats: A population viability analysis", "type" : "article-journal", "volume" : "23" }, "uris" : [ "http://www.mendeley.com/documents/?uuid=a7c6f13a-90bb-4286-8893-b2ff0962abcf" ] } ], "mendeley" : { "formattedCitation" : "(Elliott 1996; Dilks 1999; Dilks &lt;i&gt;et al.&lt;/i&gt; 2003)", "plainTextFormattedCitation" : "(Elliott 1996; Dilks 1999; Dilks et al. 2003)", "previouslyFormattedCitation" : "(Elliott 1996; Dilks 1999; Dilks &lt;i&gt;et al.&lt;/i&gt; 2003)" }, "properties" : {  }, "schema" : "https://github.com/citation-style-language/schema/raw/master/csl-citation.json" }</w:instrText>
      </w:r>
      <w:r w:rsidRPr="006A5E67">
        <w:rPr>
          <w:rFonts w:eastAsiaTheme="minorEastAsia"/>
          <w:bCs/>
          <w:noProof/>
          <w:kern w:val="0"/>
          <w:lang w:val="en-US" w:eastAsia="ja-JP"/>
        </w:rPr>
        <w:fldChar w:fldCharType="separate"/>
      </w:r>
      <w:r w:rsidRPr="006A5E67">
        <w:rPr>
          <w:rFonts w:eastAsiaTheme="minorEastAsia"/>
          <w:bCs/>
          <w:noProof/>
          <w:kern w:val="0"/>
          <w:lang w:val="en-US" w:eastAsia="ja-JP"/>
        </w:rPr>
        <w:t xml:space="preserve">(Elliott 1996; Dilks 1999; Dilks </w:t>
      </w:r>
      <w:r w:rsidRPr="006A5E67">
        <w:rPr>
          <w:rFonts w:eastAsiaTheme="minorEastAsia"/>
          <w:bCs/>
          <w:i/>
          <w:noProof/>
          <w:kern w:val="0"/>
          <w:lang w:val="en-US" w:eastAsia="ja-JP"/>
        </w:rPr>
        <w:t>et al.</w:t>
      </w:r>
      <w:r w:rsidRPr="006A5E67">
        <w:rPr>
          <w:rFonts w:eastAsiaTheme="minorEastAsia"/>
          <w:bCs/>
          <w:noProof/>
          <w:kern w:val="0"/>
          <w:lang w:val="en-US" w:eastAsia="ja-JP"/>
        </w:rPr>
        <w:t xml:space="preserve"> 2003)</w:t>
      </w:r>
      <w:r w:rsidRPr="006A5E67">
        <w:rPr>
          <w:rFonts w:eastAsiaTheme="minorEastAsia"/>
          <w:bCs/>
          <w:noProof/>
          <w:kern w:val="0"/>
          <w:lang w:val="en-US" w:eastAsia="ja-JP"/>
        </w:rPr>
        <w:fldChar w:fldCharType="end"/>
      </w:r>
    </w:p>
  </w:comment>
  <w:comment w:id="69" w:author="Anthony R Davidson" w:date="2018-04-10T18:57:00Z" w:initials="ARD">
    <w:p w14:paraId="7C33790B" w14:textId="4896EAFF" w:rsidR="00914E86" w:rsidRDefault="00914E86">
      <w:pPr>
        <w:pStyle w:val="CommentText"/>
      </w:pPr>
      <w:r>
        <w:rPr>
          <w:rStyle w:val="CommentReference"/>
        </w:rPr>
        <w:annotationRef/>
      </w:r>
      <w:r>
        <w:t xml:space="preserve">ODonnell 1996…. </w:t>
      </w:r>
      <w:r w:rsidRPr="00FF6BA8">
        <w:t>Control of a stoat (Mustela erminea) population irruption to enhance mohua (yellowhead) (Mohoua ochrocephala) breeding success in New Zealand</w:t>
      </w:r>
    </w:p>
  </w:comment>
  <w:comment w:id="95" w:author="Anthony R Davidson" w:date="2018-04-10T18:57:00Z" w:initials="ARD">
    <w:p w14:paraId="3B54F392" w14:textId="77777777" w:rsidR="00914E86" w:rsidRDefault="00914E86" w:rsidP="004F5E19">
      <w:pPr>
        <w:pStyle w:val="CommentText"/>
      </w:pPr>
      <w:r>
        <w:rPr>
          <w:rStyle w:val="CommentReference"/>
        </w:rPr>
        <w:annotationRef/>
      </w:r>
      <w:r w:rsidRPr="006A5E67">
        <w:rPr>
          <w:rFonts w:eastAsiaTheme="minorEastAsia"/>
          <w:bCs/>
          <w:noProof/>
          <w:kern w:val="0"/>
          <w:lang w:val="en-US" w:eastAsia="ja-JP"/>
        </w:rPr>
        <w:t xml:space="preserve">Searle </w:t>
      </w:r>
      <w:r w:rsidRPr="006A5E67">
        <w:rPr>
          <w:rFonts w:eastAsiaTheme="minorEastAsia"/>
          <w:bCs/>
          <w:i/>
          <w:noProof/>
          <w:kern w:val="0"/>
          <w:lang w:val="en-US" w:eastAsia="ja-JP"/>
        </w:rPr>
        <w:t>et al.</w:t>
      </w:r>
      <w:r w:rsidRPr="006A5E67">
        <w:rPr>
          <w:rFonts w:eastAsiaTheme="minorEastAsia"/>
          <w:bCs/>
          <w:noProof/>
          <w:kern w:val="0"/>
          <w:lang w:val="en-US" w:eastAsia="ja-JP"/>
        </w:rPr>
        <w:t xml:space="preserve"> 2009</w:t>
      </w:r>
    </w:p>
  </w:comment>
  <w:comment w:id="96" w:author="Anthony R Davidson" w:date="2018-04-10T19:44:00Z" w:initials="ARD">
    <w:p w14:paraId="6C2C872E" w14:textId="1F9880A0" w:rsidR="00914E86" w:rsidRDefault="00914E86">
      <w:pPr>
        <w:pStyle w:val="CommentText"/>
      </w:pPr>
      <w:r>
        <w:rPr>
          <w:rStyle w:val="CommentReference"/>
        </w:rPr>
        <w:annotationRef/>
      </w:r>
      <w:r>
        <w:t>Angel et al. 2008</w:t>
      </w:r>
    </w:p>
  </w:comment>
  <w:comment w:id="97" w:author="Anthony R Davidson" w:date="2018-04-10T19:44:00Z" w:initials="ARD">
    <w:p w14:paraId="2A9DDD42" w14:textId="77777777" w:rsidR="00914E86" w:rsidRDefault="00914E86">
      <w:pPr>
        <w:pStyle w:val="CommentText"/>
        <w:rPr>
          <w:rFonts w:eastAsiaTheme="minorEastAsia"/>
          <w:noProof/>
          <w:kern w:val="0"/>
          <w:lang w:val="en-US" w:eastAsia="ja-JP"/>
        </w:rPr>
      </w:pPr>
    </w:p>
    <w:p w14:paraId="3381C1E6" w14:textId="5ECB8668" w:rsidR="00914E86" w:rsidRDefault="00914E86">
      <w:pPr>
        <w:pStyle w:val="CommentText"/>
      </w:pPr>
      <w:r>
        <w:rPr>
          <w:rFonts w:eastAsiaTheme="minorEastAsia"/>
          <w:noProof/>
          <w:kern w:val="0"/>
          <w:lang w:val="en-US" w:eastAsia="ja-JP"/>
        </w:rPr>
        <w:t>Goldwater et al. 2012</w:t>
      </w:r>
    </w:p>
  </w:comment>
  <w:comment w:id="180" w:author="Anthony R Davidson" w:date="2018-04-10T19:46:00Z" w:initials="ARD">
    <w:p w14:paraId="4FE898F1" w14:textId="720A3F50" w:rsidR="00914E86" w:rsidRDefault="00914E86">
      <w:pPr>
        <w:pStyle w:val="CommentText"/>
      </w:pPr>
      <w:r>
        <w:rPr>
          <w:rStyle w:val="CommentReference"/>
        </w:rPr>
        <w:annotationRef/>
      </w:r>
      <w:r>
        <w:t>Soule et al. 1988</w:t>
      </w:r>
    </w:p>
  </w:comment>
  <w:comment w:id="181" w:author="Anthony R Davidson" w:date="2018-04-10T19:49:00Z" w:initials="ARD">
    <w:p w14:paraId="4FD2110E" w14:textId="4F9941B7" w:rsidR="00914E86" w:rsidRDefault="00914E86" w:rsidP="00B5167A">
      <w:pPr>
        <w:pStyle w:val="CommentText"/>
      </w:pPr>
      <w:r>
        <w:rPr>
          <w:rFonts w:eastAsiaTheme="minorEastAsia"/>
          <w:noProof/>
          <w:kern w:val="0"/>
          <w:lang w:val="en-US" w:eastAsia="ja-JP"/>
        </w:rPr>
        <w:t xml:space="preserve"> </w:t>
      </w:r>
      <w:r w:rsidRPr="006A5E67">
        <w:rPr>
          <w:rFonts w:eastAsiaTheme="minorEastAsia"/>
          <w:bCs/>
          <w:noProof/>
          <w:kern w:val="0"/>
          <w:lang w:val="en-US" w:eastAsia="ja-JP"/>
        </w:rPr>
        <w:fldChar w:fldCharType="begin" w:fldLock="1"/>
      </w:r>
      <w:r w:rsidRPr="006A5E67">
        <w:rPr>
          <w:rFonts w:eastAsiaTheme="minorEastAsia"/>
          <w:bCs/>
          <w:noProof/>
          <w:kern w:val="0"/>
          <w:lang w:val="en-US" w:eastAsia="ja-JP"/>
        </w:rPr>
        <w:instrText>ADDIN CSL_CITATION { "citationItems" : [ { "id" : "ITEM-1", "itemData" : { "DOI" : "10.1525/bio.2009.59.9.9", "ISBN" : "0006-3568", "ISSN" : "0006-3568", "PMID" : "3354", "abstract" : "Apex predators have experienced catastrophic declines throughout the world as a result of human persecution and habitat loss. These collapses in top predator populations are commonly associated with dramatic increases in the abundance of smaller predators. Known as \u201cmesopredator release,\u201d this trophic interaction has been recorded across a range of communities and ecosystems. Mesopredator outbreaks often lead to declining prey populations, sometimes destabilizing communities and driving local extinctions. We present an overview of mesopredator release and illustrate how its underlying concepts can be used to improve predator management in an increasingly fragmented world. We also examine shifts in North American carnivore ranges during the past 200 years and show that 60% of mesopredator ranges have expanded, whereas all apex predator ranges have contracted. The need to understand how best to predict and manage mesopredator release is urgent\u2014mesopredator outbreaks are causing high ecological, economic, and social costs around the world.", "author" : [ { "dropping-particle" : "", "family" : "Prugh", "given" : "Laura R.", "non-dropping-particle" : "", "parse-names" : false, "suffix" : "" }, { "dropping-particle" : "", "family" : "Stoner", "given" : "Chantal J.", "non-dropping-particle" : "", "parse-names" : false, "suffix" : "" }, { "dropping-particle" : "", "family" : "Epps", "given" : "Clinton W.", "non-dropping-particle" : "", "parse-names" : false, "suffix" : "" }, { "dropping-particle" : "", "family" : "Bean", "given" : "William T.", "non-dropping-particle" : "", "parse-names" : false, "suffix" : "" }, { "dropping-particle" : "", "family" : "Ripple", "given" : "William J.", "non-dropping-particle" : "", "parse-names" : false, "suffix" : "" }, { "dropping-particle" : "", "family" : "Laliberte", "given" : "Andrea S.", "non-dropping-particle" : "", "parse-names" : false, "suffix" : "" }, { "dropping-particle" : "", "family" : "Brashares", "given" : "Justin S.", "non-dropping-particle" : "", "parse-names" : false, "suffix" : "" } ], "container-title" : "BioScience", "id" : "ITEM-1", "issue" : "9", "issued" : { "date-parts" : [ [ "2009" ] ] }, "page" : "779-791", "title" : "The Rise of the Mesopredator", "type" : "article-journal", "volume" : "59" }, "uris" : [ "http://www.mendeley.com/documents/?uuid=741ddec5-2e74-48f5-9d4d-deaf1ac3a0de" ] } ], "mendeley" : { "formattedCitation" : "(Prugh &lt;i&gt;et al.&lt;/i&gt; 2009)", "manualFormatting" : "(overall review see: Prugh et al. 2009; examples see: ", "plainTextFormattedCitation" : "(Prugh et al. 2009)", "previouslyFormattedCitation" : "(Prugh &lt;i&gt;et al.&lt;/i&gt; 2009)" }, "properties" : {  }, "schema" : "https://github.com/citation-style-language/schema/raw/master/csl-citation.json" }</w:instrText>
      </w:r>
      <w:r w:rsidRPr="006A5E67">
        <w:rPr>
          <w:rFonts w:eastAsiaTheme="minorEastAsia"/>
          <w:bCs/>
          <w:noProof/>
          <w:kern w:val="0"/>
          <w:lang w:val="en-US" w:eastAsia="ja-JP"/>
        </w:rPr>
        <w:fldChar w:fldCharType="separate"/>
      </w:r>
      <w:r w:rsidRPr="006A5E67">
        <w:rPr>
          <w:rFonts w:eastAsiaTheme="minorEastAsia"/>
          <w:bCs/>
          <w:noProof/>
          <w:kern w:val="0"/>
          <w:lang w:val="en-US" w:eastAsia="ja-JP"/>
        </w:rPr>
        <w:t xml:space="preserve">(overall review see: Prugh et al. 2009; examples see: </w:t>
      </w:r>
      <w:r w:rsidRPr="006A5E67">
        <w:rPr>
          <w:rFonts w:eastAsiaTheme="minorEastAsia"/>
          <w:bCs/>
          <w:noProof/>
          <w:kern w:val="0"/>
          <w:lang w:val="en-US" w:eastAsia="ja-JP"/>
        </w:rPr>
        <w:fldChar w:fldCharType="end"/>
      </w:r>
      <w:r w:rsidRPr="006A5E67">
        <w:rPr>
          <w:rFonts w:eastAsiaTheme="minorEastAsia"/>
          <w:bCs/>
          <w:noProof/>
          <w:kern w:val="0"/>
          <w:lang w:val="en-US" w:eastAsia="ja-JP"/>
        </w:rPr>
        <w:fldChar w:fldCharType="begin" w:fldLock="1"/>
      </w:r>
      <w:r w:rsidRPr="006A5E67">
        <w:rPr>
          <w:rFonts w:eastAsiaTheme="minorEastAsia"/>
          <w:bCs/>
          <w:noProof/>
          <w:kern w:val="0"/>
          <w:lang w:val="en-US" w:eastAsia="ja-JP"/>
        </w:rPr>
        <w:instrText>ADDIN CSL_CITATION { "citationItems" : [ { "id" : "ITEM-1", "itemData" : { "DOI" : "10.1890/0012-9658(2002)083[1521:HACDOA]2.0.CO;2", "ISBN" : "00129658", "ISSN" : "00129658", "PMID" : "200200214269", "abstract" : "A paradigm is a set of mutually supportive hypotheses that provides a frame of reference within a field. In 1962, Kuhn proposed that paradigms form within the dual contexts of empirical evidence and intellectual history. Facts potentially contradictory to a paradigm may not be recognized until they are observed repeatedly and incorporated as supportive evidence into a new theory. Support for this interpretation can be found in the history of a paradigm of predation in rocky intertidal communities. Hypotheses were developed in the contexts of innovative field experiments and historical arguments of competition theory. The resulting paradigm proposed that predators restrict populations of competitively dominant prey to refuges. Different types of refuge, or no refuge, prevail in different areas of the intertidal zone, accounting for patterns of prey distribution, the coexistence of natural enemies, and the local maintenance of diversity. An ensuing period of criticism made reference to potential contradictions. Rather than by predation alone, prey abundances are determined largely by an interplay of varying rates of predation and prey production. Furthermore, prey refuges are neither necessary nor sufficient to explain all observed instances of local coexistence of predators and prey. We present a model in which intertidal boundaries of prey are set by equilibria between predation and prey production. Predation and prey productivity vary with environmental gradients and with explicit spatial configurations of the prey. This synthesis relies on insights of the original paradigm, incorporates the contradictory observations, and depends on novel capabilities afforded by spatially explicit computer simulations. The resulting synthesis provides explanations for distinctive aspects of zonation, including abrupt prey boundaries in continuous gradients of predation, and converging upper and lower prey boundaries in gradients of decreasing wave exposure.", "author" : [ { "dropping-particle" : "", "family" : "Robles", "given" : "Carlos D", "non-dropping-particle" : "", "parse-names" : false, "suffix" : "" }, { "dropping-particle" : "", "family" : "Desharnais", "given" : "Robert", "non-dropping-particle" : "", "parse-names" : false, "suffix" : "" } ], "container-title" : "Ecology", "id" : "ITEM-1", "issue" : "6", "issued" : { "date-parts" : [ [ "2002" ] ] }, "page" : "1521-1536", "title" : "History and current development of a paradigm of predation in rocky intertidal communities", "type" : "article-journal", "volume" : "83" }, "uris" : [ "http://www.mendeley.com/documents/?uuid=f67eaaa9-72fb-473f-add2-9744a3c9ff56" ] }, { "id" : "ITEM-2", "itemData" : { "DOI" : "10.1016/j.biocon.2012.12.004", "ISBN" : "0006-3207", "ISSN" : "00063207", "abstract" : "Top-predators have been reported to have an important role in structuring food webs and maintaining ecological processes for the benefit of biodiversity at lower trophic levels. This is thought to be achieved through their suppressive effects on sympatric mesopredators and prey. Great scientific and public interest surrounds the potential use of top-predators as biodiversity conservation tools, and it can often be difficult to separate what we think we know and what we really know about their ecological utility. Not all the claims made about the ecological roles of top-predators can be substantiated by current evidence. We review the methodology underpinning empirical data on the ecological roles of Australian dingoes (Canis lupus dingo and hybrids) to provide a comprehensive and objective benchmark for knowledge of the ecological roles of Australia's largest terrestrial predator. From a wide variety of methodological flaws, sampling bias, and experimental design constraints inherent to 38 of the 40 field studies we assessed, we demonstrate that there is presently unreliable and inconclusive evidence for dingoes' role as a biodiversity regulator. We also discuss the widespread (both taxonomically and geographically) and direct negative effects of dingoes to native fauna, and the few robust studies investigating their positive roles. In light of the highly variable and context-specific impacts of dingoes on faunal biodiversity and the inconclusive state of the literature, we strongly caution against the positive management of dingoes in the absence of a supporting evidence-base for such action. ?? 2012 Elsevier Ltd.", "author" : [ { "dropping-particle" : "", "family" : "Allen", "given" : "Benjamin L", "non-dropping-particle" : "", "parse-names" : false, "suffix" : "" }, { "dropping-particle" : "", "family" : "Fleming", "given" : "Peter J S", "non-dropping-particle" : "", "parse-names" : false, "suffix" : "" }, { "dropping-particle" : "", "family" : "Allen", "given" : "Lee R", "non-dropping-particle" : "", "parse-names" : false, "suffix" : "" }, { "dropping-particle" : "", "family" : "Engeman", "given" : "Richard M", "non-dropping-particle" : "", "parse-names" : false, "suffix" : "" }, { "dropping-particle" : "", "family" : "Ballard", "given" : "Guy", "non-dropping-particle" : "", "parse-names" : false, "suffix" : "" }, { "dropping-particle" : "", "family" : "Leung", "given" : "Luke K P", "non-dropping-particle" : "", "parse-names" : false, "suffix" : "" } ], "container-title" : "Biological Conservation", "id" : "ITEM-2", "issued" : { "date-parts" : [ [ "2013" ] ] }, "page" : "158-174", "publisher" : "Elsevier Ltd", "title" : "As clear as mud: A critical review of evidence for the ecological roles of Australian dingoes", "type" : "article-journal", "volume" : "159" }, "uris" : [ "http://www.mendeley.com/documents/?uuid=902685b3-bd9c-4604-8e6e-6273bf655536" ] }, { "id" : "ITEM-3", "itemData" : { "DOI" : "10.1073/pnas.0707414105", "ISBN" : "0707414105", "ISSN" : "0027-8424", "PMID" : "18083843", "abstract" : "Predator-prey communities are ubiquitous in ecology, but introduced predators can drive native species to extinction within island systems, prompting the eradication of such exotics. Ecological theory predicts that elimination of top-introduced predators from islands can lead to the counterintuitive decline of native prey populations through the ecological release of smaller introduced species in a process termed \"mesopredator release.\" We show, in accordance with mesopredator release theory and counter to conservation goals for a New Zealand island reserve, that initial eradication of cats on Little Barrier Island led to reduced breeding success of Cook's petrels, which also are vulnerable to predation by a mesopredator, the Pacific rat. The rat's impact on prey productivity varied with elevation within the island. Rat eradication was followed by a rise in petrel productivity, in support of both ecological theory and practical conservation management goals. It appears that interactions among introduced predators, native prey, and environmental gradients can drive counterintuitive and spatially heterogeneous responses to predator eradications from islands. Location-specific, ecosystem-level understanding is essential for predicting the outcomes of such restoration management techniques.", "author" : [ { "dropping-particle" : "", "family" : "Rayner", "given" : "Matt J", "non-dropping-particle" : "", "parse-names" : false, "suffix" : "" }, { "dropping-particle" : "", "family" : "Hauber", "given" : "Mark E", "non-dropping-particle" : "", "parse-names" : false, "suffix" : "" }, { "dropping-particle" : "", "family" : "Imber", "given" : "Michael J", "non-dropping-particle" : "", "parse-names" : false, "suffix" : "" }, { "dropping-particle" : "", "family" : "Stamp", "given" : "Rosalie K", "non-dropping-particle" : "", "parse-names" : false, "suffix" : "" }, { "dropping-particle" : "", "family" : "Clout", "given" : "Mick N", "non-dropping-particle" : "", "parse-names" : false, "suffix" : "" } ], "container-title" : "Proceedings of the National Academy of Sciences of the United States of America", "id" : "ITEM-3", "issue" : "52", "issued" : { "date-parts" : [ [ "2007" ] ] }, "page" : "20862-20865", "title" : "Spatial heterogeneity of mesopredator release within an oceanic island system", "type" : "article-journal", "volume" : "104" }, "uris" : [ "http://www.mendeley.com/documents/?uuid=6ab21e25-1172-4899-af19-f92475954c1b" ] } ], "mendeley" : { "formattedCitation" : "(Robles &amp; Desharnais 2002; Rayner &lt;i&gt;et al.&lt;/i&gt; 2007; Allen &lt;i&gt;et al.&lt;/i&gt; 2013)", "manualFormatting" : "Robles &amp; Desharnais 2002; Allen et al. 2013; Rayner et al. 2007)", "plainTextFormattedCitation" : "(Robles &amp; Desharnais 2002; Rayner et al. 2007; Allen et al. 2013)", "previouslyFormattedCitation" : "(Robles &amp; Desharnais 2002; Rayner &lt;i&gt;et al.&lt;/i&gt; 2007; Allen &lt;i&gt;et al.&lt;/i&gt; 2013)" }, "properties" : {  }, "schema" : "https://github.com/citation-style-language/schema/raw/master/csl-citation.json" }</w:instrText>
      </w:r>
      <w:r w:rsidRPr="006A5E67">
        <w:rPr>
          <w:rFonts w:eastAsiaTheme="minorEastAsia"/>
          <w:bCs/>
          <w:noProof/>
          <w:kern w:val="0"/>
          <w:lang w:val="en-US" w:eastAsia="ja-JP"/>
        </w:rPr>
        <w:fldChar w:fldCharType="separate"/>
      </w:r>
      <w:r w:rsidRPr="006A5E67">
        <w:rPr>
          <w:rFonts w:eastAsiaTheme="minorEastAsia"/>
          <w:bCs/>
          <w:noProof/>
          <w:kern w:val="0"/>
          <w:lang w:val="en-US" w:eastAsia="ja-JP"/>
        </w:rPr>
        <w:t>Robles &amp; Desharnais 2002; Allen et al. 2013; Rayner et al. 2007)</w:t>
      </w:r>
      <w:r w:rsidRPr="006A5E67">
        <w:rPr>
          <w:rFonts w:eastAsiaTheme="minorEastAsia"/>
          <w:bCs/>
          <w:noProof/>
          <w:kern w:val="0"/>
          <w:lang w:val="en-US" w:eastAsia="ja-JP"/>
        </w:rPr>
        <w:fldChar w:fldCharType="end"/>
      </w:r>
    </w:p>
  </w:comment>
  <w:comment w:id="182" w:author="Anthony R Davidson" w:date="2018-04-10T18:57:00Z" w:initials="ARD">
    <w:p w14:paraId="148CC51D" w14:textId="77777777" w:rsidR="00914E86" w:rsidRDefault="00914E86" w:rsidP="003A5AC1">
      <w:pPr>
        <w:pStyle w:val="CommentText"/>
      </w:pPr>
      <w:r>
        <w:rPr>
          <w:rStyle w:val="CommentReference"/>
        </w:rPr>
        <w:annotationRef/>
      </w:r>
      <w:r w:rsidRPr="006A5E67">
        <w:rPr>
          <w:rFonts w:eastAsiaTheme="minorEastAsia"/>
          <w:bCs/>
          <w:kern w:val="0"/>
          <w:lang w:val="en-US" w:eastAsia="ja-JP"/>
        </w:rPr>
        <w:t xml:space="preserve">; </w:t>
      </w:r>
      <w:r w:rsidRPr="006A5E67">
        <w:rPr>
          <w:rFonts w:eastAsiaTheme="minorEastAsia"/>
          <w:bCs/>
          <w:kern w:val="0"/>
          <w:lang w:val="en-US" w:eastAsia="ja-JP"/>
        </w:rPr>
        <w:fldChar w:fldCharType="begin" w:fldLock="1"/>
      </w:r>
      <w:r w:rsidRPr="006A5E67">
        <w:rPr>
          <w:rFonts w:eastAsiaTheme="minorEastAsia"/>
          <w:bCs/>
          <w:kern w:val="0"/>
          <w:lang w:val="en-US" w:eastAsia="ja-JP"/>
        </w:rPr>
        <w:instrText>ADDIN CSL_CITATION { "citationItems" : [ { "id" : "ITEM-1", "itemData" : { "author" : [ { "dropping-particle" : "", "family" : "Innes", "given" : "John G", "non-dropping-particle" : "", "parse-names" : false, "suffix" : "" } ], "container-title" : "The handbook of New Zealand mammals", "edition" : "2nd", "editor" : [ { "dropping-particle" : "", "family" : "King", "given" : "Carolyn M", "non-dropping-particle" : "", "parse-names" : false, "suffix" : "" } ], "id" : "ITEM-1", "issued" : { "date-parts" : [ [ "2005" ] ] }, "page" : "187\u2013203", "publisher" : "Oxford University Press", "publisher-place" : "Melbourne", "title" : "Ship rat", "type" : "chapter" }, "uris" : [ "http://www.mendeley.com/documents/?uuid=22b6d926-4847-4883-bd9b-397fe37f3a10" ] } ], "mendeley" : { "formattedCitation" : "(Innes 2005)", "manualFormatting" : "Innes 2005", "plainTextFormattedCitation" : "(Innes 2005)", "previouslyFormattedCitation" : "(Innes 2005)" }, "properties" : {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Innes 2005</w:t>
      </w:r>
      <w:r w:rsidRPr="006A5E67">
        <w:rPr>
          <w:rFonts w:eastAsiaTheme="minorEastAsia"/>
          <w:bCs/>
          <w:kern w:val="0"/>
          <w:lang w:val="en-US" w:eastAsia="ja-JP"/>
        </w:rPr>
        <w:fldChar w:fldCharType="end"/>
      </w:r>
    </w:p>
  </w:comment>
  <w:comment w:id="183" w:author="Anthony R Davidson" w:date="2018-04-10T18:57:00Z" w:initials="ARD">
    <w:p w14:paraId="14C7FB10" w14:textId="56F74E35" w:rsidR="00914E86" w:rsidRDefault="00914E86">
      <w:pPr>
        <w:pStyle w:val="CommentText"/>
      </w:pPr>
      <w:r>
        <w:rPr>
          <w:rStyle w:val="CommentReference"/>
        </w:rPr>
        <w:annotationRef/>
      </w:r>
      <w:r>
        <w:t>Kerr 1792</w:t>
      </w:r>
    </w:p>
  </w:comment>
  <w:comment w:id="184" w:author="Anthony R Davidson" w:date="2018-04-10T20:33:00Z" w:initials="ARD">
    <w:p w14:paraId="3BD6F0DC" w14:textId="32B0E5BF" w:rsidR="00914E86" w:rsidRDefault="00914E86">
      <w:pPr>
        <w:pStyle w:val="CommentText"/>
      </w:pPr>
      <w:r>
        <w:rPr>
          <w:rStyle w:val="CommentReference"/>
        </w:rPr>
        <w:annotationRef/>
      </w:r>
      <w:r>
        <w:rPr>
          <w:lang w:val="en-US"/>
        </w:rPr>
        <w:t>Blackwell 2001, Tompkins 2006, 2013, Holland 2015??</w:t>
      </w:r>
    </w:p>
  </w:comment>
  <w:comment w:id="185" w:author="Anthony.Davidson" w:date="2018-05-10T18:46:00Z" w:initials="A">
    <w:p w14:paraId="15A991CE" w14:textId="5501D820" w:rsidR="00C407DB" w:rsidRDefault="00C407DB">
      <w:pPr>
        <w:pStyle w:val="CommentText"/>
      </w:pPr>
      <w:r>
        <w:rPr>
          <w:rStyle w:val="CommentReference"/>
        </w:rPr>
        <w:annotationRef/>
      </w:r>
      <w:r>
        <w:t>Parkes et al. 2017</w:t>
      </w:r>
    </w:p>
  </w:comment>
  <w:comment w:id="186" w:author="Anthony R Davidson" w:date="2018-04-10T20:12:00Z" w:initials="ARD">
    <w:p w14:paraId="5F547D56" w14:textId="6B43F817" w:rsidR="00914E86" w:rsidRDefault="00914E86">
      <w:pPr>
        <w:pStyle w:val="CommentText"/>
      </w:pPr>
      <w:r>
        <w:rPr>
          <w:rStyle w:val="CommentReference"/>
        </w:rPr>
        <w:annotationRef/>
      </w:r>
      <w:r>
        <w:t>Tompkins 2006</w:t>
      </w:r>
    </w:p>
  </w:comment>
  <w:comment w:id="187" w:author="Anthony R Davidson" w:date="2018-04-10T20:37:00Z" w:initials="ARD">
    <w:p w14:paraId="605C6E27" w14:textId="6BD12A7C" w:rsidR="00914E86" w:rsidRDefault="00914E86">
      <w:pPr>
        <w:pStyle w:val="CommentText"/>
      </w:pPr>
      <w:r>
        <w:rPr>
          <w:rStyle w:val="CommentReference"/>
        </w:rPr>
        <w:annotationRef/>
      </w:r>
      <w:r>
        <w:t>Blackwell 2001</w:t>
      </w:r>
    </w:p>
  </w:comment>
  <w:comment w:id="188" w:author="Anthony R Davidson" w:date="2018-04-10T20:13:00Z" w:initials="ARD">
    <w:p w14:paraId="5B75BEE2" w14:textId="6F2D0950" w:rsidR="00914E86" w:rsidRDefault="00914E86">
      <w:pPr>
        <w:pStyle w:val="CommentText"/>
      </w:pPr>
      <w:r>
        <w:rPr>
          <w:rStyle w:val="CommentReference"/>
        </w:rPr>
        <w:annotationRef/>
      </w:r>
      <w:r>
        <w:t>Blackwell 2001</w:t>
      </w:r>
    </w:p>
  </w:comment>
  <w:comment w:id="189" w:author="Anthony.Davidson" w:date="2018-05-09T14:35:00Z" w:initials="A">
    <w:p w14:paraId="4D7905E7" w14:textId="6350D5E7" w:rsidR="00914E86" w:rsidRDefault="00914E86">
      <w:pPr>
        <w:pStyle w:val="CommentText"/>
      </w:pPr>
      <w:r>
        <w:rPr>
          <w:rStyle w:val="CommentReference"/>
        </w:rPr>
        <w:annotationRef/>
      </w:r>
      <w:r>
        <w:t>Blackwell (2003)</w:t>
      </w:r>
    </w:p>
  </w:comment>
  <w:comment w:id="190" w:author="Anthony R Davidson" w:date="2018-04-10T18:57:00Z" w:initials="ARD">
    <w:p w14:paraId="0CC78C48" w14:textId="77777777" w:rsidR="00914E86" w:rsidRDefault="00914E86" w:rsidP="00C00B0C">
      <w:pPr>
        <w:pStyle w:val="CommentText"/>
      </w:pPr>
      <w:r>
        <w:rPr>
          <w:rStyle w:val="CommentReference"/>
        </w:rPr>
        <w:annotationRef/>
      </w:r>
      <w:r w:rsidRPr="006A5E67">
        <w:rPr>
          <w:rFonts w:eastAsiaTheme="minorEastAsia"/>
          <w:bCs/>
          <w:kern w:val="0"/>
          <w:lang w:val="en-US" w:eastAsia="ja-JP"/>
        </w:rPr>
        <w:fldChar w:fldCharType="begin" w:fldLock="1"/>
      </w:r>
      <w:r w:rsidRPr="006A5E67">
        <w:rPr>
          <w:rFonts w:eastAsiaTheme="minorEastAsia"/>
          <w:bCs/>
          <w:kern w:val="0"/>
          <w:lang w:val="en-US" w:eastAsia="ja-JP"/>
        </w:rPr>
        <w:instrText>ADDIN CSL_CITATION { "citationItems" : [ { "id" : "ITEM-1", "itemData" : { "ISBN" : "978\u20130\u2013478\u201315013\u20131 (web PDF)", "ISSN" : "11732946", "abstract" : "A contiguous sequence of terrestrial indigenous ecosystems at the mouth of the lower Hollyford River/Whakatipu K\u0101 Tuka at Martins Bay, north Fiordland. A combination of shifts in the course of the river superimposed on a prograding coastline have produced an array of fossil dune ridges and intervening wet depressions. A complex array of beach (just out of frame lower right), dune, wetland, forest, and lowand high-alpine ecosystems stretch from the coast to the mountaintops. Lake McKerrow/Whakatipu Waitai is at centre-left, the Skippers Range is at upper left and the central May Hills subtend the distant Darran Mountains. Photo: Geoff Rogers", "author" : [ { "dropping-particle" : "", "family" : "Singers", "given" : "Nicholas J D", "non-dropping-particle" : "", "parse-names" : false, "suffix" : "" }, { "dropping-particle" : "", "family" : "Rogers", "given" : "Geoffrey M.", "non-dropping-particle" : "", "parse-names" : false, "suffix" : "" } ], "container-title" : "Science for Conservation", "id" : "ITEM-1", "issue" : "325", "issued" : { "date-parts" : [ [ "2014" ] ] }, "page" : "1-87", "title" : "A classification of New Zealand's terrestrial ecosystems", "type" : "article-journal" }, "uris" : [ "http://www.mendeley.com/documents/?uuid=882afc4f-4432-42a6-b57d-8ed7d60e0a20" ] }, { "id" : "ITEM-2", "itemData" : { "ISBN" : "9780521258739", "author" : [ { "dropping-particle" : "", "family" : "Wardle", "given" : "P", "non-dropping-particle" : "", "parse-names" : false, "suffix" : "" } ], "genre" : "book", "id" : "ITEM-2", "issued" : { "date-parts" : [ [ "1991" ] ] }, "publisher" : "Cambridge University Press", "title" : "Vegetation of New Zealand", "type" : "book" }, "uris" : [ "http://www.mendeley.com/documents/?uuid=eaa63d71-e051-4ac0-b75d-df0f65726ad6" ] } ], "mendeley" : { "formattedCitation" : "(Wardle 1991; Singers &amp; Rogers 2014)", "manualFormatting" : "(Singers &amp; Rogers 2014; Wardle 1991)", "plainTextFormattedCitation" : "(Wardle 1991; Singers &amp; Rogers 2014)", "previouslyFormattedCitation" : "(Wardle 1991; Singers &amp; Rogers 2014)" }, "properties" : {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(Singers &amp; Rogers 2014; Wardle 1991)</w:t>
      </w:r>
      <w:r w:rsidRPr="006A5E67">
        <w:rPr>
          <w:rFonts w:eastAsiaTheme="minorEastAsia"/>
          <w:bCs/>
          <w:kern w:val="0"/>
          <w:lang w:val="en-US" w:eastAsia="ja-JP"/>
        </w:rPr>
        <w:fldChar w:fldCharType="end"/>
      </w:r>
    </w:p>
  </w:comment>
  <w:comment w:id="191" w:author="Anthony R Davidson" w:date="2018-04-10T18:57:00Z" w:initials="ARD">
    <w:p w14:paraId="11745807" w14:textId="77777777" w:rsidR="00914E86" w:rsidRDefault="00914E86" w:rsidP="007F74A7">
      <w:pPr>
        <w:pStyle w:val="CommentText"/>
      </w:pPr>
      <w:r>
        <w:rPr>
          <w:rStyle w:val="CommentReference"/>
        </w:rPr>
        <w:annotationRef/>
      </w:r>
      <w:r w:rsidRPr="006A5E67">
        <w:rPr>
          <w:rFonts w:eastAsiaTheme="minorEastAsia"/>
          <w:bCs/>
          <w:kern w:val="0"/>
          <w:lang w:val="en-US" w:eastAsia="ja-JP"/>
        </w:rPr>
        <w:fldChar w:fldCharType="begin" w:fldLock="1"/>
      </w:r>
      <w:r w:rsidRPr="006A5E67">
        <w:rPr>
          <w:rFonts w:eastAsiaTheme="minorEastAsia"/>
          <w:bCs/>
          <w:kern w:val="0"/>
          <w:lang w:val="en-US" w:eastAsia="ja-JP"/>
        </w:rPr>
        <w:instrText>ADDIN CSL_CITATION { "citationItems" : [ { "id" : "ITEM-1", "itemData" : { "DOI" : "10.1111/nph.14114", "ISBN" : "1469-8137 (Electronic)\r0028-646X (Linking)", "ISSN" : "14698137", "PMID" : "27477130", "abstract" : "546\\n\\n\\nI.\\n\\n546\\n\\n\\nII.\\n\\n547\\n\\n\\nIII.\\n\\n548\\n\\n\\nIV.\\n\\n552\\n\\n\\nV.\\n\\n554\\n\\n\\nVI.\\n\\n556\\n\\n\\nVII.\\n\\n558\\n\\n\\nVIII.\\n\\n558\\n\\n\\nIX.\\n\\n559\\n\\n\\n\\n\\n559\\n\\n\\n\\nReferences\\n559\\n\\n\\n\\n\\n\\n\\n\\n\\nSummary\\n\\nMast seeding is a widespread and widely studied phenomenon. However, the physiological mechanisms that mediate masting events and link them to weather and plant resources are still debated. Here, we explore how masting is affected by plant resource budgets, fruit maturation success, and hormonal coordination of cues including weather and resources. There is little empirical support for the commonly stated hypothesis that plants store carbohydrates over several years to expend in a high-seed year. Plants can switch carbohydrates away from growth in high-seed years, and seed crops are more probably limited by nitrogen or phosphorus. Resources are clearly involved in the proximate mechanisms driving masting, but resource budget (RB) models cannot create masting in the absence of selection because some underlying selective benefit is required to set the level of a \u2018full\u2019 seed crop at greater than the annual resource increment. Economies of scale (EOSs) provide the ultimate factor selecting for masting, but EOSs probably always interact with resources, which modify the relationship between weather cues and reproduction. Thus, RB and EOS models are not alternative explanations for masting \u2013 both are required. Experiments manipulating processes that affect mast seeding will help clarify the physiological mechanisms that underlie mast seeding.", "author" : [ { "dropping-particle" : "", "family" : "Pearse", "given" : "Ian S.", "non-dropping-particle" : "", "parse-names" : false, "suffix" : "" }, { "dropping-particle" : "", "family" : "Koenig", "given" : "Walter D.", "non-dropping-particle" : "", "parse-names" : false, "suffix" : "" }, { "dropping-particle" : "", "family" : "Kelly", "given" : "Dave", "non-dropping-particle" : "", "parse-names" : false, "suffix" : "" } ], "container-title" : "New Phytologist", "id" : "ITEM-1", "issue" : "3", "issued" : { "date-parts" : [ [ "2016" ] ] }, "page" : "546-562", "title" : "Mechanisms of mast seeding: resources, weather, cues, and selection", "type" : "article-journal", "volume" : "212" }, "uris" : [ "http://www.mendeley.com/documents/?uuid=21ed5611-4809-45be-b054-9a34dfa75aaa" ] } ], "mendeley" : { "formattedCitation" : "(Pearse, Koenig &amp; Kelly 2016)", "plainTextFormattedCitation" : "(Pearse, Koenig &amp; Kelly 2016)", "previouslyFormattedCitation" : "(Pearse, Koenig &amp; Kelly 2016)" }, "properties" : {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(Pearse, Koenig &amp; Kelly 2016)</w:t>
      </w:r>
      <w:r w:rsidRPr="006A5E67">
        <w:rPr>
          <w:rFonts w:eastAsiaTheme="minorEastAsia"/>
          <w:bCs/>
          <w:kern w:val="0"/>
          <w:lang w:val="en-US" w:eastAsia="ja-JP"/>
        </w:rPr>
        <w:fldChar w:fldCharType="end"/>
      </w:r>
    </w:p>
  </w:comment>
  <w:comment w:id="192" w:author="Anthony R Davidson" w:date="2018-04-10T18:57:00Z" w:initials="ARD">
    <w:p w14:paraId="3761BC84" w14:textId="77777777" w:rsidR="00914E86" w:rsidRDefault="00914E86" w:rsidP="007F74A7">
      <w:pPr>
        <w:pStyle w:val="CommentText"/>
      </w:pPr>
      <w:r>
        <w:rPr>
          <w:rStyle w:val="CommentReference"/>
        </w:rPr>
        <w:annotationRef/>
      </w:r>
      <w:r w:rsidRPr="006A5E67">
        <w:rPr>
          <w:rFonts w:eastAsiaTheme="minorEastAsia"/>
          <w:kern w:val="0"/>
          <w:lang w:val="en-US" w:eastAsia="ja-JP"/>
        </w:rPr>
        <w:fldChar w:fldCharType="begin" w:fldLock="1"/>
      </w:r>
      <w:r>
        <w:rPr>
          <w:rFonts w:eastAsiaTheme="minorEastAsia"/>
          <w:kern w:val="0"/>
          <w:lang w:val="en-US" w:eastAsia="ja-JP"/>
        </w:rPr>
        <w:instrText>ADDIN CSL_CITATION { "citationItems" : [ { "id" : "ITEM-1", "itemData" : { "DOI" : "10.1111/ele.12020", "ISBN" : "1461-023X", "ISSN" : "1461023X", "PMID" : "23113938", "abstract" : "Mast-seeding plants often produce high seed crops the year after a warm spring or summer, but the warm-temperature model has inconsistent predictive ability. Here, we show for 26 long-term data sets from five plant families that the temperature difference between the two previous summers (\u0394T) better predicts seed crops. This discovery explains how masting species tailor their flowering patterns to sites across altitudinal temperature gradients; predicts that masting will be unaffected by increasing mean temperatures under climate change; improves prediction of impacts on seed consumers; demonstrates that strongly masting species are hypersensitive to climate; explains the rarity of consecutive high-seed years without invoking resource constraints; and generates hypotheses about physiological mechanisms in plants and insect seed predators. For plants, \u0394T has many attributes of an ideal cue. This temperature-difference model clarifies our understanding of mast seeding under environmental change, and could also be applied to other cues, such as rainfall.", "author" : [ { "dropping-particle" : "", "family" : "Kelly", "given" : "Dave", "non-dropping-particle" : "", "parse-names" : false, "suffix" : "" }, { "dropping-particle" : "", "family" : "Geldenhuis", "given" : "Andre", "non-dropping-particle" : "", "parse-names" : false, "suffix" : "" }, { "dropping-particle" : "", "family" : "James", "given" : "Alex", "non-dropping-particle" : "", "parse-names" : false, "suffix" : "" }, { "dropping-particle" : "", "family" : "Penelope Holland", "given" : "E.", "non-dropping-particle" : "", "parse-names" : false, "suffix" : "" }, { "dropping-particle" : "", "family" : "Plank", "given" : "Michael J.", "non-dropping-particle" : "", "parse-names" : false, "suffix" : "" }, { "dropping-particle" : "", "family" : "Brockie", "given" : "Robert E.", "non-dropping-particle" : "", "parse-names" : false, "suffix" : "" }, { "dropping-particle" : "", "family" : "Cowan", "given" : "Philip E.", "non-dropping-particle" : "", "parse-names" : false, "suffix" : "" }, { "dropping-particle" : "", "family" : "Harper", "given" : "Grant A.", "non-dropping-particle" : "", "parse-names" : false, "suffix" : "" }, { "dropping-particle" : "", "family" : "Lee", "given" : "William G.", "non-dropping-particle" : "", "parse-names" : false, "suffix" : "" }, { "dropping-particle" : "", "family" : "Maitland", "given" : "Matt J.", "non-dropping-particle" : "", "parse-names" : false, "suffix" : "" }, { "dropping-particle" : "", "family" : "Mark", "given" : "Alan F.", "non-dropping-particle" : "", "parse-names" : false, "suffix" : "" }, { "dropping-particle" : "", "family" : "Mills", "given" : "James A.", "non-dropping-particle" : "", "parse-names" : false, "suffix" : "" }, { "dropping-particle" : "", "family" : "Wilson", "given" : "Peter R.", "non-dropping-particle" : "", "parse-names" : false, "suffix" : "" }, { "dropping-particle" : "", "family" : "Byrom", "given" : "Andrea E.", "non-dropping-particle" : "", "parse-names" : false, "suffix" : "" } ], "container-title" : "Ecology Letters", "id" : "ITEM-1", "issue" : "1", "issued" : { "date-parts" : [ [ "2013" ] ] }, "page" : "90-98", "title" : "Of mast and mean: Differential-temperature cue makes mast seeding insensitive to climate change", "type" : "article-journal", "volume" : "16" }, "uris" : [ "http://www.mendeley.com/documents/?uuid=23e1786c-0733-4ad8-ad80-509fd84cf733" ] } ], "mendeley" : { "formattedCitation" : "(Kelly &lt;i&gt;et al.&lt;/i&gt; 2013)", "plainTextFormattedCitation" : "(Kelly et al. 2013)", "previouslyFormattedCitation" : "(Kelly &lt;i&gt;et al.&lt;/i&gt; 2013)" }, "properties" : {  }, "schema" : "https://github.com/citation-style-language/schema/raw/master/csl-citation.json" }</w:instrText>
      </w:r>
      <w:r w:rsidRPr="006A5E67">
        <w:rPr>
          <w:rFonts w:eastAsiaTheme="minorEastAsia"/>
          <w:kern w:val="0"/>
          <w:lang w:val="en-US" w:eastAsia="ja-JP"/>
        </w:rPr>
        <w:fldChar w:fldCharType="separate"/>
      </w:r>
      <w:r w:rsidRPr="006A5E67">
        <w:rPr>
          <w:rFonts w:eastAsiaTheme="minorEastAsia"/>
          <w:noProof/>
          <w:kern w:val="0"/>
          <w:lang w:val="en-US" w:eastAsia="ja-JP"/>
        </w:rPr>
        <w:t xml:space="preserve">(Kelly </w:t>
      </w:r>
      <w:r w:rsidRPr="006A5E67">
        <w:rPr>
          <w:rFonts w:eastAsiaTheme="minorEastAsia"/>
          <w:i/>
          <w:noProof/>
          <w:kern w:val="0"/>
          <w:lang w:val="en-US" w:eastAsia="ja-JP"/>
        </w:rPr>
        <w:t>et al.</w:t>
      </w:r>
      <w:r w:rsidRPr="006A5E67">
        <w:rPr>
          <w:rFonts w:eastAsiaTheme="minorEastAsia"/>
          <w:noProof/>
          <w:kern w:val="0"/>
          <w:lang w:val="en-US" w:eastAsia="ja-JP"/>
        </w:rPr>
        <w:t xml:space="preserve"> 2013)</w:t>
      </w:r>
      <w:r w:rsidRPr="006A5E67">
        <w:rPr>
          <w:rFonts w:eastAsiaTheme="minorEastAsia"/>
          <w:noProof/>
          <w:kern w:val="0"/>
          <w:lang w:val="en-US" w:eastAsia="ja-JP"/>
        </w:rPr>
        <w:fldChar w:fldCharType="end"/>
      </w:r>
    </w:p>
  </w:comment>
  <w:comment w:id="193" w:author="Anthony R Davidson" w:date="2018-04-10T20:24:00Z" w:initials="ARD">
    <w:p w14:paraId="54B41987" w14:textId="6A222100" w:rsidR="00914E86" w:rsidRDefault="00914E86">
      <w:pPr>
        <w:pStyle w:val="CommentText"/>
      </w:pPr>
      <w:r>
        <w:rPr>
          <w:rStyle w:val="CommentReference"/>
        </w:rPr>
        <w:annotationRef/>
      </w:r>
      <w:r>
        <w:t>White and King 2006</w:t>
      </w:r>
    </w:p>
  </w:comment>
  <w:comment w:id="179" w:author="Richard Duncan" w:date="2018-06-15T13:23:00Z" w:initials="R">
    <w:p w14:paraId="6E7B2A0F" w14:textId="3F8C4660" w:rsidR="00900A7E" w:rsidRDefault="00900A7E">
      <w:pPr>
        <w:pStyle w:val="CommentText"/>
      </w:pPr>
      <w:r>
        <w:rPr>
          <w:rStyle w:val="CommentReference"/>
        </w:rPr>
        <w:annotationRef/>
      </w:r>
      <w:r>
        <w:t>Replaced by the above</w:t>
      </w:r>
    </w:p>
  </w:comment>
  <w:comment w:id="195" w:author="Anthony R Davidson" w:date="2018-04-10T20:27:00Z" w:initials="ARD">
    <w:p w14:paraId="50EF5C3F" w14:textId="096DBE8D" w:rsidR="00914E86" w:rsidRDefault="00914E86">
      <w:pPr>
        <w:pStyle w:val="CommentText"/>
      </w:pPr>
      <w:r>
        <w:rPr>
          <w:rStyle w:val="CommentReference"/>
        </w:rPr>
        <w:annotationRef/>
      </w:r>
      <w:r>
        <w:t>comprehensive (Bernd's recommendation) but large scale used by Blackwell and this study is bigger again</w:t>
      </w:r>
    </w:p>
  </w:comment>
  <w:comment w:id="196" w:author="Anthony.Davidson" w:date="2018-05-10T18:58:00Z" w:initials="A">
    <w:p w14:paraId="7CC79CCF" w14:textId="56266B0E" w:rsidR="007D426F" w:rsidRDefault="007D426F">
      <w:pPr>
        <w:pStyle w:val="CommentText"/>
      </w:pPr>
      <w:r>
        <w:rPr>
          <w:rStyle w:val="CommentReference"/>
        </w:rPr>
        <w:annotationRef/>
      </w:r>
      <w:r>
        <w:t>Cite</w:t>
      </w:r>
    </w:p>
  </w:comment>
  <w:comment w:id="197" w:author="Anthony R Davidson" w:date="2018-04-10T18:57:00Z" w:initials="ARD">
    <w:p w14:paraId="1BBA6FF0" w14:textId="42133637" w:rsidR="00914E86" w:rsidRDefault="00914E86">
      <w:pPr>
        <w:pStyle w:val="CommentText"/>
      </w:pPr>
      <w:r>
        <w:rPr>
          <w:rStyle w:val="CommentReference"/>
        </w:rPr>
        <w:annotationRef/>
      </w:r>
      <w:r w:rsidRPr="006A5E67">
        <w:rPr>
          <w:rFonts w:eastAsiaTheme="minorEastAsia"/>
          <w:bCs/>
          <w:kern w:val="0"/>
          <w:lang w:val="en-US" w:eastAsia="ja-JP"/>
        </w:rPr>
        <w:t>(Russell et al. 2015).</w:t>
      </w:r>
    </w:p>
  </w:comment>
  <w:comment w:id="194" w:author="Richard Duncan" w:date="2018-06-15T13:24:00Z" w:initials="R">
    <w:p w14:paraId="4C7E4387" w14:textId="4CD33066" w:rsidR="001D3E46" w:rsidRDefault="001D3E46">
      <w:pPr>
        <w:pStyle w:val="CommentText"/>
      </w:pPr>
      <w:r>
        <w:rPr>
          <w:rStyle w:val="CommentReference"/>
        </w:rPr>
        <w:annotationRef/>
      </w:r>
      <w:r>
        <w:t>Be more direct and precise about what you are doing. E.g. two catchments, one with and one without stoat control</w:t>
      </w:r>
    </w:p>
  </w:comment>
  <w:comment w:id="208" w:author="Anthony.Davidson" w:date="2018-05-02T11:20:00Z" w:initials="A">
    <w:p w14:paraId="5FBBB9B5" w14:textId="357AB6A3" w:rsidR="00914E86" w:rsidRDefault="00914E86">
      <w:pPr>
        <w:pStyle w:val="CommentText"/>
      </w:pPr>
      <w:r>
        <w:rPr>
          <w:rStyle w:val="CommentReference"/>
        </w:rPr>
        <w:annotationRef/>
      </w:r>
      <w:r w:rsidRPr="006A5E67">
        <w:rPr>
          <w:rFonts w:eastAsiaTheme="minorEastAsia"/>
          <w:bCs/>
          <w:kern w:val="0"/>
          <w:lang w:val="en-US" w:eastAsia="ja-JP"/>
        </w:rPr>
        <w:fldChar w:fldCharType="begin" w:fldLock="1"/>
      </w:r>
      <w:r w:rsidRPr="006A5E67">
        <w:rPr>
          <w:rFonts w:eastAsiaTheme="minorEastAsia"/>
          <w:bCs/>
          <w:kern w:val="0"/>
          <w:lang w:val="en-US" w:eastAsia="ja-JP"/>
        </w:rPr>
        <w:instrText>ADDIN CSL_CITATION { "citationItems" : [ { "id" : "ITEM-1", "itemData" : { "DOI" : "10.1071/WR10137", "ISBN" : "1035-3712", "ISSN" : "10353712", "PMID" : "3790", "abstract" : "Context: Management of suites of invasive mammal species can lead to perverse outcomes, such as meso-predator release, or can achieve desirable reductions in the abundance of top-order predators by controlling their prey. Predictive models for predator\u2013prey systems require estimates of predator functional responses, i.e. predation rates as functions of prey density. Aims: In New Zealand, estimates of the functional responses of stoats (Mustela erminea) to mice (Mus musculus) and ship (black) rats (Rattus rattus) are required to improve management models for these invasive species. Methods: We derived fitted relationships between the presence or absence of mouse or ship-rat remains in stoat guts and corresponding indices of prey abundance in beech and podocarp forests, respectively. To convert field data on stoat-gut contents to minimum kill rates, we used data on feeding activity and estimates of gut-passage time, observed in captive stoats. Key results: The most parsimonious fitted curves were Type II functional responses, with a steeper stoat\u2013mouse curve for autumn\u2013winter, indicating a more specialist feeding habit than that in spring\u2013summer. Estimated kill rates of mice per stoat per day reached an asymptote of 1.13 during autumn\u2013winter. Our maximum observed kill rate for spring\u2013summer was 11% less than the extrapolated upper limit of 1.04 mice per stoat per day for New Zealand ecosystems. No asymptote was reached within the limits of the data for the stoat\u2013rat relationship. Conclusions: Recent models for trophic interactions between stoats and the primary rodent prey have overestimated kill rates by stoats in forested ecosystems, particularly at very low and very high densities of mice. We show how data on stoat-gut contents can be rescaled to estimate minimum kill rates of rodent prey. Implications: The functional-response relationships we have derived can be used to improve modelled predictions of the effects of natural or management-driven perturbations of invasive stoats and their primary rodent-prey populations.", "author" : [ { "dropping-particle" : "", "family" : "Jones", "given" : "Christopher", "non-dropping-particle" : "", "parse-names" : false, "suffix" : "" }, { "dropping-particle" : "", "family" : "Pech", "given" : "Roger", "non-dropping-particle" : "", "parse-names" : false, "suffix" : "" }, { "dropping-particle" : "", "family" : "Forrester", "given" : "Guy", "non-dropping-particle" : "", "parse-names" : false, "suffix" : "" }, { "dropping-particle" : "", "family" : "King", "given" : "Carolyn M.", "non-dropping-particle" : "", "parse-names" : false, "suffix" : "" }, { "dropping-particle" : "", "family" : "Murphy", "given" : "Elaine C.", "non-dropping-particle" : "", "parse-names" : false, "suffix" : "" } ], "container-title" : "Wildlife Research", "id" : "ITEM-1", "issue" : "2", "issued" : { "date-parts" : [ [ "2011" ] ] }, "page" : "131-140", "title" : "Functional responses of an invasive top predator &lt;i&gt;Mustela erminea&lt;/i&gt; to invasive meso-predators &lt;i&gt;Rattus rattus&lt;/i&gt; and &lt;i&gt;Mus musculus&lt;/i&gt;, in New Zealand forests", "type" : "article-journal", "volume" : "38" }, "uris" : [ "http://www.mendeley.com/documents/?uuid=d94d3b74-79d9-4df7-83ab-7da9c10cd1b5" ] } ], "mendeley" : { "formattedCitation" : "(Jones &lt;i&gt;et al.&lt;/i&gt; 2011)", "plainTextFormattedCitation" : "(Jones et al. 2011)", "previouslyFormattedCitation" : "(Jones &lt;i&gt;et al.&lt;/i&gt; 2011)" }, "properties" : {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 xml:space="preserve">(Jones </w:t>
      </w:r>
      <w:r w:rsidRPr="006A5E67">
        <w:rPr>
          <w:rFonts w:eastAsiaTheme="minorEastAsia"/>
          <w:bCs/>
          <w:i/>
          <w:noProof/>
          <w:kern w:val="0"/>
          <w:lang w:val="en-US" w:eastAsia="ja-JP"/>
        </w:rPr>
        <w:t>et al.</w:t>
      </w:r>
      <w:r w:rsidRPr="006A5E67">
        <w:rPr>
          <w:rFonts w:eastAsiaTheme="minorEastAsia"/>
          <w:bCs/>
          <w:noProof/>
          <w:kern w:val="0"/>
          <w:lang w:val="en-US" w:eastAsia="ja-JP"/>
        </w:rPr>
        <w:t xml:space="preserve"> 2011)</w:t>
      </w:r>
      <w:r w:rsidRPr="006A5E67">
        <w:rPr>
          <w:rFonts w:eastAsiaTheme="minorEastAsia"/>
          <w:bCs/>
          <w:kern w:val="0"/>
          <w:lang w:val="en-US" w:eastAsia="ja-JP"/>
        </w:rPr>
        <w:fldChar w:fldCharType="end"/>
      </w:r>
    </w:p>
  </w:comment>
  <w:comment w:id="210" w:author="Anthony.Davidson" w:date="2018-05-02T15:22:00Z" w:initials="A">
    <w:p w14:paraId="69B0A2E9" w14:textId="56AF2C21" w:rsidR="00914E86" w:rsidRDefault="00914E86">
      <w:pPr>
        <w:pStyle w:val="CommentText"/>
      </w:pPr>
      <w:r>
        <w:rPr>
          <w:rStyle w:val="CommentReference"/>
        </w:rPr>
        <w:annotationRef/>
      </w:r>
      <w:r w:rsidRPr="006A5E67">
        <w:rPr>
          <w:rFonts w:eastAsiaTheme="minorEastAsia"/>
          <w:bCs/>
          <w:kern w:val="0"/>
          <w:lang w:val="en-US" w:eastAsia="ja-JP"/>
        </w:rPr>
        <w:fldChar w:fldCharType="begin" w:fldLock="1"/>
      </w:r>
      <w:r w:rsidRPr="006A5E67">
        <w:rPr>
          <w:rFonts w:eastAsiaTheme="minorEastAsia"/>
          <w:bCs/>
          <w:kern w:val="0"/>
          <w:lang w:val="en-US" w:eastAsia="ja-JP"/>
        </w:rPr>
        <w:instrText>ADDIN CSL_CITATION { "citationItems" : [ { "id" : "ITEM-1", "itemData" : { "author" : [ { "dropping-particle" : "", "family" : "King", "given" : "Carolyn M", "non-dropping-particle" : "", "parse-names" : false, "suffix" : "" } ], "container-title" : "Journal of Animal Ecology", "id" : "ITEM-1", "issue" : "1", "issued" : { "date-parts" : [ [ "1983" ] ] }, "page" : "141-166", "title" : "The Relationships between Beech (Nothofagus Sp.) Seedfall and Populations of Mice (Mus musculus), and the Demographic and Dietary Responses of Stoats ( Mustela erminea ), in Three New Zealand Forests.", "type" : "article-journal", "volume" : "52" }, "uris" : [ "http://www.mendeley.com/documents/?uuid=5a76e56b-5ece-4c6c-9d79-2fe0e7268542" ] } ], "mendeley" : { "formattedCitation" : "(King 1983)", "plainTextFormattedCitation" : "(King 1983)", "previouslyFormattedCitation" : "(King 1983)" }, "properties" : {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(King 1983)</w:t>
      </w:r>
      <w:r w:rsidRPr="006A5E67">
        <w:rPr>
          <w:rFonts w:eastAsiaTheme="minorEastAsia"/>
          <w:bCs/>
          <w:noProof/>
          <w:kern w:val="0"/>
          <w:lang w:val="en-US" w:eastAsia="ja-JP"/>
        </w:rPr>
        <w:fldChar w:fldCharType="end"/>
      </w:r>
    </w:p>
  </w:comment>
  <w:comment w:id="211" w:author="Anthony.Davidson" w:date="2018-05-02T11:21:00Z" w:initials="A">
    <w:p w14:paraId="40832272" w14:textId="293E9C87" w:rsidR="00914E86" w:rsidRDefault="00914E86">
      <w:pPr>
        <w:pStyle w:val="CommentText"/>
      </w:pPr>
      <w:r>
        <w:rPr>
          <w:rStyle w:val="CommentReference"/>
        </w:rPr>
        <w:annotationRef/>
      </w:r>
      <w:r>
        <w:t>Choquenot and Ruscoe 2000; King 1983</w:t>
      </w:r>
    </w:p>
  </w:comment>
  <w:comment w:id="228" w:author="Richard Duncan" w:date="2018-06-15T13:30:00Z" w:initials="R">
    <w:p w14:paraId="75A0FD90" w14:textId="1613C325" w:rsidR="00F06954" w:rsidRDefault="00F06954">
      <w:pPr>
        <w:pStyle w:val="CommentText"/>
      </w:pPr>
      <w:r>
        <w:rPr>
          <w:rStyle w:val="CommentReference"/>
        </w:rPr>
        <w:annotationRef/>
      </w:r>
      <w:r>
        <w:t>Refer to Blackwell who came up with these hypotheses</w:t>
      </w:r>
    </w:p>
  </w:comment>
  <w:comment w:id="229" w:author="Anthony.Davidson" w:date="2018-05-02T11:26:00Z" w:initials="A">
    <w:p w14:paraId="1A523A07" w14:textId="1FC291EC" w:rsidR="00914E86" w:rsidRDefault="00914E86">
      <w:pPr>
        <w:pStyle w:val="CommentText"/>
      </w:pPr>
      <w:r>
        <w:rPr>
          <w:rStyle w:val="CommentReference"/>
        </w:rPr>
        <w:annotationRef/>
      </w:r>
      <w:r w:rsidRPr="000F04E7">
        <w:rPr>
          <w:rFonts w:eastAsiaTheme="minorEastAsia"/>
          <w:bCs/>
          <w:kern w:val="0"/>
          <w:lang w:val="en-US" w:eastAsia="ja-JP"/>
        </w:rPr>
        <w:fldChar w:fldCharType="begin" w:fldLock="1"/>
      </w:r>
      <w:r w:rsidRPr="000F04E7">
        <w:rPr>
          <w:rFonts w:eastAsiaTheme="minorEastAsia"/>
          <w:bCs/>
          <w:kern w:val="0"/>
          <w:lang w:val="en-US" w:eastAsia="ja-JP"/>
        </w:rPr>
        <w:instrText>ADDIN CSL_CITATION { "citationItems" : [ { "id" : "ITEM-1", "itemData" : { "DOI" : "10.1371/journal.pone.0119139", "author" : [ { "dropping-particle" : "", "family" : "Holland", "given" : "E Penelope", "non-dropping-particle" : "", "parse-names" : false, "suffix" : "" }, { "dropping-particle" : "", "family" : "James", "given" : "Alex", "non-dropping-particle" : "", "parse-names" : false, "suffix" : "" }, { "dropping-particle" : "", "family" : "Ruscoe", "given" : "Wendy A", "non-dropping-particle" : "", "parse-names" : false, "suffix" : "" }, { "dropping-particle" : "", "family" : "Pech", "given" : "Roger P", "non-dropping-particle" : "", "parse-names" : false, "suffix" : "" }, { "dropping-particle" : "", "family" : "Byrom", "given" : "Andrea E", "non-dropping-particle" : "", "parse-names" : false, "suffix" : "" }, { "dropping-particle" : "", "family" : "Byrom", "given" : "E", "non-dropping-particle" : "", "parse-names" : false, "suffix" : "" } ], "container-title" : "PloS one", "id" : "ITEM-1", "issued" : { "date-parts" : [ [ "2015" ] ] }, "page" : "1-16", "title" : "Climate-based models for pulsed resources improve predictability of consumer population dynamics: outbreaks of house mice in forest ecosystems", "type" : "article-journal" }, "uris" : [ "http://www.mendeley.com/documents/?uuid=5790b598-76e9-475f-a542-833500c54e36" ] }, { "id" : "ITEM-2", "itemData" : { "DOI" : "10.1111/j.1365-2656.2005.00998.x", "author" : [ { "dropping-particle" : "", "family" : "Ruscoe", "given" : "Wendy A", "non-dropping-particle" : "", "parse-names" : false, "suffix" : "" }, { "dropping-particle" : "", "family" : "Elkinton", "given" : "Joseph S", "non-dropping-particle" : "", "parse-names" : false, "suffix" : "" }, { "dropping-particle" : "", "family" : "Choquenot", "given" : "David", "non-dropping-particle" : "", "parse-names" : false, "suffix" : "" }, { "dropping-particle" : "", "family" : "Allen", "given" : "Robert B", "non-dropping-particle" : "", "parse-names" : false, "suffix" : "" } ], "container-title" : "Journal of Animal Ecology", "id" : "ITEM-2", "issued" : { "date-parts" : [ [ "2005" ] ] }, "page" : "1005-1019", "title" : "Predation of beech seed by mice: effects of numerical and functional responses", "type" : "article-journal", "volume" : "74" }, "uris" : [ "http://www.mendeley.com/documents/?uuid=d2e12272-fa5c-454c-9c5b-fc6abb89d3a3" ] }, { "id" : "ITEM-3", "itemData" : { "author" : [ { "dropping-particle" : "", "family" : "Choquenot", "given" : "David", "non-dropping-particle" : "", "parse-names" : false, "suffix" : "" }, { "dropping-particle" : "", "family" : "Ruscoe", "given" : "Wendy A", "non-dropping-particle" : "", "parse-names" : false, "suffix" : "" } ], "container-title" : "Journal of Animal Ecology", "id" : "ITEM-3", "issued" : { "date-parts" : [ [ "2000" ] ] }, "page" : "1058-1070", "title" : "Mouse population eruptions in New Zealand forests: the role of population density and seedfall", "type" : "article-journal", "volume" : "69" }, "uris" : [ "http://www.mendeley.com/documents/?uuid=c3804130-7a3b-42a0-a216-f35e69b44947" ] } ], "mendeley" : { "formattedCitation" : "(Choquenot &amp; Ruscoe 2000; Ruscoe &lt;i&gt;et al.&lt;/i&gt; 2005; Holland &lt;i&gt;et al.&lt;/i&gt; 2015)", "plainTextFormattedCitation" : "(Choquenot &amp; Ruscoe 2000; Ruscoe et al. 2005; Holland et al. 2015)", "previouslyFormattedCitation" : "(Choquenot &amp; Ruscoe 2000; Ruscoe &lt;i&gt;et al.&lt;/i&gt; 2005; Holland &lt;i&gt;et al.&lt;/i&gt; 2015)" }, "properties" : {  }, "schema" : "https://github.com/citation-style-language/schema/raw/master/csl-citation.json" }</w:instrText>
      </w:r>
      <w:r w:rsidRPr="000F04E7">
        <w:rPr>
          <w:rFonts w:eastAsiaTheme="minorEastAsia"/>
          <w:bCs/>
          <w:kern w:val="0"/>
          <w:lang w:val="en-US" w:eastAsia="ja-JP"/>
        </w:rPr>
        <w:fldChar w:fldCharType="separate"/>
      </w:r>
      <w:r w:rsidRPr="000F04E7">
        <w:rPr>
          <w:rFonts w:eastAsiaTheme="minorEastAsia"/>
          <w:bCs/>
          <w:noProof/>
          <w:kern w:val="0"/>
          <w:lang w:val="en-US" w:eastAsia="ja-JP"/>
        </w:rPr>
        <w:t>(Choquenot &amp; Ruscoe 2000; Ruscoe et al. 2005; Holland et al. 2015)</w:t>
      </w:r>
      <w:r w:rsidRPr="000F04E7">
        <w:rPr>
          <w:rFonts w:eastAsiaTheme="minorEastAsia"/>
          <w:bCs/>
          <w:kern w:val="0"/>
          <w:lang w:val="en-US" w:eastAsia="ja-JP"/>
        </w:rPr>
        <w:fldChar w:fldCharType="end"/>
      </w:r>
    </w:p>
  </w:comment>
  <w:comment w:id="230" w:author="Anthony.Davidson" w:date="2018-05-02T11:26:00Z" w:initials="A">
    <w:p w14:paraId="37B04B70" w14:textId="324D379C" w:rsidR="00914E86" w:rsidRDefault="00914E86">
      <w:pPr>
        <w:pStyle w:val="CommentText"/>
      </w:pPr>
      <w:r>
        <w:rPr>
          <w:rStyle w:val="CommentReference"/>
        </w:rPr>
        <w:annotationRef/>
      </w:r>
      <w:r w:rsidRPr="000F04E7">
        <w:rPr>
          <w:rFonts w:eastAsiaTheme="minorEastAsia"/>
          <w:bCs/>
          <w:kern w:val="0"/>
          <w:lang w:val="en-US" w:eastAsia="ja-JP"/>
        </w:rPr>
        <w:fldChar w:fldCharType="begin" w:fldLock="1"/>
      </w:r>
      <w:r w:rsidRPr="000F04E7">
        <w:rPr>
          <w:rFonts w:eastAsiaTheme="minorEastAsia"/>
          <w:bCs/>
          <w:kern w:val="0"/>
          <w:lang w:val="en-US" w:eastAsia="ja-JP"/>
        </w:rPr>
        <w:instrText>ADDIN CSL_CITATION { "citationItems" : [ { "id" : "ITEM-1", "itemData" : { "author" : [ { "dropping-particle" : "", "family" : "Choquenot", "given" : "David", "non-dropping-particle" : "", "parse-names" : false, "suffix" : "" }, { "dropping-particle" : "", "family" : "Ruscoe", "given" : "Wendy A", "non-dropping-particle" : "", "parse-names" : false, "suffix" : "" } ], "container-title" : "Journal of Animal Ecology", "id" : "ITEM-1", "issued" : { "date-parts" : [ [ "2000" ] ] }, "page" : "1058-1070", "title" : "Mouse population eruptions in New Zealand forests: the role of population density and seedfall", "type" : "article-journal", "volume" : "69" }, "uris" : [ "http://www.mendeley.com/documents/?uuid=c3804130-7a3b-42a0-a216-f35e69b44947" ] } ], "mendeley" : { "formattedCitation" : "(Choquenot &amp; Ruscoe 2000)", "plainTextFormattedCitation" : "(Choquenot &amp; Ruscoe 2000)", "previouslyFormattedCitation" : "(Choquenot &amp; Ruscoe 2000)" }, "properties" : {  }, "schema" : "https://github.com/citation-style-language/schema/raw/master/csl-citation.json" }</w:instrText>
      </w:r>
      <w:r w:rsidRPr="000F04E7">
        <w:rPr>
          <w:rFonts w:eastAsiaTheme="minorEastAsia"/>
          <w:bCs/>
          <w:kern w:val="0"/>
          <w:lang w:val="en-US" w:eastAsia="ja-JP"/>
        </w:rPr>
        <w:fldChar w:fldCharType="separate"/>
      </w:r>
      <w:r w:rsidRPr="000F04E7">
        <w:rPr>
          <w:rFonts w:eastAsiaTheme="minorEastAsia"/>
          <w:bCs/>
          <w:noProof/>
          <w:kern w:val="0"/>
          <w:lang w:val="en-US" w:eastAsia="ja-JP"/>
        </w:rPr>
        <w:t>(Choquenot &amp; Ruscoe 2000)</w:t>
      </w:r>
      <w:r w:rsidRPr="000F04E7">
        <w:rPr>
          <w:rFonts w:eastAsiaTheme="minorEastAsia"/>
          <w:bCs/>
          <w:kern w:val="0"/>
          <w:lang w:val="en-US" w:eastAsia="ja-JP"/>
        </w:rPr>
        <w:fldChar w:fldCharType="end"/>
      </w:r>
    </w:p>
  </w:comment>
  <w:comment w:id="231" w:author="Anthony.Davidson" w:date="2018-05-02T11:26:00Z" w:initials="A">
    <w:p w14:paraId="593B4E3D" w14:textId="42E992E2" w:rsidR="00914E86" w:rsidRDefault="00914E86">
      <w:pPr>
        <w:pStyle w:val="CommentText"/>
      </w:pPr>
      <w:r>
        <w:rPr>
          <w:rStyle w:val="CommentReference"/>
        </w:rPr>
        <w:annotationRef/>
      </w:r>
      <w:r w:rsidRPr="000F04E7">
        <w:rPr>
          <w:rFonts w:eastAsiaTheme="minorEastAsia"/>
          <w:bCs/>
          <w:kern w:val="0"/>
          <w:lang w:val="en-US" w:eastAsia="ja-JP"/>
        </w:rPr>
        <w:fldChar w:fldCharType="begin" w:fldLock="1"/>
      </w:r>
      <w:r w:rsidRPr="000F04E7">
        <w:rPr>
          <w:rFonts w:eastAsiaTheme="minorEastAsia"/>
          <w:bCs/>
          <w:kern w:val="0"/>
          <w:lang w:val="en-US" w:eastAsia="ja-JP"/>
        </w:rPr>
        <w:instrText>ADDIN CSL_CITATION { "citationItems" : [ { "id" : "ITEM-1", "itemData" : { "ISBN" : "9780195584776", "author" : [ { "dropping-particle" : "", "family" : "King", "given" : "C M", "non-dropping-particle" : "", "parse-names" : false, "suffix" : "" } ], "id" : "ITEM-1", "issued" : { "date-parts" : [ [ "2005" ] ] }, "publisher" : "Oxford University Press", "title" : "The Handbook of New Zealand Mammals", "type" : "book" }, "uris" : [ "http://www.mendeley.com/documents/?uuid=c995a5f5-4ea7-4113-a2aa-61fbf99ee484" ] } ], "mendeley" : { "formattedCitation" : "(King 2005)", "plainTextFormattedCitation" : "(King 2005)", "previouslyFormattedCitation" : "(King 2005)" }, "properties" : {  }, "schema" : "https://github.com/citation-style-language/schema/raw/master/csl-citation.json" }</w:instrText>
      </w:r>
      <w:r w:rsidRPr="000F04E7">
        <w:rPr>
          <w:rFonts w:eastAsiaTheme="minorEastAsia"/>
          <w:bCs/>
          <w:kern w:val="0"/>
          <w:lang w:val="en-US" w:eastAsia="ja-JP"/>
        </w:rPr>
        <w:fldChar w:fldCharType="separate"/>
      </w:r>
      <w:r w:rsidRPr="000F04E7">
        <w:rPr>
          <w:rFonts w:eastAsiaTheme="minorEastAsia"/>
          <w:bCs/>
          <w:noProof/>
          <w:kern w:val="0"/>
          <w:lang w:val="en-US" w:eastAsia="ja-JP"/>
        </w:rPr>
        <w:t>(King 2005)</w:t>
      </w:r>
      <w:r w:rsidRPr="000F04E7">
        <w:rPr>
          <w:rFonts w:eastAsiaTheme="minorEastAsia"/>
          <w:bCs/>
          <w:kern w:val="0"/>
          <w:lang w:val="en-US" w:eastAsia="ja-JP"/>
        </w:rPr>
        <w:fldChar w:fldCharType="end"/>
      </w:r>
    </w:p>
  </w:comment>
  <w:comment w:id="232" w:author="Anthony.Davidson" w:date="2018-05-02T11:26:00Z" w:initials="A">
    <w:p w14:paraId="293D63FD" w14:textId="132A13B5" w:rsidR="00914E86" w:rsidRDefault="00914E86">
      <w:pPr>
        <w:pStyle w:val="CommentText"/>
      </w:pPr>
      <w:r>
        <w:rPr>
          <w:rStyle w:val="CommentReference"/>
        </w:rPr>
        <w:annotationRef/>
      </w:r>
      <w:r w:rsidRPr="000F04E7">
        <w:rPr>
          <w:rFonts w:eastAsiaTheme="minorEastAsia"/>
          <w:bCs/>
          <w:kern w:val="0"/>
          <w:lang w:val="en-US" w:eastAsia="ja-JP"/>
        </w:rPr>
        <w:fldChar w:fldCharType="begin" w:fldLock="1"/>
      </w:r>
      <w:r w:rsidRPr="000F04E7">
        <w:rPr>
          <w:rFonts w:eastAsiaTheme="minorEastAsia"/>
          <w:bCs/>
          <w:kern w:val="0"/>
          <w:lang w:val="en-US" w:eastAsia="ja-JP"/>
        </w:rPr>
        <w:instrText>ADDIN CSL_CITATION { "citationItems" : [ { "id" : "ITEM-1", "itemData" : { "DOI" : "10.1021/jp037247d", "ISBN" : "1089-5639", "ISSN" : "10895639", "PMID" : "24965934", "abstract" : "Density functional theory (DFT) calculations were performed to evaluate the antioxidant activity of molecules commonly present in many Mediterranean foods. A series of interesting systems, including tyrosol, hydroxytyrosol, gallic, and caffeic acids, belonging to the family of phenols, resveratrol of the stilbenes family, epicatechin, kaempferol, and cianidin as examples of flavonoids and, at last, a simplified model of \u03b1-tocopherol (6-hydroxy-2,2,5,7,8-pentamethylchroman (HPMC)) were studied. Conformational behavior was examined at the B3LYP/6-311++G(3df,2p) level of theory, in the gas phase and in two solvents with different polarity (water and benzene), with the aim to compute the bond dissociation enthalpy (BDE) for the O?H bonds and the adiabatic ionization potentials (IP). BDE and IP for these systems do not follow the same trends in gas and solution phases:? the major differences with respect to vacuum are found as when water computations are performed. On the basis of the computed BDE and IP values, the most active systems able to transfer an H-atom seem to be \u03b1-tocopherol followed by hydroxytyrosol, gallic acid, caffeic acid, and epicatechin. Instead, kaempferol and resveratrol appear to be the best candidates for an electron-transfer mechanism. Density functional theory (DFT) calculations were performed to evaluate the antioxidant activity of molecules commonly present in many Mediterranean foods. A series of interesting systems, including tyrosol, hydroxytyrosol, gallic, and caffeic acids, belonging to the family of phenols, resveratrol of the stilbenes family, epicatechin, kaempferol, and cianidin as examples of flavonoids and, at last, a simplified model of \u03b1-tocopherol (6-hydroxy-2,2,5,7,8-pentamethylchroman (HPMC)) were studied. Conformational behavior was examined at the B3LYP/6-311++G(3df,2p) level of theory, in the gas phase and in two solvents with different polarity (water and benzene), with the aim to compute the bond dissociation enthalpy (BDE) for the O?H bonds and the adiabatic ionization potentials (IP). BDE and IP for these systems do not follow the same trends in gas and solution phases:? the major differences with respect to vacuum are found as when water computations are performed. On the basis of the computed BDE and IP values, the most active systems able to transfer an H-atom seem to be \u03b1-tocopherol followed by hydroxytyrosol, gallic acid, caffeic acid, and epicatechin. Instead, kaempferol and resveratrol appear to be the\u2026", "author" : [ { "dropping-particle" : "", "family" : "Leopoldini", "given" : "Monica", "non-dropping-particle" : "", "parse-names" : false, "suffix" : "" }, { "dropping-particle" : "", "family" : "Marino", "given" : "Tiziana", "non-dropping-particle" : "", "parse-names" : false, "suffix" : "" }, { "dropping-particle" : "", "family" : "Russo", "given" : "Nino", "non-dropping-particle" : "", "parse-names" : false, "suffix" : "" }, { "dropping-particle" : "", "family" : "Toscano", "given" : "Marirosa", "non-dropping-particle" : "", "parse-names" : false, "suffix" : "" } ], "container-title" : "Journal of Physical Chemistry A", "id" : "ITEM-1", "issue" : "22", "issued" : { "date-parts" : [ [ "2004" ] ] }, "page" : "4916-4922", "title" : "Antioxidant properties of phenolic compounds: H-atom versus electron transfer mechanism", "type" : "article-journal", "volume" : "108" }, "uris" : [ "http://www.mendeley.com/documents/?uuid=98e920d8-e6c3-4236-9193-b7f14f5d1c3b" ] }, { "id" : "ITEM-2", "itemData" : { "author" : [ { "dropping-particle" : "", "family" : "McQueen", "given" : "Shirley", "non-dropping-particle" : "", "parse-names" : false, "suffix" : "" }, { "dropping-particle" : "", "family" : "Lawrence", "given" : "Barry", "non-dropping-particle" : "", "parse-names" : false, "suffix" : "" } ], "container-title" : "New Zealand Journal of Ecology", "id" : "ITEM-2", "issue" : "8", "issued" : { "date-parts" : [ [ "2008" ] ] }, "page" : "214-218", "title" : "Diet of ship rats following a mast event in beech (&lt;i&gt;Nothofagus spp.&lt;/i&gt;) forest", "type" : "article-journal", "volume" : "32" }, "uris" : [ "http://www.mendeley.com/documents/?uuid=4db9d04c-d1bc-4bb6-9f9d-093ee9981728" ] } ], "mendeley" : { "formattedCitation" : "(Leopoldini &lt;i&gt;et al.&lt;/i&gt; 2004; McQueen &amp; Lawrence 2008)", "manualFormatting" : "(Lldini et al. 2004; McQueen &amp; Lawrence 2008)", "plainTextFormattedCitation" : "(Leopoldini et al. 2004; McQueen &amp; Lawrence 2008)", "previouslyFormattedCitation" : "(Leopoldini &lt;i&gt;et al.&lt;/i&gt; 2004; McQueen &amp; Lawrence 2008)" }, "properties" : {  }, "schema" : "https://github.com/citation-style-language/schema/raw/master/csl-citation.json" }</w:instrText>
      </w:r>
      <w:r w:rsidRPr="000F04E7">
        <w:rPr>
          <w:rFonts w:eastAsiaTheme="minorEastAsia"/>
          <w:bCs/>
          <w:kern w:val="0"/>
          <w:lang w:val="en-US" w:eastAsia="ja-JP"/>
        </w:rPr>
        <w:fldChar w:fldCharType="separate"/>
      </w:r>
      <w:r w:rsidRPr="000F04E7">
        <w:rPr>
          <w:rFonts w:eastAsiaTheme="minorEastAsia"/>
          <w:bCs/>
          <w:noProof/>
          <w:kern w:val="0"/>
          <w:lang w:val="en-US" w:eastAsia="ja-JP"/>
        </w:rPr>
        <w:t>(Lldini et al. 2004; McQueen &amp; Lawrence 2008)</w:t>
      </w:r>
      <w:r w:rsidRPr="000F04E7">
        <w:rPr>
          <w:rFonts w:eastAsiaTheme="minorEastAsia"/>
          <w:bCs/>
          <w:kern w:val="0"/>
          <w:lang w:val="en-US" w:eastAsia="ja-JP"/>
        </w:rPr>
        <w:fldChar w:fldCharType="end"/>
      </w:r>
    </w:p>
  </w:comment>
  <w:comment w:id="233" w:author="Anthony.Davidson" w:date="2018-05-02T11:27:00Z" w:initials="A">
    <w:p w14:paraId="6F82E2A2" w14:textId="4C81EAAD" w:rsidR="00914E86" w:rsidRDefault="00914E86">
      <w:pPr>
        <w:pStyle w:val="CommentText"/>
      </w:pPr>
      <w:r>
        <w:rPr>
          <w:rStyle w:val="CommentReference"/>
        </w:rPr>
        <w:annotationRef/>
      </w:r>
      <w:r w:rsidRPr="000F04E7">
        <w:rPr>
          <w:rFonts w:eastAsiaTheme="minorEastAsia"/>
          <w:bCs/>
          <w:kern w:val="0"/>
          <w:lang w:val="en-US" w:eastAsia="ja-JP"/>
        </w:rPr>
        <w:fldChar w:fldCharType="begin" w:fldLock="1"/>
      </w:r>
      <w:r w:rsidRPr="000F04E7">
        <w:rPr>
          <w:rFonts w:eastAsiaTheme="minorEastAsia"/>
          <w:bCs/>
          <w:kern w:val="0"/>
          <w:lang w:val="en-US" w:eastAsia="ja-JP"/>
        </w:rPr>
        <w:instrText>ADDIN CSL_CITATION { "citationItems" : [ { "id" : "ITEM-1", "itemData" : { "author" : [ { "dropping-particle" : "", "family" : "Choquenot", "given" : "David", "non-dropping-particle" : "", "parse-names" : false, "suffix" : "" }, { "dropping-particle" : "", "family" : "Ruscoe", "given" : "Wendy A", "non-dropping-particle" : "", "parse-names" : false, "suffix" : "" } ], "container-title" : "Journal of Animal Ecology", "id" : "ITEM-1", "issued" : { "date-parts" : [ [ "2000" ] ] }, "page" : "1058-1070", "title" : "Mouse population eruptions in New Zealand forests: the role of population density and seedfall", "type" : "article-journal", "volume" : "69" }, "uris" : [ "http://www.mendeley.com/documents/?uuid=c3804130-7a3b-42a0-a216-f35e69b44947" ] }, { "id" : "ITEM-2", "itemData" : { "DOI" : "10.1111/j.1461-0248.2011.01673.x", "abstract" : "Invasive species are frequently the target of eradication or control programmes to mitigate their impacts. However, manipulating single species in isolation can lead to unexpected consequences for other species, with outcomes such as mesopredator release demonstrated both theoretically and empirically in vertebrate assemblages with at least two trophic levels. Less is known about the consequences of species removal in more complex assemblages where a greater number of interacting invaders increases the potential for selective species removal to result in unexpected changes in community structure. Using a replicated Before-After Control-Impact field experiment with a four-species assemblage of invasive mammals we show that species interactions in the community are dominated by competition rather than predation. There was no measurable response of two mesopredators (rats and mice) following control of the top predator (stoats), but there was competitive release of rats following removal of a herbivore (possums), and competitive release of mice following removal of rats", "author" : [ { "dropping-particle" : "", "family" : "Ruscoe", "given" : "Wendy A", "non-dropping-particle" : "", "parse-names" : false, "suffix" : "" }, { "dropping-particle" : "", "family" : "Ramsey", "given" : "David S. L.", "non-dropping-particle" : "", "parse-names" : false, "suffix" : "" }, { "dropping-particle" : "", "family" : "Pech", "given" : "Roger P.", "non-dropping-particle" : "", "parse-names" : false, "suffix" : "" }, { "dropping-particle" : "", "family" : "Sweetapple", "given" : "Peter J.", "non-dropping-particle" : "", "parse-names" : false, "suffix" : "" }, { "dropping-particle" : "", "family" : "Yockney", "given" : "Ivor", "non-dropping-particle" : "", "parse-names" : false, "suffix" : "" }, { "dropping-particle" : "", "family" : "Barron", "given" : "Mandy C.", "non-dropping-particle" : "", "parse-names" : false, "suffix" : "" }, { "dropping-particle" : "", "family" : "Perry", "given" : "Mike", "non-dropping-particle" : "", "parse-names" : false, "suffix" : "" }, { "dropping-particle" : "", "family" : "Nugent", "given" : "Graham", "non-dropping-particle" : "", "parse-names" : false, "suffix" : "" }, { "dropping-particle" : "", "family" : "Carran", "given" : "Roger", "non-dropping-particle" : "", "parse-names" : false, "suffix" : "" }, { "dropping-particle" : "", "family" : "Warne", "given" : "Rodney", "non-dropping-particle" : "", "parse-names" : false, "suffix" : "" }, { "dropping-particle" : "", "family" : "Brausch", "given" : "Chris", "non-dropping-particle" : "", "parse-names" : false, "suffix" : "" }, { "dropping-particle" : "", "family" : "Duncan", "given" : "Richard P.", "non-dropping-particle" : "", "parse-names" : false, "suffix" : "" } ], "container-title" : "Ecological Letters", "id" : "ITEM-2", "issued" : { "date-parts" : [ [ "2011" ] ] }, "page" : "1035-1042", "title" : "Unexpected consequences of control: competitive vs . predator release in a four-species assemblage of invasive mammals", "type" : "article-journal", "volume" : "14" }, "uris" : [ "http://www.mendeley.com/documents/?uuid=65affad3-79d6-4859-a97a-9d3d80cc8ad9" ] } ], "mendeley" : { "formattedCitation" : "(Choquenot &amp; Ruscoe 2000; Ruscoe &lt;i&gt;et al.&lt;/i&gt; 2011)", "manualFormatting" : "(Ruscoe et al. 2011)", "plainTextFormattedCitation" : "(Choquenot &amp; Ruscoe 2000; Ruscoe et al. 2011)", "previouslyFormattedCitation" : "(Choquenot &amp; Ruscoe 2000; Ruscoe &lt;i&gt;et al.&lt;/i&gt; 2011)" }, "properties" : {  }, "schema" : "https://github.com/citation-style-language/schema/raw/master/csl-citation.json" }</w:instrText>
      </w:r>
      <w:r w:rsidRPr="000F04E7">
        <w:rPr>
          <w:rFonts w:eastAsiaTheme="minorEastAsia"/>
          <w:bCs/>
          <w:kern w:val="0"/>
          <w:lang w:val="en-US" w:eastAsia="ja-JP"/>
        </w:rPr>
        <w:fldChar w:fldCharType="separate"/>
      </w:r>
      <w:r w:rsidRPr="000F04E7">
        <w:rPr>
          <w:rFonts w:eastAsiaTheme="minorEastAsia"/>
          <w:bCs/>
          <w:noProof/>
          <w:kern w:val="0"/>
          <w:lang w:val="en-US" w:eastAsia="ja-JP"/>
        </w:rPr>
        <w:t>(Ruscoe et al. 2011)</w:t>
      </w:r>
      <w:r w:rsidRPr="000F04E7">
        <w:rPr>
          <w:rFonts w:eastAsiaTheme="minorEastAsia"/>
          <w:bCs/>
          <w:kern w:val="0"/>
          <w:lang w:val="en-US" w:eastAsia="ja-JP"/>
        </w:rPr>
        <w:fldChar w:fldCharType="end"/>
      </w:r>
    </w:p>
  </w:comment>
  <w:comment w:id="235" w:author="Anthony.Davidson" w:date="2018-05-02T11:27:00Z" w:initials="A">
    <w:p w14:paraId="06075E09" w14:textId="541AD0F8" w:rsidR="00914E86" w:rsidRDefault="00914E86">
      <w:pPr>
        <w:pStyle w:val="CommentText"/>
      </w:pPr>
      <w:r>
        <w:rPr>
          <w:rStyle w:val="CommentReference"/>
        </w:rPr>
        <w:annotationRef/>
      </w:r>
      <w:r w:rsidRPr="000F04E7">
        <w:rPr>
          <w:rFonts w:eastAsiaTheme="minorEastAsia"/>
          <w:bCs/>
          <w:kern w:val="0"/>
          <w:lang w:val="en-US" w:eastAsia="ja-JP"/>
        </w:rPr>
        <w:fldChar w:fldCharType="begin" w:fldLock="1"/>
      </w:r>
      <w:r w:rsidRPr="000F04E7">
        <w:rPr>
          <w:rFonts w:eastAsiaTheme="minorEastAsia"/>
          <w:bCs/>
          <w:kern w:val="0"/>
          <w:lang w:val="en-US" w:eastAsia="ja-JP"/>
        </w:rPr>
        <w:instrText>ADDIN CSL_CITATION { "citationItems" : [ { "id" : "ITEM-1", "itemData" : { "abstract" : "Although indirect effects are important structuring forces in ecological communities, they are seldom considered in the design of pest control operations. However, such effects may cause unpredicted and deleterious changes in other populations that could reduce or even negate the benefit to endangered species for which control is undertaken. Furthermore, the complexity and nonlinearities inherent in interacting ecological communities may cause thresholds in the strength of pest control, on either side of which indirect effects could vary greatly in their magnitude and desirability. We constructed a four-species simulation model for a common pest community in New Zealand beech (Nothofagus spp.) forests: house mice, ship rats, stoats, and brushtail possums. When the model was perturbed to simulate common control techniques, marked increases in the abundance of nontarget pest species were observed at the next forest mast. Higher mouse numbers were observed following both toxin (1080) application and rat kill-trapping, and higher rat numbers were observed following stoat kill-trapping, due to a release from predation in all cases. In comparison, a marked decrease in stoat abundance at the next forest mast was observed following simultaneous control of rats and mice, due to the effects of decreased prey abundance on the stoat population. For rat control, the size of the indirect effect on mouse numbers increased monotonically with control strength. Because the curvature of the relationship is slight, the relationship between the direct benefits of control and the indirect costs incurred would remain relatively unchanged regardless of the strength of control employed. For simultaneous mouse and rat control, however, high levels of control (as initially simulated) were predicted to cause decreased peak stoat abundance at the next mast event, whereas intermediate and low levels of control were predicted to cause increased stoat abundance. Hence, this study demonstrates two points of concern for pest managers. First, indirect effects of control operations do have the potential to reduce the planned-for benefit. Second, thresholds in the strength of control employed can potentially occur, across which indirect effects switch from being of conservation benefit to being of conservation concern.", "author" : [ { "dropping-particle" : "", "family" : "Tompkins", "given" : "Daniel M", "non-dropping-particle" : "", "parse-names" : false, "suffix" : "" }, { "dropping-particle" : "", "family" : "Veltman", "given" : "Clare J", "non-dropping-particle" : "", "parse-names" : false, "suffix" : "" } ], "container-title" : "Ecological Applications", "id" : "ITEM-1", "issue" : "3", "issued" : { "date-parts" : [ [ "2006" ] ] }, "page" : "1050-1061", "title" : "Unexpected consequences of vertebrate pest control: Predictions from a four-species community model", "type" : "article-journal", "volume" : "16" }, "uris" : [ "http://www.mendeley.com/documents/?uuid=9e0be657-f7aa-4bf7-ae2f-daf7781da035" ] } ], "mendeley" : { "formattedCitation" : "(Tompkins &amp; Veltman 2006)", "plainTextFormattedCitation" : "(Tompkins &amp; Veltman 2006)", "previouslyFormattedCitation" : "(Tompkins &amp; Veltman 2006)" }, "properties" : {  }, "schema" : "https://github.com/citation-style-language/schema/raw/master/csl-citation.json" }</w:instrText>
      </w:r>
      <w:r w:rsidRPr="000F04E7">
        <w:rPr>
          <w:rFonts w:eastAsiaTheme="minorEastAsia"/>
          <w:bCs/>
          <w:kern w:val="0"/>
          <w:lang w:val="en-US" w:eastAsia="ja-JP"/>
        </w:rPr>
        <w:fldChar w:fldCharType="separate"/>
      </w:r>
      <w:r w:rsidRPr="000F04E7">
        <w:rPr>
          <w:rFonts w:eastAsiaTheme="minorEastAsia"/>
          <w:bCs/>
          <w:noProof/>
          <w:kern w:val="0"/>
          <w:lang w:val="en-US" w:eastAsia="ja-JP"/>
        </w:rPr>
        <w:t>(Tompkins &amp; Veltman 2006)</w:t>
      </w:r>
      <w:r w:rsidRPr="000F04E7">
        <w:rPr>
          <w:rFonts w:eastAsiaTheme="minorEastAsia"/>
          <w:bCs/>
          <w:kern w:val="0"/>
          <w:lang w:val="en-US" w:eastAsia="ja-JP"/>
        </w:rPr>
        <w:fldChar w:fldCharType="end"/>
      </w:r>
    </w:p>
  </w:comment>
  <w:comment w:id="243" w:author="Anthony.Davidson" w:date="2018-05-02T11:27:00Z" w:initials="A">
    <w:p w14:paraId="3473F31D" w14:textId="104916D0" w:rsidR="00914E86" w:rsidRDefault="00914E86">
      <w:pPr>
        <w:pStyle w:val="CommentText"/>
      </w:pPr>
      <w:r>
        <w:rPr>
          <w:rStyle w:val="CommentReference"/>
        </w:rPr>
        <w:annotationRef/>
      </w:r>
      <w:r w:rsidRPr="000F04E7">
        <w:rPr>
          <w:rFonts w:eastAsiaTheme="minorEastAsia"/>
          <w:bCs/>
          <w:kern w:val="0"/>
          <w:lang w:val="en-US" w:eastAsia="ja-JP"/>
        </w:rPr>
        <w:fldChar w:fldCharType="begin" w:fldLock="1"/>
      </w:r>
      <w:r w:rsidRPr="000F04E7">
        <w:rPr>
          <w:rFonts w:eastAsiaTheme="minorEastAsia"/>
          <w:bCs/>
          <w:kern w:val="0"/>
          <w:lang w:val="en-US" w:eastAsia="ja-JP"/>
        </w:rPr>
        <w:instrText>ADDIN CSL_CITATION { "citationItems" : [ { "id" : "ITEM-1", "itemData" : { "author" : [ { "dropping-particle" : "", "family" : "Choquenot", "given" : "David", "non-dropping-particle" : "", "parse-names" : false, "suffix" : "" }, { "dropping-particle" : "", "family" : "Ruscoe", "given" : "Wendy A", "non-dropping-particle" : "", "parse-names" : false, "suffix" : "" } ], "container-title" : "Journal of Animal Ecology", "id" : "ITEM-1", "issued" : { "date-parts" : [ [ "2000" ] ] }, "page" : "1058-1070", "title" : "Mouse population eruptions in New Zealand forests: the role of population density and seedfall", "type" : "article-journal", "volume" : "69" }, "uris" : [ "http://www.mendeley.com/documents/?uuid=c3804130-7a3b-42a0-a216-f35e69b44947" ] }, { "id" : "ITEM-2", "itemData" : { "DOI" : "10.1111/j.1365-2656.2005.00998.x", "author" : [ { "dropping-particle" : "", "family" : "Ruscoe", "given" : "Wendy A", "non-dropping-particle" : "", "parse-names" : false, "suffix" : "" }, { "dropping-particle" : "", "family" : "Elkinton", "given" : "Joseph S", "non-dropping-particle" : "", "parse-names" : false, "suffix" : "" }, { "dropping-particle" : "", "family" : "Choquenot", "given" : "David", "non-dropping-particle" : "", "parse-names" : false, "suffix" : "" }, { "dropping-particle" : "", "family" : "Allen", "given" : "Robert B", "non-dropping-particle" : "", "parse-names" : false, "suffix" : "" } ], "container-title" : "Journal of Animal Ecology", "id" : "ITEM-2", "issued" : { "date-parts" : [ [ "2005" ] ] }, "page" : "1005-1019", "title" : "Predation of beech seed by mice: effects of numerical and functional responses", "type" : "article-journal", "volume" : "74" }, "uris" : [ "http://www.mendeley.com/documents/?uuid=d2e12272-fa5c-454c-9c5b-fc6abb89d3a3" ] }, { "id" : "ITEM-3", "itemData" : { "DOI" : "10.1371/journal.pone.0119139", "author" : [ { "dropping-particle" : "", "family" : "Holland", "given" : "E Penelope", "non-dropping-particle" : "", "parse-names" : false, "suffix" : "" }, { "dropping-particle" : "", "family" : "James", "given" : "Alex", "non-dropping-particle" : "", "parse-names" : false, "suffix" : "" }, { "dropping-particle" : "", "family" : "Ruscoe", "given" : "Wendy A", "non-dropping-particle" : "", "parse-names" : false, "suffix" : "" }, { "dropping-particle" : "", "family" : "Pech", "given" : "Roger P", "non-dropping-particle" : "", "parse-names" : false, "suffix" : "" }, { "dropping-particle" : "", "family" : "Byrom", "given" : "Andrea E", "non-dropping-particle" : "", "parse-names" : false, "suffix" : "" }, { "dropping-particle" : "", "family" : "Byrom", "given" : "E", "non-dropping-particle" : "", "parse-names" : false, "suffix" : "" } ], "container-title" : "PloS one", "id" : "ITEM-3", "issued" : { "date-parts" : [ [ "2015" ] ] }, "page" : "1-16", "title" : "Climate-based models for pulsed resources improve predictability of consumer population dynamics: outbreaks of house mice in forest ecosystems", "type" : "article-journal" }, "uris" : [ "http://www.mendeley.com/documents/?uuid=5790b598-76e9-475f-a542-833500c54e36" ] } ], "mendeley" : { "formattedCitation" : "(Choquenot &amp; Ruscoe 2000; Ruscoe &lt;i&gt;et al.&lt;/i&gt; 2005; Holland &lt;i&gt;et al.&lt;/i&gt; 2015)", "plainTextFormattedCitation" : "(Choquenot &amp; Ruscoe 2000; Ruscoe et al. 2005; Holland et al. 2015)", "previouslyFormattedCitation" : "(Choquenot &amp; Ruscoe 2000; Ruscoe &lt;i&gt;et al.&lt;/i&gt; 2005; Holland &lt;i&gt;et al.&lt;/i&gt; 2015)" }, "properties" : {  }, "schema" : "https://github.com/citation-style-language/schema/raw/master/csl-citation.json" }</w:instrText>
      </w:r>
      <w:r w:rsidRPr="000F04E7">
        <w:rPr>
          <w:rFonts w:eastAsiaTheme="minorEastAsia"/>
          <w:bCs/>
          <w:kern w:val="0"/>
          <w:lang w:val="en-US" w:eastAsia="ja-JP"/>
        </w:rPr>
        <w:fldChar w:fldCharType="separate"/>
      </w:r>
      <w:r w:rsidRPr="000F04E7">
        <w:rPr>
          <w:rFonts w:eastAsiaTheme="minorEastAsia"/>
          <w:bCs/>
          <w:noProof/>
          <w:kern w:val="0"/>
          <w:lang w:val="en-US" w:eastAsia="ja-JP"/>
        </w:rPr>
        <w:t>(Choquenot &amp; Ruscoe 2000; Ruscoe et al. 2005; Holland et al. 2015)</w:t>
      </w:r>
      <w:r w:rsidRPr="000F04E7">
        <w:rPr>
          <w:rFonts w:eastAsiaTheme="minorEastAsia"/>
          <w:bCs/>
          <w:kern w:val="0"/>
          <w:lang w:val="en-US" w:eastAsia="ja-JP"/>
        </w:rPr>
        <w:fldChar w:fldCharType="end"/>
      </w:r>
    </w:p>
  </w:comment>
  <w:comment w:id="244" w:author="Anthony.Davidson" w:date="2018-05-03T00:59:00Z" w:initials="A">
    <w:p w14:paraId="219BAD14" w14:textId="77777777" w:rsidR="00914E86" w:rsidRDefault="00914E86" w:rsidP="002B4B3D">
      <w:pPr>
        <w:pStyle w:val="CommentText"/>
      </w:pPr>
      <w:r>
        <w:rPr>
          <w:rStyle w:val="CommentReference"/>
        </w:rPr>
        <w:annotationRef/>
      </w:r>
      <w:r>
        <w:t># Derived parameters: the estimated number of individuals on each grid at each trip</w:t>
      </w:r>
    </w:p>
    <w:p w14:paraId="6C4B9135" w14:textId="77777777" w:rsidR="00914E86" w:rsidRDefault="00914E86" w:rsidP="002B4B3D">
      <w:pPr>
        <w:pStyle w:val="CommentText"/>
      </w:pPr>
      <w:r>
        <w:t>N[j, k] &lt;- sum(z[, j, k])</w:t>
      </w:r>
    </w:p>
    <w:p w14:paraId="2A0EA042" w14:textId="77777777" w:rsidR="00914E86" w:rsidRDefault="00914E86" w:rsidP="002B4B3D">
      <w:pPr>
        <w:pStyle w:val="CommentText"/>
      </w:pPr>
    </w:p>
    <w:p w14:paraId="0E26BD26" w14:textId="77777777" w:rsidR="00914E86" w:rsidRDefault="00914E86" w:rsidP="002B4B3D">
      <w:pPr>
        <w:pStyle w:val="CommentText"/>
      </w:pPr>
      <w:r>
        <w:t># ones trick to estimate lambda (mean number of individuals for modelling)</w:t>
      </w:r>
    </w:p>
    <w:p w14:paraId="7F3324FB" w14:textId="77777777" w:rsidR="00914E86" w:rsidRDefault="00914E86" w:rsidP="002B4B3D">
      <w:pPr>
        <w:pStyle w:val="CommentText"/>
      </w:pPr>
      <w:r>
        <w:t>exone[j, k] ~ dbern(pi[j, k])</w:t>
      </w:r>
    </w:p>
    <w:p w14:paraId="681EAAA4" w14:textId="77777777" w:rsidR="00914E86" w:rsidRDefault="00914E86" w:rsidP="002B4B3D">
      <w:pPr>
        <w:pStyle w:val="CommentText"/>
      </w:pPr>
      <w:r>
        <w:t>pi[j, k] &lt;- dpois(N[j, k], lambda[j, k])</w:t>
      </w:r>
    </w:p>
    <w:p w14:paraId="7B854059" w14:textId="77777777" w:rsidR="00914E86" w:rsidRDefault="00914E86" w:rsidP="002B4B3D">
      <w:pPr>
        <w:pStyle w:val="CommentText"/>
      </w:pPr>
      <w:r>
        <w:t>log(lambda[j, k]) &lt;- llam[j, k]</w:t>
      </w:r>
    </w:p>
    <w:p w14:paraId="4F628E84" w14:textId="77777777" w:rsidR="00914E86" w:rsidRDefault="00914E86" w:rsidP="002B4B3D">
      <w:pPr>
        <w:pStyle w:val="CommentText"/>
      </w:pPr>
    </w:p>
    <w:p w14:paraId="13023399" w14:textId="77777777" w:rsidR="00914E86" w:rsidRDefault="00914E86" w:rsidP="002B4B3D">
      <w:pPr>
        <w:pStyle w:val="CommentText"/>
      </w:pPr>
      <w:r>
        <w:t># model rate of increase by calculating this as a function of log lambda</w:t>
      </w:r>
    </w:p>
    <w:p w14:paraId="56823FA9" w14:textId="77777777" w:rsidR="00914E86" w:rsidRDefault="00914E86" w:rsidP="002B4B3D">
      <w:pPr>
        <w:pStyle w:val="CommentText"/>
      </w:pPr>
      <w:r>
        <w:t># model number at first visit</w:t>
      </w:r>
    </w:p>
    <w:p w14:paraId="5DD11062" w14:textId="77777777" w:rsidR="00914E86" w:rsidRDefault="00914E86" w:rsidP="002B4B3D">
      <w:pPr>
        <w:pStyle w:val="CommentText"/>
      </w:pPr>
      <w:r>
        <w:t>llam[1, k] ~ dnorm(mean_lam, tau_lam)</w:t>
      </w:r>
    </w:p>
    <w:p w14:paraId="386E5F36" w14:textId="77777777" w:rsidR="00914E86" w:rsidRDefault="00914E86" w:rsidP="002B4B3D">
      <w:pPr>
        <w:pStyle w:val="CommentText"/>
      </w:pPr>
    </w:p>
    <w:p w14:paraId="7D476BC3" w14:textId="77777777" w:rsidR="00914E86" w:rsidRDefault="00914E86" w:rsidP="002B4B3D">
      <w:pPr>
        <w:pStyle w:val="CommentText"/>
      </w:pPr>
      <w:r>
        <w:t># express number at subsequent visits as a function of number at previous visit and r</w:t>
      </w:r>
    </w:p>
    <w:p w14:paraId="37FE0D2E" w14:textId="77777777" w:rsidR="00914E86" w:rsidRDefault="00914E86" w:rsidP="002B4B3D">
      <w:pPr>
        <w:pStyle w:val="CommentText"/>
      </w:pPr>
      <w:r>
        <w:t># model r as a function of covariates</w:t>
      </w:r>
    </w:p>
    <w:p w14:paraId="284C6292" w14:textId="77777777" w:rsidR="00914E86" w:rsidRDefault="00914E86" w:rsidP="002B4B3D">
      <w:pPr>
        <w:pStyle w:val="CommentText"/>
      </w:pPr>
      <w:r>
        <w:t>for(j in 2:N_trip[k]) {</w:t>
      </w:r>
    </w:p>
    <w:p w14:paraId="156E521C" w14:textId="77777777" w:rsidR="00914E86" w:rsidRDefault="00914E86" w:rsidP="002B4B3D">
      <w:pPr>
        <w:pStyle w:val="CommentText"/>
      </w:pPr>
      <w:r>
        <w:t>llam[j, k] &lt;- r[j, k] + llam[(j-1), k]</w:t>
      </w:r>
    </w:p>
    <w:p w14:paraId="47633429" w14:textId="4450B232" w:rsidR="00914E86" w:rsidRDefault="00914E86" w:rsidP="002B4B3D">
      <w:pPr>
        <w:pStyle w:val="CommentText"/>
      </w:pPr>
      <w:r>
        <w:t>r[j, k] ~ dnorm(mu_r[j, k], tau_r)</w:t>
      </w:r>
    </w:p>
  </w:comment>
  <w:comment w:id="246" w:author="Richard Duncan" w:date="2018-06-15T13:35:00Z" w:initials="R">
    <w:p w14:paraId="174789AA" w14:textId="19DC206D" w:rsidR="00A11BE0" w:rsidRDefault="00A11BE0">
      <w:pPr>
        <w:pStyle w:val="CommentText"/>
      </w:pPr>
      <w:r>
        <w:rPr>
          <w:rStyle w:val="CommentReference"/>
        </w:rPr>
        <w:annotationRef/>
      </w:r>
      <w:r>
        <w:t>why adjusted?</w:t>
      </w:r>
    </w:p>
  </w:comment>
  <w:comment w:id="248" w:author="Richard Duncan" w:date="2018-06-15T13:37:00Z" w:initials="R">
    <w:p w14:paraId="1991B3B7" w14:textId="6B954100" w:rsidR="00C415D1" w:rsidRDefault="00C415D1">
      <w:pPr>
        <w:pStyle w:val="CommentText"/>
      </w:pPr>
      <w:r>
        <w:rPr>
          <w:rStyle w:val="CommentReference"/>
        </w:rPr>
        <w:annotationRef/>
      </w:r>
      <w:r>
        <w:t xml:space="preserve">You need to </w:t>
      </w:r>
      <w:r w:rsidR="007D4AB4">
        <w:t>explain the key difference between valleys: that one had stoat control and the other didn’t</w:t>
      </w:r>
      <w:r w:rsidR="009018EE">
        <w:t>. Then explain how you will use this to test whether stoat control has an effect or not in relation to the four hypotheses</w:t>
      </w:r>
    </w:p>
  </w:comment>
  <w:comment w:id="250" w:author="Anthony.Davidson" w:date="2018-05-09T15:02:00Z" w:initials="A">
    <w:p w14:paraId="17140D76" w14:textId="77777777" w:rsidR="00914E86" w:rsidRDefault="00914E86">
      <w:pPr>
        <w:pStyle w:val="CommentText"/>
      </w:pPr>
      <w:r>
        <w:rPr>
          <w:rStyle w:val="CommentReference"/>
        </w:rPr>
        <w:annotationRef/>
      </w:r>
      <w:r>
        <w:rPr>
          <w:rFonts w:eastAsiaTheme="minorEastAsia"/>
          <w:bCs/>
          <w:kern w:val="0"/>
          <w:lang w:val="en-US" w:eastAsia="ja-JP"/>
        </w:rPr>
        <w:t xml:space="preserve">I think species names are correct </w:t>
      </w:r>
      <w:r w:rsidRPr="00F738ED">
        <w:rPr>
          <w:rFonts w:eastAsiaTheme="minorEastAsia"/>
          <w:bCs/>
          <w:kern w:val="0"/>
          <w:lang w:val="en-US" w:eastAsia="ja-JP"/>
        </w:rPr>
        <w:t>(</w:t>
      </w:r>
      <w:r w:rsidRPr="005A1BED">
        <w:rPr>
          <w:rFonts w:eastAsiaTheme="minorEastAsia"/>
          <w:bCs/>
          <w:kern w:val="0"/>
          <w:lang w:val="en-US" w:eastAsia="ja-JP"/>
        </w:rPr>
        <w:t xml:space="preserve">For </w:t>
      </w:r>
      <w:r>
        <w:rPr>
          <w:rFonts w:eastAsiaTheme="minorEastAsia"/>
          <w:bCs/>
          <w:kern w:val="0"/>
          <w:lang w:val="en-US" w:eastAsia="ja-JP"/>
        </w:rPr>
        <w:t xml:space="preserve">tree </w:t>
      </w:r>
      <w:r w:rsidRPr="005A1BED">
        <w:rPr>
          <w:rFonts w:eastAsiaTheme="minorEastAsia"/>
          <w:bCs/>
          <w:kern w:val="0"/>
          <w:lang w:val="en-US" w:eastAsia="ja-JP"/>
        </w:rPr>
        <w:t>species structure see;</w:t>
      </w:r>
      <w:r>
        <w:rPr>
          <w:rFonts w:eastAsiaTheme="minorEastAsia"/>
          <w:bCs/>
          <w:kern w:val="0"/>
          <w:lang w:val="en-US" w:eastAsia="ja-JP"/>
        </w:rPr>
        <w:t xml:space="preserve">  </w:t>
      </w:r>
      <w:r>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"DOI" : "10.11646/phytotaxa.146.1.1", "ISBN" : "1179-3155", "ISSN" : "11793155", "abstract" : "The generic taxonomy of the Nothofagaceae is revised. We present a new phylogenetic analysis of morphological characters and map these characters onto a recently published phylogenetic tree obtained from DNA sequence data. Results of these and previous analyses strongly support the monophyly of four clades of Nothofagaceae that are currently treated as subgenera of Nothofagus. The four clades of Nothofagaceae are robust and well-supported, with deep stem divergences, have evolutionary equivalence with other genera of Fagales, and can be circumscribed with morphological characters. We argue that these morphological and molecular differences are sufficient for the four clades of Nothofagaceae to be recognised at the primary rank of genus, and that this classification will be more informative and efficient than the currently circumscribed Nothofagus with four subgenera. Nothofagus is recircumscribed to include five species from southern South America, Lophozonia and Trisyngyne are reinstated, and the new genus Fuscospora is described. Fuscospora and Lophozonia, with six and seven species respectively, occur in New Zealand, southern South America and Australia. Trisyngyne comprises 25 species from New Caledonia, Papua New Guinea and Indonesia. New combinations are provided where necessary in each of these genera.", "author" : [ { "dropping-particle" : "", "family" : "Heenan", "given" : "Peter B.", "non-dropping-particle" : "", "parse-names" : false, "suffix" : "" }, { "dropping-particle" : "", "family" : "Smissen", "given" : "Rob D.", "non-dropping-particle" : "", "parse-names" : false, "suffix" : "" } ], "container-title" : "Phytotaxa", "id" : "ITEM-1", "issue" : "1", "issued" : { "date-parts" : [ [ "2013" ] ] }, "page" : "1-31", "title" : "Revised circumscription of Nothofagus and recognition of the segregate genera Fuscospora, Lophozonia, and Trisyngyne (Nothofagaceae)", "type" : "article-journal", "volume" : "146" }, "uris" : [ "http://www.mendeley.com/documents/?uuid=580002ea-155f-4c76-a78c-6b28f19799ff" ] } ], "mendeley" : { "formattedCitation" : "(Heenan &amp; Smissen 2013)", "manualFormatting" : "Heenan &amp; Smissen 2013)", "plainTextFormattedCitation" : "(Heenan &amp; Smissen 2013)", "previouslyFormattedCitation" : "(Heenan &amp; Smissen 2013)" }, "properties" : { "noteIndex" : 0 }, "schema" : "https://github.com/citation-style-language/schema/raw/master/csl-citation.json" }</w:instrText>
      </w:r>
      <w:r>
        <w:rPr>
          <w:rFonts w:eastAsiaTheme="minorEastAsia"/>
          <w:bCs/>
          <w:kern w:val="0"/>
          <w:lang w:val="en-US" w:eastAsia="ja-JP"/>
        </w:rPr>
        <w:fldChar w:fldCharType="separate"/>
      </w:r>
      <w:r w:rsidRPr="005A1BED">
        <w:rPr>
          <w:rFonts w:eastAsiaTheme="minorEastAsia"/>
          <w:bCs/>
          <w:noProof/>
          <w:kern w:val="0"/>
          <w:lang w:val="en-US" w:eastAsia="ja-JP"/>
        </w:rPr>
        <w:t>Heenan &amp; Smissen 2013)</w:t>
      </w:r>
      <w:r>
        <w:rPr>
          <w:rFonts w:eastAsiaTheme="minorEastAsia"/>
          <w:bCs/>
          <w:kern w:val="0"/>
          <w:lang w:val="en-US" w:eastAsia="ja-JP"/>
        </w:rPr>
        <w:fldChar w:fldCharType="end"/>
      </w:r>
    </w:p>
  </w:comment>
  <w:comment w:id="249" w:author="Anthony.Davidson" w:date="2018-05-09T15:02:00Z" w:initials="A">
    <w:p w14:paraId="09E19D45" w14:textId="2310E378" w:rsidR="00914E86" w:rsidRDefault="00914E86">
      <w:pPr>
        <w:pStyle w:val="CommentText"/>
      </w:pPr>
      <w:r>
        <w:rPr>
          <w:rStyle w:val="CommentReference"/>
        </w:rPr>
        <w:annotationRef/>
      </w:r>
      <w:r w:rsidRPr="005A1BED">
        <w:rPr>
          <w:rFonts w:eastAsiaTheme="minorEastAsia"/>
          <w:bCs/>
          <w:kern w:val="0"/>
          <w:lang w:val="en-US" w:eastAsia="ja-JP"/>
        </w:rPr>
        <w:t xml:space="preserve">For </w:t>
      </w:r>
      <w:r>
        <w:rPr>
          <w:rFonts w:eastAsiaTheme="minorEastAsia"/>
          <w:bCs/>
          <w:kern w:val="0"/>
          <w:lang w:val="en-US" w:eastAsia="ja-JP"/>
        </w:rPr>
        <w:t xml:space="preserve">tree </w:t>
      </w:r>
      <w:r w:rsidRPr="005A1BED">
        <w:rPr>
          <w:rFonts w:eastAsiaTheme="minorEastAsia"/>
          <w:bCs/>
          <w:kern w:val="0"/>
          <w:lang w:val="en-US" w:eastAsia="ja-JP"/>
        </w:rPr>
        <w:t>species structure see;</w:t>
      </w:r>
      <w:r>
        <w:rPr>
          <w:rFonts w:eastAsiaTheme="minorEastAsia"/>
          <w:bCs/>
          <w:kern w:val="0"/>
          <w:lang w:val="en-US" w:eastAsia="ja-JP"/>
        </w:rPr>
        <w:t xml:space="preserve">  </w:t>
      </w:r>
      <w:r>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"DOI" : "10.11646/phytotaxa.146.1.1", "ISBN" : "1179-3155", "ISSN" : "11793155", "abstract" : "The generic taxonomy of the Nothofagaceae is revised. We present a new phylogenetic analysis of morphological characters and map these characters onto a recently published phylogenetic tree obtained from DNA sequence data. Results of these and previous analyses strongly support the monophyly of four clades of Nothofagaceae that are currently treated as subgenera of Nothofagus. The four clades of Nothofagaceae are robust and well-supported, with deep stem divergences, have evolutionary equivalence with other genera of Fagales, and can be circumscribed with morphological characters. We argue that these morphological and molecular differences are sufficient for the four clades of Nothofagaceae to be recognised at the primary rank of genus, and that this classification will be more informative and efficient than the currently circumscribed Nothofagus with four subgenera. Nothofagus is recircumscribed to include five species from southern South America, Lophozonia and Trisyngyne are reinstated, and the new genus Fuscospora is described. Fuscospora and Lophozonia, with six and seven species respectively, occur in New Zealand, southern South America and Australia. Trisyngyne comprises 25 species from New Caledonia, Papua New Guinea and Indonesia. New combinations are provided where necessary in each of these genera.", "author" : [ { "dropping-particle" : "", "family" : "Heenan", "given" : "Peter B.", "non-dropping-particle" : "", "parse-names" : false, "suffix" : "" }, { "dropping-particle" : "", "family" : "Smissen", "given" : "Rob D.", "non-dropping-particle" : "", "parse-names" : false, "suffix" : "" } ], "container-title" : "Phytotaxa", "id" : "ITEM-1", "issue" : "1", "issued" : { "date-parts" : [ [ "2013" ] ] }, "page" : "1-31", "title" : "Revised circumscription of Nothofagus and recognition of the segregate genera Fuscospora, Lophozonia, and Trisyngyne (Nothofagaceae)", "type" : "article-journal", "volume" : "146" }, "uris" : [ "http://www.mendeley.com/documents/?uuid=580002ea-155f-4c76-a78c-6b28f19799ff" ] } ], "mendeley" : { "formattedCitation" : "(Heenan &amp; Smissen 2013)", "manualFormatting" : "Heenan &amp; Smissen 2013)", "plainTextFormattedCitation" : "(Heenan &amp; Smissen 2013)", "previouslyFormattedCitation" : "(Heenan &amp; Smissen 2013)" }, "properties" : { "noteIndex" : 0 }, "schema" : "https://github.com/citation-style-language/schema/raw/master/csl-citation.json" }</w:instrText>
      </w:r>
      <w:r>
        <w:rPr>
          <w:rFonts w:eastAsiaTheme="minorEastAsia"/>
          <w:bCs/>
          <w:kern w:val="0"/>
          <w:lang w:val="en-US" w:eastAsia="ja-JP"/>
        </w:rPr>
        <w:fldChar w:fldCharType="separate"/>
      </w:r>
      <w:r w:rsidRPr="005A1BED">
        <w:rPr>
          <w:rFonts w:eastAsiaTheme="minorEastAsia"/>
          <w:bCs/>
          <w:noProof/>
          <w:kern w:val="0"/>
          <w:lang w:val="en-US" w:eastAsia="ja-JP"/>
        </w:rPr>
        <w:t>Heenan &amp; Smissen 2013</w:t>
      </w:r>
      <w:r>
        <w:rPr>
          <w:rFonts w:eastAsiaTheme="minorEastAsia"/>
          <w:bCs/>
          <w:kern w:val="0"/>
          <w:lang w:val="en-US" w:eastAsia="ja-JP"/>
        </w:rPr>
        <w:fldChar w:fldCharType="end"/>
      </w:r>
    </w:p>
  </w:comment>
  <w:comment w:id="251" w:author="Anthony.Davidson" w:date="2018-05-09T15:03:00Z" w:initials="A">
    <w:p w14:paraId="1677171C" w14:textId="77777777" w:rsidR="00914E86" w:rsidRDefault="00914E86">
      <w:pPr>
        <w:pStyle w:val="CommentText"/>
      </w:pPr>
      <w:r>
        <w:rPr>
          <w:rStyle w:val="CommentReference"/>
        </w:rPr>
        <w:annotationRef/>
      </w:r>
      <w:r>
        <w:t>Scientific names needed for each of these?</w:t>
      </w:r>
    </w:p>
  </w:comment>
  <w:comment w:id="252" w:author="Anthony.Davidson" w:date="2018-05-03T11:39:00Z" w:initials="A">
    <w:p w14:paraId="2EACBA3F" w14:textId="3727B519" w:rsidR="00914E86" w:rsidRDefault="00914E86">
      <w:pPr>
        <w:pStyle w:val="CommentText"/>
      </w:pPr>
      <w:r>
        <w:rPr>
          <w:rStyle w:val="CommentReference"/>
        </w:rPr>
        <w:annotationRef/>
      </w:r>
      <w:r>
        <w:t>Reference King paper here 1983?</w:t>
      </w:r>
    </w:p>
  </w:comment>
  <w:comment w:id="253" w:author="Anthony.Davidson" w:date="2018-05-02T15:20:00Z" w:initials="A">
    <w:p w14:paraId="2CD3DA2F" w14:textId="77777777" w:rsidR="00914E86" w:rsidRDefault="00914E86">
      <w:pPr>
        <w:pStyle w:val="CommentText"/>
      </w:pPr>
      <w:r>
        <w:rPr>
          <w:rStyle w:val="CommentReference"/>
        </w:rPr>
        <w:annotationRef/>
      </w:r>
      <w:r>
        <w:t>Scientific names??</w:t>
      </w:r>
    </w:p>
  </w:comment>
  <w:comment w:id="254" w:author="Anthony.Davidson" w:date="2018-05-10T14:30:00Z" w:initials="A">
    <w:p w14:paraId="6C44F676" w14:textId="054C441A" w:rsidR="00914E86" w:rsidRDefault="00914E86">
      <w:pPr>
        <w:pStyle w:val="CommentText"/>
      </w:pPr>
      <w:r>
        <w:rPr>
          <w:rStyle w:val="CommentReference"/>
        </w:rPr>
        <w:annotationRef/>
      </w:r>
      <w:r>
        <w:rPr>
          <w:rFonts w:ascii="Verdana" w:hAnsi="Verdana"/>
          <w:color w:val="666666"/>
          <w:sz w:val="18"/>
          <w:szCs w:val="18"/>
          <w:shd w:val="clear" w:color="auto" w:fill="F9F7F4"/>
        </w:rPr>
        <w:t>Bradford Haami, 'Kiore – Pacific rats - Arrival and life in New Zealand', Te Ara - the Encyclopaedia of New Zealand, http://www.TeAra.govt.nz/en/kiore-pacific-rats/page-1 (accessed 10 May 2018)</w:t>
      </w:r>
    </w:p>
  </w:comment>
  <w:comment w:id="255" w:author="Anthony.Davidson" w:date="2018-05-03T11:40:00Z" w:initials="A">
    <w:p w14:paraId="61F490A8" w14:textId="0C84CDEC" w:rsidR="00914E86" w:rsidRDefault="00914E86">
      <w:pPr>
        <w:pStyle w:val="CommentText"/>
      </w:pPr>
      <w:r>
        <w:rPr>
          <w:rStyle w:val="CommentReference"/>
        </w:rPr>
        <w:annotationRef/>
      </w:r>
      <w:r>
        <w:t>Cite seed trap paper?? King 198….?</w:t>
      </w:r>
    </w:p>
  </w:comment>
  <w:comment w:id="256" w:author="Anthony.Davidson" w:date="2018-05-09T15:04:00Z" w:initials="A">
    <w:p w14:paraId="6821D9E6" w14:textId="6E77743B" w:rsidR="00914E86" w:rsidRDefault="00914E86">
      <w:pPr>
        <w:pStyle w:val="CommentText"/>
      </w:pPr>
      <w:r>
        <w:rPr>
          <w:rStyle w:val="CommentReference"/>
        </w:rPr>
        <w:annotationRef/>
      </w:r>
      <w:r>
        <w:t>Fenn traps? Same traps for mice and rats?</w:t>
      </w:r>
    </w:p>
  </w:comment>
  <w:comment w:id="257" w:author="Anthony.Davidson" w:date="2018-05-09T15:05:00Z" w:initials="A">
    <w:p w14:paraId="7B2628A8" w14:textId="53961935" w:rsidR="00914E86" w:rsidRDefault="00914E86">
      <w:pPr>
        <w:pStyle w:val="CommentText"/>
      </w:pPr>
      <w:r>
        <w:rPr>
          <w:rStyle w:val="CommentReference"/>
        </w:rPr>
        <w:annotationRef/>
      </w:r>
      <w:r>
        <w:t>Not explicitly accounted for so therefore maybe an issue to include??</w:t>
      </w:r>
    </w:p>
  </w:comment>
  <w:comment w:id="258" w:author="Anthony.Davidson" w:date="2018-05-09T15:06:00Z" w:initials="A">
    <w:p w14:paraId="3F6CCA0C" w14:textId="080F17B3" w:rsidR="00914E86" w:rsidRDefault="00914E86">
      <w:pPr>
        <w:pStyle w:val="CommentText"/>
      </w:pPr>
      <w:r>
        <w:rPr>
          <w:rStyle w:val="CommentReference"/>
        </w:rPr>
        <w:annotationRef/>
      </w:r>
      <w:r>
        <w:t xml:space="preserve">Recorded but not analysed: </w:t>
      </w:r>
      <w:r w:rsidRPr="002B47B4">
        <w:t>mass (g), head-body length (mm), s</w:t>
      </w:r>
      <w:r>
        <w:t>ex and reproductive condition</w:t>
      </w:r>
    </w:p>
  </w:comment>
  <w:comment w:id="259" w:author="Anthony.Davidson" w:date="2018-05-09T15:06:00Z" w:initials="A">
    <w:p w14:paraId="211793E5" w14:textId="77777777" w:rsidR="00914E86" w:rsidRDefault="00914E86">
      <w:pPr>
        <w:pStyle w:val="CommentText"/>
      </w:pPr>
      <w:r>
        <w:rPr>
          <w:rStyle w:val="CommentReference"/>
        </w:rPr>
        <w:annotationRef/>
      </w:r>
      <w:r>
        <w:t>Capital or not?</w:t>
      </w:r>
    </w:p>
  </w:comment>
  <w:comment w:id="260" w:author="Anthony.Davidson" w:date="2018-05-09T15:07:00Z" w:initials="A">
    <w:p w14:paraId="08E2895D" w14:textId="43A2373E" w:rsidR="00914E86" w:rsidRDefault="00914E86">
      <w:pPr>
        <w:pStyle w:val="CommentText"/>
      </w:pPr>
      <w:r>
        <w:rPr>
          <w:rStyle w:val="CommentReference"/>
        </w:rPr>
        <w:annotationRef/>
      </w:r>
      <w:r>
        <w:t>Does this need to be in appendix?</w:t>
      </w:r>
    </w:p>
  </w:comment>
  <w:comment w:id="261" w:author="Anthony.Davidson" w:date="2018-05-02T15:15:00Z" w:initials="A">
    <w:p w14:paraId="62428BC3" w14:textId="3815A28D" w:rsidR="00914E86" w:rsidRDefault="00914E86">
      <w:pPr>
        <w:pStyle w:val="CommentText"/>
      </w:pPr>
      <w:r>
        <w:rPr>
          <w:rStyle w:val="CommentReference"/>
        </w:rPr>
        <w:annotationRef/>
      </w:r>
      <w:r w:rsidRPr="006A5E67">
        <w:rPr>
          <w:rFonts w:eastAsiaTheme="minorEastAsia"/>
          <w:bCs/>
          <w:lang w:eastAsia="ja-JP"/>
        </w:rPr>
        <w:t>(Haydon and Steen 2000).</w:t>
      </w:r>
    </w:p>
  </w:comment>
  <w:comment w:id="262" w:author="Anthony.Davidson" w:date="2018-05-02T15:14:00Z" w:initials="A">
    <w:p w14:paraId="2131A053" w14:textId="42E559C5" w:rsidR="00914E86" w:rsidRDefault="00914E86">
      <w:pPr>
        <w:pStyle w:val="CommentText"/>
      </w:pPr>
      <w:r>
        <w:rPr>
          <w:rStyle w:val="CommentReference"/>
        </w:rPr>
        <w:annotationRef/>
      </w:r>
      <w:r w:rsidRPr="006A5E67">
        <w:fldChar w:fldCharType="begin" w:fldLock="1"/>
      </w:r>
      <w:r>
        <w:instrText>ADDIN CSL_CITATION { "citationItems" : [ { "id" : "ITEM-1", "itemData" : { "DOI" : "10.1080/03014223.1996.9518088", "ISBN" : "0301-4223", "ISSN" : "03014223", "PMID" : "10225", "abstract" : "The effectiveness of trapping stoats (Mustela erminea) using different bait types, tunnel designs, and trap positions was investigated during and following stoat population irruptions in Eglinton Valley, Fiordland, and Hawdon Valley, near Arthur's Pass, in the summers of 1990/91, 1991/92, and 1992/93. Each summer, different baits were used. Comparisons were made between broken, whole and hard boiled eggs, tinned cat food, possum flesh, dead mice, and synthetic lures based on the anal sac secretions of mustelids. Broken and hard boiled eggs were the most effective and practical lures. Tunnels with partially camouflaged traps were no more effective than those with wooden bases and visible traps, which are faster and easier to check in the field. Single-entrance tunnels caught about as many stoats as the traditional double-ended ones. More stoats, especially males, were caught at the edges of a trapping grid than within it.", "author" : [ { "dropping-particle" : "", "family" : "Dilks", "given" : "Peter J.", "non-dropping-particle" : "", "parse-names" : false, "suffix" : "" }, { "dropping-particle" : "", "family" : "O'Donnell", "given" : "Colin F.J.", "non-dropping-particle" : "", "parse-names" : false, "suffix" : "" }, { "dropping-particle" : "", "family" : "Elliott", "given" : "Graeme P.", "non-dropping-particle" : "", "parse-names" : false, "suffix" : "" }, { "dropping-particle" : "", "family" : "Phillipson", "given" : "Stephen M.", "non-dropping-particle" : "", "parse-names" : false, "suffix" : "" } ], "container-title" : "New Zealand Journal of Zoology", "id" : "ITEM-1", "issue" : "3", "issued" : { "date-parts" : [ [ "1996" ] ] }, "page" : "295-306", "title" : "The effect of bait type, tunnel design, and trap position on stoat control operations for conservation management", "type" : "article-journal", "volume" : "23" }, "uris" : [ "http://www.mendeley.com/documents/?uuid=13512911-1df7-42ed-812d-c11b7e25193c" ] } ], "mendeley" : { "formattedCitation" : "(Dilks &lt;i&gt;et al.&lt;/i&gt; 1996)", "plainTextFormattedCitation" : "(Dilks et al. 1996)", "previouslyFormattedCitation" : "(Dilks &lt;i&gt;et al.&lt;/i&gt; 1996)" }, "properties" : {  }, "schema" : "https://github.com/citation-style-language/schema/raw/master/csl-citation.json" }</w:instrText>
      </w:r>
      <w:r w:rsidRPr="006A5E67">
        <w:fldChar w:fldCharType="separate"/>
      </w:r>
      <w:r w:rsidRPr="006A5E67">
        <w:rPr>
          <w:noProof/>
        </w:rPr>
        <w:t xml:space="preserve">(Dilks </w:t>
      </w:r>
      <w:r w:rsidRPr="006A5E67">
        <w:rPr>
          <w:i/>
          <w:noProof/>
        </w:rPr>
        <w:t>et al.</w:t>
      </w:r>
      <w:r w:rsidRPr="006A5E67">
        <w:rPr>
          <w:noProof/>
        </w:rPr>
        <w:t xml:space="preserve"> 1996)</w:t>
      </w:r>
      <w:r w:rsidRPr="006A5E67">
        <w:rPr>
          <w:noProof/>
        </w:rPr>
        <w:fldChar w:fldCharType="end"/>
      </w:r>
    </w:p>
  </w:comment>
  <w:comment w:id="263" w:author="Anthony.Davidson" w:date="2018-05-09T15:10:00Z" w:initials="A">
    <w:p w14:paraId="395C21BE" w14:textId="480CC316" w:rsidR="00914E86" w:rsidRDefault="00914E86">
      <w:pPr>
        <w:pStyle w:val="CommentText"/>
      </w:pPr>
      <w:r>
        <w:rPr>
          <w:rStyle w:val="CommentReference"/>
        </w:rPr>
        <w:annotationRef/>
      </w:r>
      <w:r>
        <w:t>Need to find the rest of this data from Elaine Murphy</w:t>
      </w:r>
    </w:p>
  </w:comment>
  <w:comment w:id="264" w:author="Anthony.Davidson" w:date="2018-05-09T15:08:00Z" w:initials="A">
    <w:p w14:paraId="7980DBF3" w14:textId="6856AD67" w:rsidR="00914E86" w:rsidRDefault="00914E86">
      <w:pPr>
        <w:pStyle w:val="CommentText"/>
      </w:pPr>
      <w:r>
        <w:rPr>
          <w:rStyle w:val="CommentReference"/>
        </w:rPr>
        <w:annotationRef/>
      </w:r>
      <w:r>
        <w:t>Traps were shut off between May – July 1999…. should I mention?</w:t>
      </w:r>
    </w:p>
  </w:comment>
  <w:comment w:id="265" w:author="Anthony.Davidson" w:date="2018-05-02T15:14:00Z" w:initials="A">
    <w:p w14:paraId="65372F18" w14:textId="2D8391C5" w:rsidR="00914E86" w:rsidRDefault="00914E86">
      <w:pPr>
        <w:pStyle w:val="CommentText"/>
      </w:pPr>
      <w:r>
        <w:rPr>
          <w:rStyle w:val="CommentReference"/>
        </w:rPr>
        <w:annotationRef/>
      </w:r>
      <w:r w:rsidRPr="006A5E67">
        <w:fldChar w:fldCharType="begin" w:fldLock="1"/>
      </w:r>
      <w:r>
        <w:instrText>ADDIN CSL_CITATION { "citationItems" : [ { "id" : "ITEM-1", "itemData" : { "ISBN" : "0110-6465", "ISSN" : "01106465", "PMID" : "10195", "abstract" : "To enhance the breeding success and survival of kaka (Nestor meridionalis) and mohua (Mohoua ochrocephala), we initiated stoat (Mustela erminea) control in the Eglinton Valley (13 000 ha), Fiordland, New Zealand using a single 40 km line of traps spaced 200 m apart with traps set continuously. This low intensity stoat control regime permitted successful kaka breeding and fledgling survival was high. A large irruption of rats, probably due to two consecutive years of heavy seeding by beech and mild winters, complicated assessment of the benefits of the technique for protecting breeding mohua. However, no stoat predation on breeding was recorded.", "author" : [ { "dropping-particle" : "", "family" : "Dilks", "given" : "Peter", "non-dropping-particle" : "", "parse-names" : false, "suffix" : "" }, { "dropping-particle" : "", "family" : "Willans", "given" : "Murray", "non-dropping-particle" : "", "parse-names" : false, "suffix" : "" }, { "dropping-particle" : "", "family" : "Pryde", "given" : "Moira", "non-dropping-particle" : "", "parse-names" : false, "suffix" : "" }, { "dropping-particle" : "", "family" : "Fraser", "given" : "Ian", "non-dropping-particle" : "", "parse-names" : false, "suffix" : "" } ], "container-title" : "New Zealand Journal of Ecology", "id" : "ITEM-1", "issue" : "1", "issued" : { "date-parts" : [ [ "2003" ] ] }, "page" : "1-9", "title" : "Large scale stoat control to protect mohua (Mohoua ochrocephala) and kaka (Nestor meridionalis) in the Eglinton Valley, Fiordland, New Zealand", "type" : "article-journal", "volume" : "27" }, "uris" : [ "http://www.mendeley.com/documents/?uuid=ba86cbd1-8997-4391-9425-6470224848b6" ] } ], "mendeley" : { "formattedCitation" : "(Dilks &lt;i&gt;et al.&lt;/i&gt; 2003)", "plainTextFormattedCitation" : "(Dilks et al. 2003)", "previouslyFormattedCitation" : "(Dilks &lt;i&gt;et al.&lt;/i&gt; 2003)" }, "properties" : {  }, "schema" : "https://github.com/citation-style-language/schema/raw/master/csl-citation.json" }</w:instrText>
      </w:r>
      <w:r w:rsidRPr="006A5E67">
        <w:fldChar w:fldCharType="separate"/>
      </w:r>
      <w:r w:rsidRPr="006A5E67">
        <w:rPr>
          <w:noProof/>
        </w:rPr>
        <w:t xml:space="preserve">(Dilks </w:t>
      </w:r>
      <w:r w:rsidRPr="006A5E67">
        <w:rPr>
          <w:i/>
          <w:noProof/>
        </w:rPr>
        <w:t>et al.</w:t>
      </w:r>
      <w:r w:rsidRPr="006A5E67">
        <w:rPr>
          <w:noProof/>
        </w:rPr>
        <w:t xml:space="preserve"> 2003)</w:t>
      </w:r>
      <w:r w:rsidRPr="006A5E67">
        <w:fldChar w:fldCharType="end"/>
      </w:r>
    </w:p>
  </w:comment>
  <w:comment w:id="266" w:author="Anthony.Davidson" w:date="2018-05-09T15:09:00Z" w:initials="A">
    <w:p w14:paraId="1923ABDD" w14:textId="4AAF1A1A" w:rsidR="00914E86" w:rsidRDefault="00914E86">
      <w:pPr>
        <w:pStyle w:val="CommentText"/>
      </w:pPr>
      <w:r>
        <w:rPr>
          <w:rStyle w:val="CommentReference"/>
        </w:rPr>
        <w:annotationRef/>
      </w:r>
      <w:r>
        <w:t>And other things too like cats, hedgehogs etc (they are in the data I think?</w:t>
      </w:r>
    </w:p>
  </w:comment>
  <w:comment w:id="268" w:author="Anthony.Davidson" w:date="2018-05-02T15:14:00Z" w:initials="A">
    <w:p w14:paraId="0A4DEF74" w14:textId="5D412DAA" w:rsidR="00914E86" w:rsidRDefault="00914E86">
      <w:pPr>
        <w:pStyle w:val="CommentText"/>
      </w:pPr>
      <w:r>
        <w:rPr>
          <w:rStyle w:val="CommentReference"/>
        </w:rPr>
        <w:annotationRef/>
      </w:r>
      <w:r w:rsidRPr="006A5E67">
        <w:rPr>
          <w:rFonts w:eastAsiaTheme="minorEastAsia"/>
          <w:bCs/>
          <w:kern w:val="0"/>
          <w:lang w:val="en-US" w:eastAsia="ja-JP"/>
        </w:rPr>
        <w:t>Royle 2009</w:t>
      </w:r>
    </w:p>
  </w:comment>
  <w:comment w:id="269" w:author="Anthony.Davidson" w:date="2018-05-02T15:14:00Z" w:initials="A">
    <w:p w14:paraId="3A0815BF" w14:textId="5101F6C1" w:rsidR="00914E86" w:rsidRDefault="00914E86">
      <w:pPr>
        <w:pStyle w:val="CommentText"/>
      </w:pPr>
      <w:r>
        <w:rPr>
          <w:rStyle w:val="CommentReference"/>
        </w:rPr>
        <w:annotationRef/>
      </w:r>
      <w:r w:rsidRPr="006A5E67">
        <w:rPr>
          <w:rFonts w:eastAsiaTheme="minorEastAsia"/>
          <w:bCs/>
          <w:kern w:val="0"/>
          <w:lang w:val="en-US" w:eastAsia="ja-JP"/>
        </w:rPr>
        <w:t>(Schofield and Barker 2014)</w:t>
      </w:r>
    </w:p>
  </w:comment>
  <w:comment w:id="270" w:author="Anthony.Davidson" w:date="2018-05-02T15:14:00Z" w:initials="A">
    <w:p w14:paraId="79F6D4A0" w14:textId="77777777" w:rsidR="00914E86" w:rsidRDefault="00914E86" w:rsidP="00C2434C">
      <w:pPr>
        <w:pStyle w:val="NormalWeb"/>
        <w:ind w:left="480" w:hanging="480"/>
      </w:pPr>
      <w:r>
        <w:rPr>
          <w:rStyle w:val="CommentReference"/>
        </w:rPr>
        <w:annotationRef/>
      </w:r>
      <w:r w:rsidRPr="006A5E67">
        <w:rPr>
          <w:bCs/>
          <w:lang w:val="en-US" w:eastAsia="ja-JP"/>
        </w:rPr>
        <w:t>(Bayesian inference Using Gibbs Sampling, King 2014).</w:t>
      </w:r>
      <w:r w:rsidRPr="00C2434C">
        <w:t xml:space="preserve"> </w:t>
      </w:r>
    </w:p>
    <w:p w14:paraId="12FAC90C" w14:textId="77777777" w:rsidR="00914E86" w:rsidRDefault="00914E86" w:rsidP="00C2434C">
      <w:pPr>
        <w:pStyle w:val="NormalWeb"/>
        <w:ind w:left="480" w:hanging="480"/>
      </w:pPr>
    </w:p>
    <w:p w14:paraId="1FF26C88" w14:textId="03393020" w:rsidR="00914E86" w:rsidRDefault="00914E86" w:rsidP="00C2434C">
      <w:pPr>
        <w:pStyle w:val="NormalWeb"/>
        <w:ind w:left="480" w:hanging="480"/>
      </w:pPr>
      <w:r>
        <w:t>I google the papers that have cited this publication to try and explain this and the only paper I could find was this one. …..</w:t>
      </w:r>
      <w:r w:rsidRPr="00AF533C">
        <w:t xml:space="preserve"> </w:t>
      </w:r>
    </w:p>
    <w:p w14:paraId="323A541B" w14:textId="77777777" w:rsidR="00914E86" w:rsidRDefault="00914E86" w:rsidP="00C2434C">
      <w:pPr>
        <w:pStyle w:val="NormalWeb"/>
        <w:ind w:left="480" w:hanging="480"/>
      </w:pPr>
    </w:p>
    <w:p w14:paraId="1E2D540F" w14:textId="02B95A37" w:rsidR="00914E86" w:rsidRDefault="00914E86" w:rsidP="00C2434C">
      <w:pPr>
        <w:pStyle w:val="CommentText"/>
      </w:pPr>
      <w:r w:rsidRPr="00AF533C">
        <w:t>King R 2014. Statistical Ecology. Annual Review of Statistics and Its Application 1: 401–426.</w:t>
      </w:r>
    </w:p>
  </w:comment>
  <w:comment w:id="267" w:author="Richard Duncan" w:date="2018-06-15T13:39:00Z" w:initials="R">
    <w:p w14:paraId="288B44CF" w14:textId="29F5B430" w:rsidR="00C02550" w:rsidRDefault="00C02550">
      <w:pPr>
        <w:pStyle w:val="CommentText"/>
      </w:pPr>
      <w:r>
        <w:rPr>
          <w:rStyle w:val="CommentReference"/>
        </w:rPr>
        <w:annotationRef/>
      </w:r>
      <w:r>
        <w:t>Details of the mark-recapture analysis to estimate abundances could be moved to Supplementary Material. Here you really want to focus on the experimental set up and how you will test your hypotheses</w:t>
      </w:r>
    </w:p>
  </w:comment>
  <w:comment w:id="271" w:author="Anthony.Davidson" w:date="2018-05-02T15:13:00Z" w:initials="A">
    <w:p w14:paraId="4F6FDDA7" w14:textId="77777777" w:rsidR="00E82E2B" w:rsidRDefault="00E82E2B" w:rsidP="00E82E2B">
      <w:pPr>
        <w:pStyle w:val="CommentText"/>
      </w:pPr>
      <w:r>
        <w:rPr>
          <w:rStyle w:val="CommentReference"/>
        </w:rPr>
        <w:annotationRef/>
      </w:r>
      <w:r w:rsidRPr="006A5E67">
        <w:rPr>
          <w:rFonts w:eastAsiaTheme="minorEastAsia"/>
          <w:bCs/>
          <w:kern w:val="0"/>
          <w:lang w:val="en-US" w:eastAsia="ja-JP"/>
        </w:rPr>
        <w:fldChar w:fldCharType="begin" w:fldLock="1"/>
      </w:r>
      <w:r w:rsidRPr="006A5E67">
        <w:rPr>
          <w:rFonts w:eastAsiaTheme="minorEastAsia"/>
          <w:bCs/>
          <w:kern w:val="0"/>
          <w:lang w:val="en-US" w:eastAsia="ja-JP"/>
        </w:rPr>
        <w:instrText>ADDIN CSL_CITATION { "citationItems" : [ { "id" : "ITEM-1", "itemData" : { "DOI" : "10.1111/j.1365-2656.2005.00998.x", "author" : [ { "dropping-particle" : "", "family" : "Ruscoe", "given" : "Wendy A", "non-dropping-particle" : "", "parse-names" : false, "suffix" : "" }, { "dropping-particle" : "", "family" : "Elkinton", "given" : "Joseph S", "non-dropping-particle" : "", "parse-names" : false, "suffix" : "" }, { "dropping-particle" : "", "family" : "Choquenot", "given" : "David", "non-dropping-particle" : "", "parse-names" : false, "suffix" : "" }, { "dropping-particle" : "", "family" : "Allen", "given" : "Robert B", "non-dropping-particle" : "", "parse-names" : false, "suffix" : "" } ], "container-title" : "Journal of Animal Ecology", "id" : "ITEM-1", "issued" : { "date-parts" : [ [ "2005" ] ] }, "page" : "1005-1019", "title" : "Predation of beech seed by mice: effects of numerical and functional responses", "type" : "article-journal", "volume" : "74" }, "uris" : [ "http://www.mendeley.com/documents/?uuid=d2e12272-fa5c-454c-9c5b-fc6abb89d3a3" ] }, { "id" : "ITEM-2", "itemData" : { "DOI" : "10.1371/journal.pone.0119139", "author" : [ { "dropping-particle" : "", "family" : "Holland", "given" : "E Penelope", "non-dropping-particle" : "", "parse-names" : false, "suffix" : "" }, { "dropping-particle" : "", "family" : "James", "given" : "Alex", "non-dropping-particle" : "", "parse-names" : false, "suffix" : "" }, { "dropping-particle" : "", "family" : "Ruscoe", "given" : "Wendy A", "non-dropping-particle" : "", "parse-names" : false, "suffix" : "" }, { "dropping-particle" : "", "family" : "Pech", "given" : "Roger P", "non-dropping-particle" : "", "parse-names" : false, "suffix" : "" }, { "dropping-particle" : "", "family" : "Byrom", "given" : "Andrea E", "non-dropping-particle" : "", "parse-names" : false, "suffix" : "" }, { "dropping-particle" : "", "family" : "Byrom", "given" : "E", "non-dropping-particle" : "", "parse-names" : false, "suffix" : "" } ], "container-title" : "PloS one", "id" : "ITEM-2", "issued" : { "date-parts" : [ [ "2015" ] ] }, "page" : "1-16", "title" : "Climate-based models for pulsed resources improve predictability of consumer population dynamics: outbreaks of house mice in forest ecosystems", "type" : "article-journal" }, "uris" : [ "http://www.mendeley.com/documents/?uuid=5790b598-76e9-475f-a542-833500c54e36" ] } ], "mendeley" : { "formattedCitation" : "(Ruscoe &lt;i&gt;et al.&lt;/i&gt; 2005; Holland &lt;i&gt;et al.&lt;/i&gt; 2015)", "plainTextFormattedCitation" : "(Ruscoe et al. 2005; Holland et al. 2015)", "previouslyFormattedCitation" : "(Ruscoe &lt;i&gt;et al.&lt;/i&gt; 2005; Holland &lt;i&gt;et al.&lt;/i&gt; 2015)" }, "properties" : {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 xml:space="preserve">(Ruscoe </w:t>
      </w:r>
      <w:r w:rsidRPr="006A5E67">
        <w:rPr>
          <w:rFonts w:eastAsiaTheme="minorEastAsia"/>
          <w:bCs/>
          <w:i/>
          <w:noProof/>
          <w:kern w:val="0"/>
          <w:lang w:val="en-US" w:eastAsia="ja-JP"/>
        </w:rPr>
        <w:t>et al.</w:t>
      </w:r>
      <w:r w:rsidRPr="006A5E67">
        <w:rPr>
          <w:rFonts w:eastAsiaTheme="minorEastAsia"/>
          <w:bCs/>
          <w:noProof/>
          <w:kern w:val="0"/>
          <w:lang w:val="en-US" w:eastAsia="ja-JP"/>
        </w:rPr>
        <w:t xml:space="preserve"> 2005; Holland </w:t>
      </w:r>
      <w:r w:rsidRPr="006A5E67">
        <w:rPr>
          <w:rFonts w:eastAsiaTheme="minorEastAsia"/>
          <w:bCs/>
          <w:i/>
          <w:noProof/>
          <w:kern w:val="0"/>
          <w:lang w:val="en-US" w:eastAsia="ja-JP"/>
        </w:rPr>
        <w:t>et al.</w:t>
      </w:r>
      <w:r w:rsidRPr="006A5E67">
        <w:rPr>
          <w:rFonts w:eastAsiaTheme="minorEastAsia"/>
          <w:bCs/>
          <w:noProof/>
          <w:kern w:val="0"/>
          <w:lang w:val="en-US" w:eastAsia="ja-JP"/>
        </w:rPr>
        <w:t xml:space="preserve"> 2015)</w:t>
      </w:r>
      <w:r w:rsidRPr="006A5E67">
        <w:rPr>
          <w:rFonts w:eastAsiaTheme="minorEastAsia"/>
          <w:bCs/>
          <w:kern w:val="0"/>
          <w:lang w:val="en-US" w:eastAsia="ja-JP"/>
        </w:rPr>
        <w:fldChar w:fldCharType="end"/>
      </w:r>
    </w:p>
  </w:comment>
  <w:comment w:id="272" w:author="Richard Duncan" w:date="2018-06-15T13:40:00Z" w:initials="R">
    <w:p w14:paraId="029049C0" w14:textId="35175D19" w:rsidR="00C55BBF" w:rsidRDefault="00C55BBF">
      <w:pPr>
        <w:pStyle w:val="CommentText"/>
      </w:pPr>
      <w:r>
        <w:rPr>
          <w:rStyle w:val="CommentReference"/>
        </w:rPr>
        <w:annotationRef/>
      </w:r>
      <w:r>
        <w:t>How did you use the above model to test your hypotheses? You need to make this link clear</w:t>
      </w:r>
      <w:r w:rsidR="0068769F">
        <w:t xml:space="preserve"> so a reader can see from the model how you will answer your questions</w:t>
      </w:r>
      <w:r w:rsidR="00931FC3">
        <w:t xml:space="preserve">. E.g. you will compare the parameters estimates between the two valleys </w:t>
      </w:r>
      <w:r w:rsidR="00AE07EC">
        <w:t xml:space="preserve">and test if they differ. If stoat control has an effect you expect the parameters associated with the different hypotheses to </w:t>
      </w:r>
      <w:r w:rsidR="00AE07EC">
        <w:t>differ</w:t>
      </w:r>
      <w:bookmarkStart w:id="273" w:name="_GoBack"/>
      <w:bookmarkEnd w:id="273"/>
    </w:p>
  </w:comment>
  <w:comment w:id="274" w:author="Anthony.Davidson" w:date="2018-05-10T20:11:00Z" w:initials="A">
    <w:p w14:paraId="44DBD302" w14:textId="0118BE77" w:rsidR="0009421F" w:rsidRDefault="0009421F">
      <w:pPr>
        <w:pStyle w:val="CommentText"/>
      </w:pPr>
      <w:r>
        <w:rPr>
          <w:rStyle w:val="CommentReference"/>
        </w:rPr>
        <w:annotationRef/>
      </w:r>
      <w:r w:rsidR="00535E85">
        <w:t>Akaike 1978</w:t>
      </w:r>
      <w:r>
        <w:t>…</w:t>
      </w:r>
    </w:p>
  </w:comment>
  <w:comment w:id="275" w:author="Anthony.Davidson" w:date="2018-05-10T20:12:00Z" w:initials="A">
    <w:p w14:paraId="12F2A636" w14:textId="5F3F7AEB" w:rsidR="002A4E7D" w:rsidRDefault="002A4E7D">
      <w:pPr>
        <w:pStyle w:val="CommentText"/>
      </w:pPr>
      <w:r>
        <w:rPr>
          <w:rStyle w:val="CommentReference"/>
        </w:rPr>
        <w:annotationRef/>
      </w:r>
      <w:r>
        <w:t>Shinichi’s papers on mixed model explanations?</w:t>
      </w:r>
    </w:p>
  </w:comment>
  <w:comment w:id="276" w:author="Anthony.Davidson" w:date="2018-05-02T15:13:00Z" w:initials="A">
    <w:p w14:paraId="1BF06859" w14:textId="57AB8AE9" w:rsidR="00914E86" w:rsidRDefault="00914E86">
      <w:pPr>
        <w:pStyle w:val="CommentText"/>
      </w:pPr>
      <w:r>
        <w:rPr>
          <w:rStyle w:val="CommentReference"/>
        </w:rPr>
        <w:annotationRef/>
      </w:r>
      <w:r w:rsidRPr="006A5E67">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"DOI" : "http://sourceforge.net/projects/mcmc-jags/files/", "abstract" : "JAGS is Just Another Gibbs Sampler. It is a program for the analysis of Bayesian models using Markov Chain Monte Carlo (MCMC) which is not wholly unlike OpenBUGS (http: //www.openbugs.info). JAGS was written with three aims in mind: to have an engine for the BUGS language that runs on Unix; to be extensible, allowing users to write their own functions, distributions, and samplers; and to be a platform for experimentation with ideas in Bayesian modelling. JAGS is designed to work closely with the R language and environment for statistical computation and graphics (http://www.r-project.org). You will find it useful to install the coda package for R to analyze the output. You can also use the rjags package to work directly with JAGS from within R (but note that the rjags package is not described in this manual). JAGS is licensed under the GNU General Public License version 2. You may freely modify and redistribute it under certain conditions (see the file COPYING for details).", "author" : [ { "dropping-particle" : "", "family" : "Plummer", "given" : "Martyn", "non-dropping-particle" : "", "parse-names" : false, "suffix" : "" } ], "id" : "ITEM-1", "issue" : "August", "issued" : { "date-parts" : [ [ "2013" ] ] }, "page" : "0-41", "title" : "JAGS Version 3.4.0 user manual", "type" : "article-journal" }, "uris" : [ "http://www.mendeley.com/documents/?uuid=e603404c-d2dc-4718-b5ab-bc02c6d1fa0c" ] } ], "mendeley" : { "formattedCitation" : "(Plummer 2013)", "plainTextFormattedCitation" : "(Plummer 2013)", "previouslyFormattedCitation" : "(Plummer 2013)" }, "properties" : {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(Plummer 2013)</w:t>
      </w:r>
      <w:r w:rsidRPr="006A5E67">
        <w:rPr>
          <w:rFonts w:eastAsiaTheme="minorEastAsia"/>
          <w:bCs/>
          <w:kern w:val="0"/>
          <w:lang w:val="en-US" w:eastAsia="ja-JP"/>
        </w:rPr>
        <w:fldChar w:fldCharType="end"/>
      </w:r>
    </w:p>
  </w:comment>
  <w:comment w:id="277" w:author="Anthony.Davidson" w:date="2018-05-02T15:13:00Z" w:initials="A">
    <w:p w14:paraId="30456865" w14:textId="5417D3D3" w:rsidR="00914E86" w:rsidRDefault="00914E86">
      <w:pPr>
        <w:pStyle w:val="CommentText"/>
      </w:pPr>
      <w:r>
        <w:rPr>
          <w:rStyle w:val="CommentReference"/>
        </w:rPr>
        <w:annotationRef/>
      </w:r>
      <w:r w:rsidRPr="006A5E67">
        <w:rPr>
          <w:lang w:val="en-AU"/>
        </w:rPr>
        <w:fldChar w:fldCharType="begin"/>
      </w:r>
      <w:r w:rsidRPr="006A5E67">
        <w:rPr>
          <w:lang w:val="en-AU"/>
        </w:rPr>
        <w:instrText xml:space="preserve"> ADDIN EN.CITE &lt;EndNote&gt;&lt;Cite&gt;&lt;Author&gt;R Development Core Team&lt;/Author&gt;&lt;Year&gt;2004&lt;/Year&gt;&lt;RecNum&gt;5&lt;/RecNum&gt;&lt;record&gt;&lt;rec-number&gt;5&lt;/rec-number&gt;&lt;ref-type name="Book"&gt;6&lt;/ref-type&gt;&lt;contributors&gt;&lt;authors&gt;&lt;author&gt;R Development Core Team,&lt;/author&gt;&lt;/authors&gt;&lt;/contributors&gt;&lt;titles&gt;&lt;title&gt;The R environment for statistical computing and graphics. Version 2.6.2. http://www.r-project.org&lt;/title&gt;&lt;/titles&gt;&lt;dates&gt;&lt;year&gt;2004&lt;/year&gt;&lt;/dates&gt;&lt;urls&gt;&lt;/urls&gt;&lt;/record&gt;&lt;/Cite&gt;&lt;/EndNote&gt;</w:instrText>
      </w:r>
      <w:r w:rsidRPr="006A5E67">
        <w:rPr>
          <w:lang w:val="en-AU"/>
        </w:rPr>
        <w:fldChar w:fldCharType="separate"/>
      </w:r>
      <w:r w:rsidRPr="006A5E67">
        <w:rPr>
          <w:noProof/>
          <w:lang w:val="en-AU"/>
        </w:rPr>
        <w:t>(R Development Core Team 2017)</w:t>
      </w:r>
      <w:r w:rsidRPr="006A5E67">
        <w:rPr>
          <w:lang w:val="en-AU"/>
        </w:rPr>
        <w:fldChar w:fldCharType="end"/>
      </w:r>
    </w:p>
  </w:comment>
  <w:comment w:id="279" w:author="Anthony.Davidson" w:date="2018-05-02T15:12:00Z" w:initials="A">
    <w:p w14:paraId="08E46DE1" w14:textId="77777777" w:rsidR="00914E86" w:rsidRDefault="00914E86">
      <w:pPr>
        <w:pStyle w:val="CommentText"/>
      </w:pPr>
      <w:r>
        <w:rPr>
          <w:rStyle w:val="CommentReference"/>
        </w:rPr>
        <w:annotationRef/>
      </w:r>
      <w:r w:rsidRPr="006A5E67">
        <w:rPr>
          <w:lang w:val="en-AU"/>
        </w:rPr>
        <w:t>(cite)</w:t>
      </w:r>
    </w:p>
  </w:comment>
  <w:comment w:id="278" w:author="Anthony.Davidson" w:date="2018-05-02T15:12:00Z" w:initials="A">
    <w:p w14:paraId="7B4DFDF5" w14:textId="5D15DC07" w:rsidR="00914E86" w:rsidRDefault="00914E86">
      <w:pPr>
        <w:pStyle w:val="CommentText"/>
      </w:pPr>
      <w:r>
        <w:rPr>
          <w:rStyle w:val="CommentReference"/>
        </w:rPr>
        <w:annotationRef/>
      </w:r>
      <w:r>
        <w:rPr>
          <w:rFonts w:ascii="Arial" w:hAnsi="Arial" w:cs="Arial"/>
          <w:color w:val="222222"/>
          <w:sz w:val="20"/>
          <w:szCs w:val="20"/>
          <w:shd w:val="clear" w:color="auto" w:fill="FFFFFF"/>
        </w:rPr>
        <w:t>Kellner, K. "jagsUI: a wrapper around rjags to streamline JAGS analyses." </w:t>
      </w:r>
      <w:r>
        <w:rPr>
          <w:rFonts w:ascii="Arial" w:hAnsi="Arial" w:cs="Arial"/>
          <w:i/>
          <w:iCs/>
          <w:color w:val="222222"/>
          <w:sz w:val="20"/>
          <w:szCs w:val="20"/>
          <w:shd w:val="clear" w:color="auto" w:fill="FFFFFF"/>
        </w:rPr>
        <w:t>R package version</w:t>
      </w:r>
      <w:r>
        <w:rPr>
          <w:rFonts w:ascii="Arial" w:hAnsi="Arial" w:cs="Arial"/>
          <w:color w:val="222222"/>
          <w:sz w:val="20"/>
          <w:szCs w:val="20"/>
          <w:shd w:val="clear" w:color="auto" w:fill="FFFFFF"/>
        </w:rPr>
        <w:t> 1.1 (2015).</w:t>
      </w:r>
    </w:p>
  </w:comment>
  <w:comment w:id="280" w:author="Anthony.Davidson" w:date="2018-05-02T15:13:00Z" w:initials="A">
    <w:p w14:paraId="322E9B45" w14:textId="586C5152" w:rsidR="00914E86" w:rsidRDefault="00914E86">
      <w:pPr>
        <w:pStyle w:val="CommentText"/>
      </w:pPr>
      <w:r>
        <w:rPr>
          <w:rStyle w:val="CommentReference"/>
        </w:rPr>
        <w:annotationRef/>
      </w:r>
      <w:r w:rsidRPr="006A5E67">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"DOI" : "10.1198/004017005000000517", "ISBN" : "0040-1706", "ISSN" : "00401706", "abstract" : "Explained variance (R2) is a familiar summary of the fit of a linear regression and has been generalized in various ways to multilevel (hierarchical) models. The multilevel models that we consider in this article are characterized by hierarchical data structures in which individuals are grouped into units (which themselves might be further grouped into larger units), and variables are measured on individuals and each grouping unit. The models are based on regression relationships at different levels, with the first level corresponding to the individual data and subsequent levels corresponding to between-group regressions of individual predictor effects on grouping unit variables. We present an approach to defining R2 at each level of the multilevel model, rather than attempting to create a single summary measure of fit. Our method is based on comparing variances in a single fitted model rather than with a null model. In simple regression, our measure generalizes the classical adjusted R2. We also discuss ...", "author" : [ { "dropping-particle" : "", "family" : "Gelman", "given" : "Andrew", "non-dropping-particle" : "", "parse-names" : false, "suffix" : "" }, { "dropping-particle" : "", "family" : "Pardoe", "given" : "Iain", "non-dropping-particle" : "", "parse-names" : false, "suffix" : "" } ], "container-title" : "Technometrics", "id" : "ITEM-1", "issue" : "2", "issued" : { "date-parts" : [ [ "2006" ] ] }, "page" : "241-251", "title" : "Bayesian measures of explained variance and pooling in multilevel (hierarchical) models", "type" : "article-journal", "volume" : "48" }, "uris" : [ "http://www.mendeley.com/documents/?uuid=cde07516-0bb9-4d46-9dbd-55228da94f55" ] } ], "mendeley" : { "formattedCitation" : "(Gelman &amp; Pardoe 2006)", "plainTextFormattedCitation" : "(Gelman &amp; Pardoe 2006)", "previouslyFormattedCitation" : "(Gelman &amp; Pardoe 2006)" }, "properties" : {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(Gelman &amp; Pardoe 2006)</w:t>
      </w:r>
      <w:r w:rsidRPr="006A5E67">
        <w:rPr>
          <w:rFonts w:eastAsiaTheme="minorEastAsia"/>
          <w:bCs/>
          <w:kern w:val="0"/>
          <w:lang w:val="en-US" w:eastAsia="ja-JP"/>
        </w:rPr>
        <w:fldChar w:fldCharType="end"/>
      </w:r>
    </w:p>
  </w:comment>
  <w:comment w:id="281" w:author="Anthony.Davidson" w:date="2018-05-09T15:12:00Z" w:initials="A">
    <w:p w14:paraId="4477F5A8" w14:textId="764C3324" w:rsidR="00914E86" w:rsidRDefault="00914E86">
      <w:pPr>
        <w:pStyle w:val="CommentText"/>
      </w:pPr>
      <w:r>
        <w:rPr>
          <w:rStyle w:val="CommentReference"/>
        </w:rPr>
        <w:annotationRef/>
      </w:r>
      <w:r>
        <w:t>Appendix??</w:t>
      </w:r>
    </w:p>
  </w:comment>
  <w:comment w:id="282" w:author="Anthony.Davidson" w:date="2018-05-03T11:44:00Z" w:initials="A">
    <w:p w14:paraId="518F84B0" w14:textId="77777777" w:rsidR="00914E86" w:rsidRDefault="00914E86">
      <w:pPr>
        <w:pStyle w:val="CommentText"/>
      </w:pPr>
      <w:r>
        <w:rPr>
          <w:rStyle w:val="CommentReference"/>
        </w:rPr>
        <w:annotationRef/>
      </w:r>
      <w:r>
        <w:t>Or allow?</w:t>
      </w:r>
    </w:p>
  </w:comment>
  <w:comment w:id="283" w:author="Richard Duncan" w:date="2018-06-15T13:43:00Z" w:initials="R">
    <w:p w14:paraId="37D5514E" w14:textId="728A18F2" w:rsidR="00C7162C" w:rsidRDefault="00C7162C">
      <w:pPr>
        <w:pStyle w:val="CommentText"/>
      </w:pPr>
      <w:r>
        <w:rPr>
          <w:rStyle w:val="CommentReference"/>
        </w:rPr>
        <w:annotationRef/>
      </w:r>
      <w:r>
        <w:t xml:space="preserve">It might help to break your results into sections with sub-headings. E.g. </w:t>
      </w:r>
      <w:r w:rsidR="00931FC3">
        <w:t>functional response, Hypothesis 1....</w:t>
      </w:r>
    </w:p>
  </w:comment>
  <w:comment w:id="285" w:author="Anthony.Davidson" w:date="2018-05-02T15:20:00Z" w:initials="A">
    <w:p w14:paraId="4422C70D" w14:textId="77777777" w:rsidR="00914E86" w:rsidRDefault="00914E86" w:rsidP="002948FA">
      <w:pPr>
        <w:pStyle w:val="CommentText"/>
      </w:pPr>
      <w:r>
        <w:rPr>
          <w:rStyle w:val="CommentReference"/>
        </w:rPr>
        <w:annotationRef/>
      </w:r>
      <w:r>
        <w:t>Add numbers here: Find reference</w:t>
      </w:r>
    </w:p>
  </w:comment>
  <w:comment w:id="288" w:author="Richard Duncan" w:date="2018-06-15T13:42:00Z" w:initials="R">
    <w:p w14:paraId="2C30BC80" w14:textId="482318CA" w:rsidR="005B13B2" w:rsidRDefault="005B13B2">
      <w:pPr>
        <w:pStyle w:val="CommentText"/>
      </w:pPr>
      <w:r>
        <w:rPr>
          <w:rStyle w:val="CommentReference"/>
        </w:rPr>
        <w:annotationRef/>
      </w:r>
      <w:r>
        <w:t>They responded to seed availability didn’t they?</w:t>
      </w:r>
    </w:p>
  </w:comment>
  <w:comment w:id="290" w:author="Anthony.Davidson" w:date="2018-05-09T15:32:00Z" w:initials="A">
    <w:p w14:paraId="58BA7A58" w14:textId="25728D55" w:rsidR="00914E86" w:rsidRDefault="00914E86">
      <w:pPr>
        <w:pStyle w:val="CommentText"/>
      </w:pPr>
      <w:r>
        <w:rPr>
          <w:rStyle w:val="CommentReference"/>
        </w:rPr>
        <w:annotationRef/>
      </w:r>
      <w:proofErr w:type="spellStart"/>
      <w:r>
        <w:t>Oksenion</w:t>
      </w:r>
      <w:proofErr w:type="spellEnd"/>
      <w:r>
        <w:t xml:space="preserve"> 2001. Anywhere this paper should be referenced?</w:t>
      </w:r>
    </w:p>
    <w:p w14:paraId="0C3A99BB" w14:textId="77777777" w:rsidR="00914E86" w:rsidRDefault="00914E86">
      <w:pPr>
        <w:pStyle w:val="CommentText"/>
      </w:pPr>
    </w:p>
  </w:comment>
  <w:comment w:id="289" w:author="Anthony.Davidson" w:date="2018-05-09T15:33:00Z" w:initials="A">
    <w:p w14:paraId="3E314FDF" w14:textId="04D1F130" w:rsidR="00914E86" w:rsidRDefault="00914E86" w:rsidP="00573BE4">
      <w:pPr>
        <w:pStyle w:val="CommentText"/>
      </w:pPr>
      <w:r>
        <w:rPr>
          <w:rStyle w:val="CommentReference"/>
        </w:rPr>
        <w:annotationRef/>
      </w:r>
      <w:r w:rsidRPr="000D0D0A">
        <w:rPr>
          <w:rFonts w:eastAsiaTheme="minorEastAsia"/>
          <w:bCs/>
          <w:kern w:val="0"/>
          <w:highlight w:val="yellow"/>
          <w:lang w:val="en-US" w:eastAsia="ja-JP"/>
        </w:rPr>
        <w:fldChar w:fldCharType="begin" w:fldLock="1"/>
      </w:r>
      <w:r w:rsidRPr="000D0D0A">
        <w:rPr>
          <w:rFonts w:eastAsiaTheme="minorEastAsia"/>
          <w:bCs/>
          <w:kern w:val="0"/>
          <w:highlight w:val="yellow"/>
          <w:lang w:val="en-US" w:eastAsia="ja-JP"/>
        </w:rPr>
        <w:instrText>ADDIN CSL_CITATION { "citationItems" : [ { "id" : "ITEM-1", "itemData" : { "DOI" : "10.1890/070136", "ISBN" : "1540-9295", "ISSN" : "15409295", "abstract" : "Biologists have long known that predators play a key role in structuring ecological communities, but recent research suggests that predator richness - the number of genotypes, species, and functional groups that comprise predator assemblages - can also have cascading effects on communities and ecosystem properties. Changes in predator richness, including the decreases resulting from extinctions and the increases resulting from exotic invasions, can alter the composition, diversity, and population dynamics of lower trophic levels. However, the magnitude and direction of these effects are highly variable and depend on environmental context and natural history, and so are difficult to predict. This is because species at higher trophic levels exhibit many indirect, non-additive, and behavioral interactions. The next steps in predator biodiversity research will be to increase experimental realism and to incorporate current knowledge about the functional role of predator richness into ecosystem management.", "author" : [ { "dropping-particle" : "", "family" : "Bruno", "given" : "John F", "non-dropping-particle" : "", "parse-names" : false, "suffix" : "" }, { "dropping-particle" : "", "family" : "Cardinale", "given" : "Bradley J", "non-dropping-particle" : "", "parse-names" : false, "suffix" : "" } ], "container-title" : "Frontiers in Ecology and the Environment", "id" : "ITEM-1", "issue" : "10", "issued" : { "date-parts" : [ [ "2008" ] ] }, "page" : "539-546", "title" : "Cascading effects of predator richness", "type" : "article-journal", "volume" : "6" }, "uris" : [ "http://www.mendeley.com/documents/?uuid=7fe8f8e7-d244-4146-8016-3a4327850931" ] } ], "mendeley" : { "formattedCitation" : "(Bruno &amp; Cardinale 2008)", "plainTextFormattedCitation" : "(Bruno &amp; Cardinale 2008)", "previouslyFormattedCitation" : "(Bruno &amp; Cardinale 2008)" }, "properties" : {  }, "schema" : "https://github.com/citation-style-language/schema/raw/master/csl-citation.json" }</w:instrText>
      </w:r>
      <w:r w:rsidRPr="000D0D0A">
        <w:rPr>
          <w:rFonts w:eastAsiaTheme="minorEastAsia"/>
          <w:bCs/>
          <w:kern w:val="0"/>
          <w:highlight w:val="yellow"/>
          <w:lang w:val="en-US" w:eastAsia="ja-JP"/>
        </w:rPr>
        <w:fldChar w:fldCharType="separate"/>
      </w:r>
      <w:r w:rsidRPr="000D0D0A">
        <w:rPr>
          <w:rFonts w:eastAsiaTheme="minorEastAsia"/>
          <w:bCs/>
          <w:noProof/>
          <w:kern w:val="0"/>
          <w:highlight w:val="yellow"/>
          <w:lang w:val="en-US" w:eastAsia="ja-JP"/>
        </w:rPr>
        <w:t>(Bruno &amp; Cardinale 2008)</w:t>
      </w:r>
      <w:r w:rsidRPr="000D0D0A">
        <w:rPr>
          <w:rFonts w:eastAsiaTheme="minorEastAsia"/>
          <w:bCs/>
          <w:kern w:val="0"/>
          <w:highlight w:val="yellow"/>
          <w:lang w:val="en-US" w:eastAsia="ja-JP"/>
        </w:rPr>
        <w:fldChar w:fldCharType="end"/>
      </w:r>
      <w:r w:rsidRPr="000D0D0A">
        <w:rPr>
          <w:rStyle w:val="CommentReference"/>
          <w:highlight w:val="yellow"/>
        </w:rPr>
        <w:annotationRef/>
      </w:r>
      <w:r w:rsidRPr="000D0D0A">
        <w:rPr>
          <w:rFonts w:eastAsiaTheme="minorEastAsia"/>
          <w:bCs/>
          <w:kern w:val="0"/>
          <w:highlight w:val="yellow"/>
          <w:lang w:val="en-US" w:eastAsia="ja-JP"/>
        </w:rPr>
        <w:t>.</w:t>
      </w:r>
      <w:r w:rsidRPr="00573BE4">
        <w:t xml:space="preserve"> </w:t>
      </w:r>
      <w:r>
        <w:t>How does this paper fit in? Would it be correct to include these issues here?</w:t>
      </w:r>
    </w:p>
    <w:p w14:paraId="29877D8C" w14:textId="45E058FE" w:rsidR="00914E86" w:rsidRDefault="00914E86">
      <w:pPr>
        <w:pStyle w:val="CommentText"/>
      </w:pPr>
    </w:p>
  </w:comment>
  <w:comment w:id="291" w:author="Anthony.Davidson" w:date="2018-05-10T08:58:00Z" w:initials="A">
    <w:p w14:paraId="5E6BA082" w14:textId="5DC2E180" w:rsidR="00914E86" w:rsidRDefault="00914E86">
      <w:pPr>
        <w:pStyle w:val="CommentText"/>
      </w:pPr>
      <w:r>
        <w:rPr>
          <w:rStyle w:val="CommentReference"/>
        </w:rPr>
        <w:annotationRef/>
      </w:r>
      <w:r>
        <w:rPr>
          <w:b/>
          <w:bCs/>
          <w:color w:val="000000"/>
          <w:sz w:val="27"/>
          <w:szCs w:val="27"/>
        </w:rPr>
        <w:t>Lotka, A. J. 1925.</w:t>
      </w:r>
      <w:r>
        <w:rPr>
          <w:color w:val="000000"/>
          <w:sz w:val="27"/>
          <w:szCs w:val="27"/>
        </w:rPr>
        <w:t> Elements of physical biology. Baltimore: Williams &amp; Wilkins Co.</w:t>
      </w:r>
      <w:r>
        <w:rPr>
          <w:color w:val="000000"/>
          <w:sz w:val="27"/>
          <w:szCs w:val="27"/>
        </w:rPr>
        <w:br/>
      </w:r>
      <w:r>
        <w:rPr>
          <w:b/>
          <w:bCs/>
          <w:color w:val="000000"/>
          <w:sz w:val="27"/>
          <w:szCs w:val="27"/>
        </w:rPr>
        <w:t>Volterra, V. 1926.</w:t>
      </w:r>
      <w:r>
        <w:rPr>
          <w:color w:val="000000"/>
          <w:sz w:val="27"/>
          <w:szCs w:val="27"/>
        </w:rPr>
        <w:t> Variazioni e fluttuazioni del numero d'individui in specie animali conviventi. Mem. R. Accad. Naz. dei Lincei. Ser. VI, vol. 2.</w:t>
      </w:r>
    </w:p>
  </w:comment>
  <w:comment w:id="292" w:author="Anthony.Davidson" w:date="2018-05-10T08:58:00Z" w:initials="A">
    <w:p w14:paraId="1851CDA9" w14:textId="0090CEAD" w:rsidR="00914E86" w:rsidRDefault="00914E86">
      <w:pPr>
        <w:pStyle w:val="CommentText"/>
      </w:pPr>
      <w:r>
        <w:rPr>
          <w:rStyle w:val="CommentReference"/>
        </w:rPr>
        <w:annotationRef/>
      </w:r>
      <w:r>
        <w:t>Soule et al 1988</w:t>
      </w:r>
    </w:p>
  </w:comment>
  <w:comment w:id="293" w:author="Anthony.Davidson" w:date="2018-05-09T20:40:00Z" w:initials="A">
    <w:p w14:paraId="68210583" w14:textId="2BC324D5" w:rsidR="00914E86" w:rsidRDefault="00914E86">
      <w:pPr>
        <w:pStyle w:val="CommentText"/>
      </w:pPr>
      <w:r>
        <w:rPr>
          <w:rStyle w:val="CommentReference"/>
        </w:rPr>
        <w:annotationRef/>
      </w:r>
      <w:r w:rsidRPr="006A5E67">
        <w:rPr>
          <w:noProof/>
        </w:rPr>
        <w:t>(Ritchie &amp; Johnson 2009)</w:t>
      </w:r>
    </w:p>
  </w:comment>
  <w:comment w:id="294" w:author="Anthony.Davidson" w:date="2018-05-09T20:43:00Z" w:initials="A">
    <w:p w14:paraId="15118434" w14:textId="77777777" w:rsidR="00914E86" w:rsidRDefault="00914E86" w:rsidP="00DA4F3E">
      <w:pPr>
        <w:pStyle w:val="CommentText"/>
      </w:pPr>
      <w:r>
        <w:rPr>
          <w:rStyle w:val="CommentReference"/>
        </w:rPr>
        <w:annotationRef/>
      </w:r>
      <w:r w:rsidRPr="006A5E67">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"DOI" : "10.1111/1365-2664.13060", "author" : [ { "dropping-particle" : "Mac", "family" : "Nally", "given" : "Ralph", "non-dropping-particle" : "", "parse-names" : false, "suffix" : "" }, { "dropping-particle" : "", "family" : "Duncan", "given" : "Richard P", "non-dropping-particle" : "", "parse-names" : false, "suffix" : "" }, { "dropping-particle" : "Mac", "family" : "Nally", "given" : "Ralph", "non-dropping-particle" : "", "parse-names" : false, "suffix" : "" }, { "dropping-particle" : "", "family" : "Duncan", "given" : "Richard P", "non-dropping-particle" : "", "parse-names" : false, "suffix" : "" }, { "dropping-particle" : "", "family" : "Thomson", "given" : "James R", "non-dropping-particle" : "", "parse-names" : false, "suffix" : "" }, { "dropping-particle" : "", "family" : "Yen", "given" : "Jian D L", "non-dropping-particle" : "", "parse-names" : false, "suffix" : "" } ], "id" : "ITEM-1", "issue" : "November", "issued" : { "date-parts" : [ [ "2017" ] ] }, "title" : "Model selection using information criteria , but is the \u2018 best \u2019 model any good ? Model selection using information criteria , but is the \u201c best \u201d model any good ?", "type" : "article-journal" }, "uris" : [ "http://www.mendeley.com/documents/?uuid=f895a64e-6374-4619-9f00-7443984e54e9" ] } ], "mendeley" : { "formattedCitation" : "(Nally &lt;i&gt;et al.&lt;/i&gt; 2017)", "manualFormatting" : "Nally et al. 2017)", "plainTextFormattedCitation" : "(Nally et al. 2017)", "previouslyFormattedCitation" : "(Nally &lt;i&gt;et al.&lt;/i&gt; 2017)" }, "properties" : { "noteIndex" : 0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 xml:space="preserve">Nally </w:t>
      </w:r>
      <w:r w:rsidRPr="006A5E67">
        <w:rPr>
          <w:rFonts w:eastAsiaTheme="minorEastAsia"/>
          <w:bCs/>
          <w:i/>
          <w:noProof/>
          <w:kern w:val="0"/>
          <w:lang w:val="en-US" w:eastAsia="ja-JP"/>
        </w:rPr>
        <w:t>et al.</w:t>
      </w:r>
      <w:r w:rsidRPr="006A5E67">
        <w:rPr>
          <w:rFonts w:eastAsiaTheme="minorEastAsia"/>
          <w:bCs/>
          <w:noProof/>
          <w:kern w:val="0"/>
          <w:lang w:val="en-US" w:eastAsia="ja-JP"/>
        </w:rPr>
        <w:t xml:space="preserve"> 2017)</w:t>
      </w:r>
      <w:r w:rsidRPr="006A5E67">
        <w:rPr>
          <w:rFonts w:eastAsiaTheme="minorEastAsia"/>
          <w:bCs/>
          <w:kern w:val="0"/>
          <w:lang w:val="en-US" w:eastAsia="ja-JP"/>
        </w:rPr>
        <w:fldChar w:fldCharType="end"/>
      </w:r>
    </w:p>
  </w:comment>
  <w:comment w:id="295" w:author="Anthony.Davidson" w:date="2018-05-09T20:41:00Z" w:initials="A">
    <w:p w14:paraId="1F9D90E0" w14:textId="77777777" w:rsidR="00914E86" w:rsidRDefault="00914E86" w:rsidP="00DF3634">
      <w:pPr>
        <w:pStyle w:val="CommentText"/>
      </w:pPr>
      <w:r>
        <w:rPr>
          <w:rStyle w:val="CommentReference"/>
        </w:rPr>
        <w:annotationRef/>
      </w:r>
      <w:r>
        <w:t>Choquenot and Ruscoe 2000 etc</w:t>
      </w:r>
    </w:p>
  </w:comment>
  <w:comment w:id="296" w:author="Anthony.Davidson" w:date="2018-05-09T20:43:00Z" w:initials="A">
    <w:p w14:paraId="6601FAA6" w14:textId="77777777" w:rsidR="00914E86" w:rsidRDefault="00914E86" w:rsidP="002E6FE9">
      <w:pPr>
        <w:pStyle w:val="CommentText"/>
      </w:pPr>
      <w:r>
        <w:rPr>
          <w:rStyle w:val="CommentReference"/>
        </w:rPr>
        <w:annotationRef/>
      </w:r>
      <w:r w:rsidRPr="00463830">
        <w:rPr>
          <w:noProof/>
          <w:highlight w:val="yellow"/>
        </w:rPr>
        <w:t>(Tompkins 2006, 2013)</w:t>
      </w:r>
    </w:p>
  </w:comment>
  <w:comment w:id="298" w:author="Anthony.Davidson" w:date="2018-05-10T13:59:00Z" w:initials="A">
    <w:p w14:paraId="040484FE" w14:textId="02247E21" w:rsidR="00914E86" w:rsidRDefault="00914E86">
      <w:pPr>
        <w:pStyle w:val="CommentText"/>
      </w:pPr>
      <w:r>
        <w:rPr>
          <w:rStyle w:val="CommentReference"/>
        </w:rPr>
        <w:annotationRef/>
      </w:r>
      <w:r>
        <w:t>Holland et al. 2015</w:t>
      </w:r>
    </w:p>
  </w:comment>
  <w:comment w:id="297" w:author="Anthony.Davidson" w:date="2018-05-10T13:56:00Z" w:initials="A">
    <w:p w14:paraId="2D89818D" w14:textId="355CE172" w:rsidR="00914E86" w:rsidRDefault="00914E86">
      <w:pPr>
        <w:pStyle w:val="CommentText"/>
      </w:pPr>
      <w:r>
        <w:rPr>
          <w:rStyle w:val="CommentReference"/>
        </w:rPr>
        <w:annotationRef/>
      </w:r>
      <w:r>
        <w:t>Tompkins 2006</w:t>
      </w:r>
    </w:p>
  </w:comment>
  <w:comment w:id="299" w:author="Anthony.Davidson" w:date="2018-05-10T13:59:00Z" w:initials="A">
    <w:p w14:paraId="6D3C9C1C" w14:textId="68C5B6D9" w:rsidR="00914E86" w:rsidRDefault="00914E86">
      <w:pPr>
        <w:pStyle w:val="CommentText"/>
      </w:pPr>
      <w:r>
        <w:rPr>
          <w:rStyle w:val="CommentReference"/>
        </w:rPr>
        <w:annotationRef/>
      </w:r>
      <w:r>
        <w:t>Blackwell 2003</w:t>
      </w:r>
    </w:p>
  </w:comment>
  <w:comment w:id="300" w:author="Anthony.Davidson" w:date="2018-05-09T20:44:00Z" w:initials="A">
    <w:p w14:paraId="424371F3" w14:textId="77777777" w:rsidR="00914E86" w:rsidRDefault="00914E86" w:rsidP="002E6FE9">
      <w:pPr>
        <w:pStyle w:val="CommentText"/>
      </w:pPr>
      <w:r>
        <w:rPr>
          <w:rStyle w:val="CommentReference"/>
        </w:rPr>
        <w:annotationRef/>
      </w:r>
      <w:r w:rsidRPr="006A5E67">
        <w:rPr>
          <w:noProof/>
        </w:rPr>
        <w:t>Hone 1999</w:t>
      </w:r>
    </w:p>
  </w:comment>
  <w:comment w:id="301" w:author="Anthony.Davidson" w:date="2018-05-09T15:15:00Z" w:initials="A">
    <w:p w14:paraId="30775444" w14:textId="77777777" w:rsidR="00914E86" w:rsidRDefault="00914E86" w:rsidP="002E6FE9">
      <w:pPr>
        <w:pStyle w:val="CommentText"/>
        <w:rPr>
          <w:noProof/>
        </w:rPr>
      </w:pPr>
      <w:r>
        <w:rPr>
          <w:rStyle w:val="CommentReference"/>
        </w:rPr>
        <w:annotationRef/>
      </w:r>
      <w:r w:rsidRPr="006A5E67">
        <w:rPr>
          <w:noProof/>
        </w:rPr>
        <w:t>(Choquent 2000, Ruscoe 2005, Holland 2013)</w:t>
      </w:r>
    </w:p>
    <w:p w14:paraId="6CE87823" w14:textId="77777777" w:rsidR="00914E86" w:rsidRDefault="00914E86" w:rsidP="002E6FE9">
      <w:pPr>
        <w:pStyle w:val="CommentText"/>
      </w:pPr>
      <w:r>
        <w:rPr>
          <w:noProof/>
          <w:lang w:val="en-NZ" w:eastAsia="en-NZ"/>
        </w:rPr>
        <w:drawing>
          <wp:inline distT="0" distB="0" distL="0" distR="0" wp14:anchorId="6AD579BD" wp14:editId="1AAC2ADE">
            <wp:extent cx="2260805" cy="58003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313625" cy="593581"/>
                    </a:xfrm>
                    <a:prstGeom prst="rect">
                      <a:avLst/>
                    </a:prstGeom>
                  </pic:spPr>
                </pic:pic>
              </a:graphicData>
            </a:graphic>
          </wp:inline>
        </w:drawing>
      </w:r>
    </w:p>
  </w:comment>
  <w:comment w:id="302" w:author="Anthony.Davidson" w:date="2018-05-09T20:40:00Z" w:initials="A">
    <w:p w14:paraId="7772730A" w14:textId="77777777" w:rsidR="00914E86" w:rsidRDefault="00914E86" w:rsidP="00D7664B">
      <w:pPr>
        <w:pStyle w:val="CommentText"/>
      </w:pPr>
      <w:r>
        <w:rPr>
          <w:rStyle w:val="CommentReference"/>
        </w:rPr>
        <w:annotationRef/>
      </w:r>
      <w:r w:rsidRPr="006A5E67">
        <w:rPr>
          <w:noProof/>
        </w:rPr>
        <w:fldChar w:fldCharType="begin" w:fldLock="1"/>
      </w:r>
      <w:r>
        <w:rPr>
          <w:noProof/>
        </w:rPr>
        <w:instrText>ADDIN CSL_CITATION { "citationItems" : [ { "id" : "ITEM-1", "itemData" : { "abstract" : "Although indirect effects are important structuring forces in ecological communities, they are seldom considered in the design of pest control operations. However, such effects may cause unpredicted and deleterious changes in other populations that could reduce or even negate the benefit to endangered species for which control is undertaken. Furthermore, the complexity and nonlinearities inherent in interacting ecological communities may cause thresholds in the strength of pest control, on either side of which indirect effects could vary greatly in their magnitude and desirability. We constructed a four-species simulation model for a common pest community in New Zealand beech (Nothofagus spp.) forests: house mice, ship rats, stoats, and brushtail possums. When the model was perturbed to simulate common control techniques, marked increases in the abundance of nontarget pest species were observed at the next forest mast. Higher mouse numbers were observed following both toxin (1080) application and rat kill-trapping, and higher rat numbers were observed following stoat kill-trapping, due to a release from predation in all cases. In comparison, a marked decrease in stoat abundance at the next forest mast was observed following simultaneous control of rats and mice, due to the effects of decreased prey abundance on the stoat population. For rat control, the size of the indirect effect on mouse numbers increased monotonically with control strength. Because the curvature of the relationship is slight, the relationship between the direct benefits of control and the indirect costs incurred would remain relatively unchanged regardless of the strength of control employed. For simultaneous mouse and rat control, however, high levels of control (as initially simulated) were predicted to cause decreased peak stoat abundance at the next mast event, whereas intermediate and low levels of control were predicted to cause increased stoat abundance. Hence, this study demonstrates two points of concern for pest managers. First, indirect effects of control operations do have the potential to reduce the planned-for benefit. Second, thresholds in the strength of control employed can potentially occur, across which indirect effects switch from being of conservation benefit to being of conservation concern.", "author" : [ { "dropping-particle" : "", "family" : "Tompkins", "given" : "Daniel M", "non-dropping-particle" : "", "parse-names" : false, "suffix" : "" }, { "dropping-particle" : "", "family" : "Veltman", "given" : "Clare J", "non-dropping-particle" : "", "parse-names" : false, "suffix" : "" } ], "container-title" : "Ecological Applications", "id" : "ITEM-1", "issue" : "3", "issued" : { "date-parts" : [ [ "2006" ] ] }, "page" : "1050-1061", "title" : "Unexpected consequences of vertebrate pest control: Predictions from a four-species community model", "type" : "article-journal", "volume" : "16" }, "uris" : [ "http://www.mendeley.com/documents/?uuid=9e0be657-f7aa-4bf7-ae2f-daf7781da035" ] }, { "id" : "ITEM-2", "itemData" : { "DOI" : "10.1890/12-0915.1", "ISBN" : "1051-0761", "ISSN" : "10510761", "PMID" : "23967576", "abstract" : "Predicting the dynamics and impacts of multiple invasive species can be complex because ecological relationships, which occur among several trophic levels, are often incompletely understood. Further, the complexity of these trophic relationships exacerbates our inability to predict climate change effects on invaded ecosystems. We explore the hypothesis that interactions between two global change drivers, invasive vertebrates and climate change, will potentially make matters worse for native biodiversity. In New Zealand beech (Nothofagus spp.) forests, a highly irruptive invasive mammal community is driven by multi-annual resource pulses of beech seed (masting). Because mast frequency is predicted to increase with climate change, we use this as a model system to explore the extent to which such effects may influence invasive vertebrate communities, and the implications of such interactions for native biodiversity and its management. We build on an established model of trophic interactions in the system, combining it with a logistic probability mast function, the parameters of which were altered to simulate either contemporary conditions or conditions of more or less frequent masting. The model predicts that increased mast frequency will lead to populations of a top predator (the stoat) and a mesopredator (the ship rat) becoming less irruptive and being maintained at appreciably higher average abundances in this forest type. In addition, the ability of both current and in-development management approaches to suppress invasive mammals is predicted to be compromised. Because invasive mammals are key drivers of native fauna extinction in New Zealand, with the additional loss of associated functions such as pollination and seed dispersal, these predictions imply potentially serious adverse impacts of climate change for the conservation of biodiversity and ecosystem function. Our study also highlights the importance of long-term monitoring data for assessing and managing future impacts of global change drivers.", "author" : [ { "dropping-particle" : "", "family" : "Tompkins", "given" : "Daniel M.", "non-dropping-particle" : "", "parse-names" : false, "suffix" : "" }, { "dropping-particle" : "", "family" : "Byrom", "given" : "Andrea E.", "non-dropping-particle" : "", "parse-names" : false, "suffix" : "" }, { "dropping-particle" : "", "family" : "Pech", "given" : "Roger P.", "non-dropping-particle" : "", "parse-names" : false, "suffix" : "" } ], "container-title" : "Ecological Applications", "id" : "ITEM-2", "issue" : "5", "issued" : { "date-parts" : [ [ "2013" ] ] }, "page" : "1075-1085", "title" : "Predicted responses of invasive mammal communities to climate-related changes in mast frequency in forest ecosystems", "type" : "article-journal", "volume" : "23" }, "uris" : [ "http://www.mendeley.com/documents/?uuid=eb91a8e6-757a-4534-af42-34f9eb73afd7" ] } ], "mendeley" : { "formattedCitation" : "(Tompkins &amp; Veltman 2006; Tompkins, Byrom &amp; Pech 2013)", "plainTextFormattedCitation" : "(Tompkins &amp; Veltman 2006; Tompkins, Byrom &amp; Pech 2013)", "previouslyFormattedCitation" : "(Tompkins &amp; Veltman 2006; Tompkins, Byrom &amp; Pech 2013)" }, "properties" : { "noteIndex" : 0 }, "schema" : "https://github.com/citation-style-language/schema/raw/master/csl-citation.json" }</w:instrText>
      </w:r>
      <w:r w:rsidRPr="006A5E67">
        <w:rPr>
          <w:noProof/>
        </w:rPr>
        <w:fldChar w:fldCharType="separate"/>
      </w:r>
      <w:r w:rsidRPr="006A5E67">
        <w:rPr>
          <w:noProof/>
        </w:rPr>
        <w:t>(Tompkins &amp; Veltman 2006; Tompkins, Byrom &amp; Pech 2013)</w:t>
      </w:r>
      <w:r w:rsidRPr="006A5E67">
        <w:rPr>
          <w:noProof/>
        </w:rPr>
        <w:fldChar w:fldCharType="end"/>
      </w:r>
    </w:p>
  </w:comment>
  <w:comment w:id="303" w:author="Anthony.Davidson" w:date="2018-05-02T15:10:00Z" w:initials="A">
    <w:p w14:paraId="63D45C79" w14:textId="77777777" w:rsidR="00914E86" w:rsidRDefault="00914E86" w:rsidP="006D45F5">
      <w:pPr>
        <w:pStyle w:val="CommentText"/>
      </w:pPr>
      <w:r>
        <w:rPr>
          <w:rStyle w:val="CommentReference"/>
        </w:rPr>
        <w:annotationRef/>
      </w:r>
      <w:r w:rsidRPr="006A5E67">
        <w:rPr>
          <w:rFonts w:eastAsiaTheme="minorEastAsia"/>
          <w:bCs/>
          <w:kern w:val="0"/>
          <w:lang w:val="en-US" w:eastAsia="ja-JP"/>
        </w:rPr>
        <w:fldChar w:fldCharType="begin" w:fldLock="1"/>
      </w:r>
      <w:r w:rsidRPr="006A5E67">
        <w:rPr>
          <w:rFonts w:eastAsiaTheme="minorEastAsia"/>
          <w:bCs/>
          <w:kern w:val="0"/>
          <w:lang w:val="en-US" w:eastAsia="ja-JP"/>
        </w:rPr>
        <w:instrText>ADDIN CSL_CITATION { "citationItems" : [ { "id" : "ITEM-1", "itemData" : { "DOI" : "10.1016/S0169-5347(00)01862-0", "ISBN" : "0169-5347", "ISSN" : "01695347", "PMID" : "10802548", "abstract" : "Many terrestrial ecosystems are characterized by intermittent production of abundant resources for consumers, such as mast seeding and pulses of primary production following unusually heavy rains. Recent research is revealing patterns in the ways that consumer communities respond to these pulsed resources. Studies of the ramifying effects of pulsed resources on consumer communities integrate 'top-down' and 'bottom-up' approaches to community dynamics, and illustrate how the strength of species interactions can change dramatically through time.", "author" : [ { "dropping-particle" : "", "family" : "Ostfeld", "given" : "Richard S.", "non-dropping-particle" : "", "parse-names" : false, "suffix" : "" }, { "dropping-particle" : "", "family" : "Keesing", "given" : "Felicia", "non-dropping-particle" : "", "parse-names" : false, "suffix" : "" } ], "container-title" : "Trends in Ecology and Evolution", "id" : "ITEM-1", "issue" : "6", "issued" : { "date-parts" : [ [ "2000" ] ] }, "page" : "232-237", "title" : "Pulsed resources and community dynamics of consumers in terrestrial ecosystems", "type" : "article-journal", "volume" : "15" }, "uris" : [ "http://www.mendeley.com/documents/?uuid=cda56076-8e43-4e58-bb89-084b6d79a246" ] } ], "mendeley" : { "formattedCitation" : "(Ostfeld &amp; Keesing 2000)", "plainTextFormattedCitation" : "(Ostfeld &amp; Keesing 2000)", "previouslyFormattedCitation" : "(Ostfeld &amp; Keesing 2000)" }, "properties" : {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(Ostfeld &amp; Keesing 2000)</w:t>
      </w:r>
      <w:r w:rsidRPr="006A5E67">
        <w:rPr>
          <w:rFonts w:eastAsiaTheme="minorEastAsia"/>
          <w:bCs/>
          <w:kern w:val="0"/>
          <w:lang w:val="en-US" w:eastAsia="ja-JP"/>
        </w:rPr>
        <w:fldChar w:fldCharType="end"/>
      </w:r>
    </w:p>
  </w:comment>
  <w:comment w:id="304" w:author="Anthony.Davidson" w:date="2018-05-02T15:10:00Z" w:initials="A">
    <w:p w14:paraId="64EC7B33" w14:textId="77777777" w:rsidR="00914E86" w:rsidRDefault="00914E86" w:rsidP="006D45F5">
      <w:pPr>
        <w:pStyle w:val="CommentText"/>
      </w:pPr>
      <w:r>
        <w:rPr>
          <w:rStyle w:val="CommentReference"/>
        </w:rPr>
        <w:annotationRef/>
      </w:r>
      <w:r w:rsidRPr="006A5E67">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"DOI" : "10.1007/s10530-011-9993-y", "ISBN" : "1387-3547", "ISSN" : "13873547", "abstract" : "The stoat (Mustela erminea) is a specialist predator that evolved to exploit the unstable populations of northern voles and lemmings. It was introduced to New Zealand, where it is pre-adapted to respond with a population irruption to the resource pulses that follow a heavy seedfall of southern beech (Nothofagus spp.). Culling stoats during an irruption is necessary to reduce damaging predation on nesting endemic birds. Culling might not reduce the stoat population long term, however, if high natural mortality exceeds culling mortality in peak years. During other phases of the beech-mast cycle, culling might have a greater effect on a smaller stoat population, whether or not damage prevention is critical. We developed a 4-matrix model to predict the effects of culling on lambda, the annual rate of change in the size of the stoat population, through the four annual phases of an average masting cycle, explicitly distinguishing between apparent and real culling. In the Post-seedfall phase of the cycle, large numbers of stoats are killed, but little of this extra mortality is additive; in other phases, culling removes larger proportions of smaller total numbers of stoats that would otherwise have lived. Culling throughout all phases is most effective at reducing stoat populations, but is also the most expensive option. Culling in Post-seedfall plus Seed or Crash years is somewhat less effective but better than culling in one phase only. Culling has different short-term effects on stoat age distribution depending on the phase of the cycle when culling begins.", "author" : [ { "dropping-particle" : "", "family" : "King", "given" : "Carolyn M.", "non-dropping-particle" : "", "parse-names" : false, "suffix" : "" }, { "dropping-particle" : "", "family" : "Powell", "given" : "Roger A.", "non-dropping-particle" : "", "parse-names" : false, "suffix" : "" } ], "container-title" : "Biological Invasions", "id" : "ITEM-1", "issue" : "12", "issued" : { "date-parts" : [ [ "2011" ] ] }, "page" : "3039-3055", "title" : "Managing an invasive predator pre-adapted to a pulsed resource: A model of stoat (Mustela erminea) irruptions in New Zealand beech forests", "type" : "article-journal", "volume" : "13" }, "uris" : [ "http://www.mendeley.com/documents/?uuid=5bb01f9e-e7d5-4a34-9247-34dd17b268ad" ] } ], "mendeley" : { "formattedCitation" : "(King &amp; Powell 2011)", "plainTextFormattedCitation" : "(King &amp; Powell 2011)", "previouslyFormattedCitation" : "(King &amp; Powell 2011)" }, "properties" : {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(King &amp; Powell 2011)</w:t>
      </w:r>
      <w:r w:rsidRPr="006A5E67">
        <w:rPr>
          <w:rFonts w:eastAsiaTheme="minorEastAsia"/>
          <w:bCs/>
          <w:kern w:val="0"/>
          <w:lang w:val="en-US" w:eastAsia="ja-JP"/>
        </w:rPr>
        <w:fldChar w:fldCharType="end"/>
      </w:r>
    </w:p>
  </w:comment>
  <w:comment w:id="306" w:author="Anthony.Davidson" w:date="2018-05-10T09:53:00Z" w:initials="A">
    <w:p w14:paraId="0101C32F" w14:textId="77777777" w:rsidR="00914E86" w:rsidRDefault="00914E86">
      <w:pPr>
        <w:pStyle w:val="CommentText"/>
      </w:pPr>
      <w:r>
        <w:rPr>
          <w:rStyle w:val="CommentReference"/>
        </w:rPr>
        <w:annotationRef/>
      </w:r>
      <w:r>
        <w:t>Power and King 2006. Stoats papers from King and others…</w:t>
      </w:r>
    </w:p>
  </w:comment>
  <w:comment w:id="305" w:author="Anthony.Davidson" w:date="2018-05-10T09:53:00Z" w:initials="A">
    <w:p w14:paraId="4711BA58" w14:textId="6242F73E" w:rsidR="00914E86" w:rsidRDefault="00914E86">
      <w:pPr>
        <w:pStyle w:val="CommentText"/>
      </w:pPr>
      <w:r>
        <w:rPr>
          <w:rStyle w:val="CommentReference"/>
        </w:rPr>
        <w:annotationRef/>
      </w:r>
      <w:r>
        <w:t>Powell and King 2006. Stoats papers from King and others…</w:t>
      </w:r>
    </w:p>
  </w:comment>
  <w:comment w:id="307" w:author="Anthony.Davidson" w:date="2018-05-09T20:45:00Z" w:initials="A">
    <w:p w14:paraId="3341E2B0" w14:textId="49FF1BC7" w:rsidR="00914E86" w:rsidRDefault="00914E86">
      <w:pPr>
        <w:pStyle w:val="CommentText"/>
      </w:pPr>
      <w:r>
        <w:rPr>
          <w:rStyle w:val="CommentReference"/>
        </w:rPr>
        <w:annotationRef/>
      </w:r>
      <w:r w:rsidRPr="006A5E67">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"ISBN" : "0110-6465", "ISSN" : "01106465", "PMID" : "10204", "abstract" : "We present two statistical models documenting variations in density indices of stoats and of mice in New Zealand southern beech (Nothofagus spp.) forests. They confirm previous, simpler correlations showing that the summer capture rate of stoats increases with spring mouse density index up to about 20-25 mouse captures per 100 trap-nights (C/100TN). However, at much higher mouse densities (60-80C/100TN), observed in the Grebe and Borland Valleys in southern Fiordland in 1979/80 and again in 1999/2000, fewer stoats were caught than expected. These models quantify a serious decline in capture rate of stoats during periods of high mouse abundance over the range 25-80C/100TN. At such times, management strategies aiming to protect threatened birds by intensive lethal trapping of stoats during the nesting seasons may be least effective just when they are most needed.", "author" : [ { "dropping-particle" : "", "family" : "King", "given" : "C. M.", "non-dropping-particle" : "", "parse-names" : false, "suffix" : "" }, { "dropping-particle" : "", "family" : "White", "given" : "Piran C L", "non-dropping-particle" : "", "parse-names" : false, "suffix" : "" } ], "container-title" : "New Zealand Journal of Ecology", "id" : "ITEM-1", "issue" : "2", "issued" : { "date-parts" : [ [ "2004" ] ] }, "page" : "251-258", "title" : "Decline in capture rate of stoats at high mouse densities in New Zealand Nothofagus forests", "type" : "article-journal", "volume" : "28" }, "uris" : [ "http://www.mendeley.com/documents/?uuid=96f08a73-b09a-4bdf-a0ca-01baa4941822" ] } ], "mendeley" : { "formattedCitation" : "(King &amp; White 2004)", "plainTextFormattedCitation" : "(King &amp; White 2004)", "previouslyFormattedCitation" : "(King &amp; White 2004)" }, "properties" : { "noteIndex" : 0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(King &amp; White 2004)</w:t>
      </w:r>
      <w:r w:rsidRPr="006A5E67">
        <w:rPr>
          <w:rFonts w:eastAsiaTheme="minorEastAsia"/>
          <w:bCs/>
          <w:kern w:val="0"/>
          <w:lang w:val="en-US" w:eastAsia="ja-JP"/>
        </w:rPr>
        <w:fldChar w:fldCharType="end"/>
      </w:r>
    </w:p>
  </w:comment>
  <w:comment w:id="308" w:author="Anthony.Davidson" w:date="2018-05-09T20:45:00Z" w:initials="A">
    <w:p w14:paraId="4B3441B3" w14:textId="7938116F" w:rsidR="00914E86" w:rsidRDefault="00914E86">
      <w:pPr>
        <w:pStyle w:val="CommentText"/>
      </w:pPr>
      <w:r>
        <w:rPr>
          <w:rStyle w:val="CommentReference"/>
        </w:rPr>
        <w:annotationRef/>
      </w:r>
      <w:r w:rsidRPr="006A5E67">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"ISSN" : "01106465", "PMID" : "10208", "abstract" : "Home range and diet of stoats inhabiting beech forest were examined by trapping and radio- tracking. Eleven stoats (6 female, 5 male) were fitted with radio-transmitters.Minimum home ranges of five females averaged 124 \u00b1 21 ha and of four males 206 \u00b1 73 ha. Range lengths of females averaged 2.3 \u00b1 0.3 km and of males 4.0 \u00b1 0.9 km. These differences were not statistically significant. Adult female stoats appeared to have mutually exclusive home ranges. Two females and one male had home ranges that were bisected by the Eglinton River. All three crossed the river regularly and could only have done so by swimming. Bird remains were found in 54% of stoat guts and scats examined, lagomorphs in 33%, and invertebrates in 34%. Australian brushtail possum remains were found in 11% of samples overall, but only in guts and scats from male stoats. A road through the study area affected the behaviour of stoats. Females avoided the road but males preferred it and were found scavenging road-kills, which may explain why they are more frequently found as road-kills themselves. In most years, New Zealand beech forest may be marginal habitat for stoats. No breeding was detected in the year of our study but there had been high productivity in the previous season. Stoats probably survive in this habitat because they are flexible in their diet and because their breeding biology allows them to respond rapidly to a sudden increase in food availability.", "author" : [ { "dropping-particle" : "", "family" : "Murphy", "given" : "E. C.", "non-dropping-particle" : "", "parse-names" : false, "suffix" : "" }, { "dropping-particle" : "", "family" : "Dowding", "given" : "J. E.", "non-dropping-particle" : "", "parse-names" : false, "suffix" : "" } ], "container-title" : "New Zealand Journal of Ecology", "id" : "ITEM-1", "issue" : "1", "issued" : { "date-parts" : [ [ "1994" ] ] }, "page" : "11-18", "title" : "Range and diet of stoats (Mustela erminea) in a New Zealand beech forest", "type" : "article-journal", "volume" : "18" }, "uris" : [ "http://www.mendeley.com/documents/?uuid=3958a304-39c0-41d5-9462-82a05b116977" ] } ], "mendeley" : { "formattedCitation" : "(Murphy &amp; Dowding 1994)", "plainTextFormattedCitation" : "(Murphy &amp; Dowding 1994)", "previouslyFormattedCitation" : "(Murphy &amp; Dowding 1994)" }, "properties" : { "noteIndex" : 0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(Murphy &amp; Dowding 1994)</w:t>
      </w:r>
      <w:r w:rsidRPr="006A5E67">
        <w:rPr>
          <w:rFonts w:eastAsiaTheme="minorEastAsia"/>
          <w:bCs/>
          <w:kern w:val="0"/>
          <w:lang w:val="en-US" w:eastAsia="ja-JP"/>
        </w:rPr>
        <w:fldChar w:fldCharType="end"/>
      </w:r>
    </w:p>
  </w:comment>
  <w:comment w:id="310" w:author="Anthony.Davidson" w:date="2018-05-09T15:15:00Z" w:initials="A">
    <w:p w14:paraId="7134B26A" w14:textId="77777777" w:rsidR="00914E86" w:rsidRDefault="00914E86">
      <w:pPr>
        <w:pStyle w:val="CommentText"/>
      </w:pPr>
      <w:r>
        <w:rPr>
          <w:rStyle w:val="CommentReference"/>
        </w:rPr>
        <w:annotationRef/>
      </w:r>
      <w:r w:rsidRPr="006A5E67">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"DOI" : "10.1139/z03-042", "ISBN" : "0008-4301", "ISSN" : "0008-4301", "PMID" : "3826", "abstract" : "Stoats (Mustela erminea), introduced to New Zealand in the late nineteenth century, are common in New Zealand beech (Nothofagus sp.) forests, where populations of feral house mice (Mus musculus) fluctuate between years much as voles do in the northern hemisphere. We present new field evidence and two models demonstrating (i) a strong correlation between density indices for young stoats in summer and for mice in the previous spring, and (ii) a significant linear relationship between productivity per female and spring density of mice up to 25 mice captures per 100 trap-nights. These models confirm that short-lived small mustelid predators dependent on fluctuating populations of prey have evolved means of matching their productivity to the prospects of success across a wide range, from total failure in rodent crash years to &gt;12 independent young per female in rodent peak years. We suggest that the enhanced reproductive success of female stoats when rodents are abundant is due to a combination of critical improvements in both the reproductive physiology and the foraging behaviour of female stoats in rodent peak years. Conversely, a drastic shortage of rodents increases the mortality of embryos and nestlings, while the adult females are able to survive, and even remain relatively fat, on other foods.", "author" : [ { "dropping-particle" : "", "family" : "King", "given" : "Carolyn M", "non-dropping-particle" : "", "parse-names" : false, "suffix" : "" }, { "dropping-particle" : "", "family" : "White", "given" : "Piran C.L", "non-dropping-particle" : "", "parse-names" : false, "suffix" : "" }, { "dropping-particle" : "", "family" : "Purdey", "given" : "Dan C", "non-dropping-particle" : "", "parse-names" : false, "suffix" : "" }, { "dropping-particle" : "", "family" : "Lawrence", "given" : "Barry", "non-dropping-particle" : "", "parse-names" : false, "suffix" : "" } ], "container-title" : "Canadian Journal of Zoology", "id" : "ITEM-1", "issue" : "4", "issued" : { "date-parts" : [ [ "2003" ] ] }, "page" : "662-669", "title" : "Matching productivity to resource availability in a small predator, the stoat ( &lt;i&gt;Mustela erminea&lt;/i&gt; )", "type" : "article-journal", "volume" : "81" }, "uris" : [ "http://www.mendeley.com/documents/?uuid=c6605277-ad29-4f2c-9fd5-d613887035c7" ] } ], "mendeley" : { "formattedCitation" : "(King &lt;i&gt;et al.&lt;/i&gt; 2003)", "plainTextFormattedCitation" : "(King et al. 2003)", "previouslyFormattedCitation" : "(King &lt;i&gt;et al.&lt;/i&gt; 2003)" }, "properties" : { "noteIndex" : 0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 xml:space="preserve">(King </w:t>
      </w:r>
      <w:r w:rsidRPr="006A5E67">
        <w:rPr>
          <w:rFonts w:eastAsiaTheme="minorEastAsia"/>
          <w:bCs/>
          <w:i/>
          <w:noProof/>
          <w:kern w:val="0"/>
          <w:lang w:val="en-US" w:eastAsia="ja-JP"/>
        </w:rPr>
        <w:t>et al.</w:t>
      </w:r>
      <w:r w:rsidRPr="006A5E67">
        <w:rPr>
          <w:rFonts w:eastAsiaTheme="minorEastAsia"/>
          <w:bCs/>
          <w:noProof/>
          <w:kern w:val="0"/>
          <w:lang w:val="en-US" w:eastAsia="ja-JP"/>
        </w:rPr>
        <w:t xml:space="preserve"> 2003)</w:t>
      </w:r>
      <w:r w:rsidRPr="006A5E67">
        <w:rPr>
          <w:rFonts w:eastAsiaTheme="minorEastAsia"/>
          <w:bCs/>
          <w:kern w:val="0"/>
          <w:lang w:val="en-US" w:eastAsia="ja-JP"/>
        </w:rPr>
        <w:fldChar w:fldCharType="end"/>
      </w:r>
      <w:r>
        <w:rPr>
          <w:rFonts w:eastAsiaTheme="minorEastAsia"/>
          <w:bCs/>
          <w:kern w:val="0"/>
          <w:lang w:val="en-US" w:eastAsia="ja-JP"/>
        </w:rPr>
        <w:t xml:space="preserve"> </w:t>
      </w:r>
      <w:r>
        <w:rPr>
          <w:noProof/>
        </w:rPr>
        <w:t xml:space="preserve">Can I put in </w:t>
      </w:r>
      <w:r w:rsidRPr="00DD72B5">
        <w:rPr>
          <w:noProof/>
        </w:rPr>
        <w:t>statement</w:t>
      </w:r>
      <w:r>
        <w:rPr>
          <w:noProof/>
        </w:rPr>
        <w:t xml:space="preserve"> about encounters such as Ruscoe </w:t>
      </w:r>
      <w:r w:rsidRPr="00DD72B5">
        <w:rPr>
          <w:noProof/>
        </w:rPr>
        <w:t>et al</w:t>
      </w:r>
      <w:r>
        <w:rPr>
          <w:noProof/>
        </w:rPr>
        <w:t xml:space="preserve"> 2011??</w:t>
      </w:r>
    </w:p>
  </w:comment>
  <w:comment w:id="309" w:author="Anthony.Davidson" w:date="2018-05-09T15:15:00Z" w:initials="A">
    <w:p w14:paraId="2E055476" w14:textId="772E3669" w:rsidR="00914E86" w:rsidRDefault="00914E86">
      <w:pPr>
        <w:pStyle w:val="CommentText"/>
      </w:pPr>
      <w:r>
        <w:rPr>
          <w:rStyle w:val="CommentReference"/>
        </w:rPr>
        <w:annotationRef/>
      </w:r>
      <w:r w:rsidRPr="006A5E67">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"DOI" : "10.1139/z03-042", "ISBN" : "0008-4301", "ISSN" : "0008-4301", "PMID" : "3826", "abstract" : "Stoats (Mustela erminea), introduced to New Zealand in the late nineteenth century, are common in New Zealand beech (Nothofagus sp.) forests, where populations of feral house mice (Mus musculus) fluctuate between years much as voles do in the northern hemisphere. We present new field evidence and two models demonstrating (i) a strong correlation between density indices for young stoats in summer and for mice in the previous spring, and (ii) a significant linear relationship between productivity per female and spring density of mice up to 25 mice captures per 100 trap-nights. These models confirm that short-lived small mustelid predators dependent on fluctuating populations of prey have evolved means of matching their productivity to the prospects of success across a wide range, from total failure in rodent crash years to &gt;12 independent young per female in rodent peak years. We suggest that the enhanced reproductive success of female stoats when rodents are abundant is due to a combination of critical improvements in both the reproductive physiology and the foraging behaviour of female stoats in rodent peak years. Conversely, a drastic shortage of rodents increases the mortality of embryos and nestlings, while the adult females are able to survive, and even remain relatively fat, on other foods.", "author" : [ { "dropping-particle" : "", "family" : "King", "given" : "Carolyn M", "non-dropping-particle" : "", "parse-names" : false, "suffix" : "" }, { "dropping-particle" : "", "family" : "White", "given" : "Piran C.L", "non-dropping-particle" : "", "parse-names" : false, "suffix" : "" }, { "dropping-particle" : "", "family" : "Purdey", "given" : "Dan C", "non-dropping-particle" : "", "parse-names" : false, "suffix" : "" }, { "dropping-particle" : "", "family" : "Lawrence", "given" : "Barry", "non-dropping-particle" : "", "parse-names" : false, "suffix" : "" } ], "container-title" : "Canadian Journal of Zoology", "id" : "ITEM-1", "issue" : "4", "issued" : { "date-parts" : [ [ "2003" ] ] }, "page" : "662-669", "title" : "Matching productivity to resource availability in a small predator, the stoat ( &lt;i&gt;Mustela erminea&lt;/i&gt; )", "type" : "article-journal", "volume" : "81" }, "uris" : [ "http://www.mendeley.com/documents/?uuid=c6605277-ad29-4f2c-9fd5-d613887035c7" ] } ], "mendeley" : { "formattedCitation" : "(King &lt;i&gt;et al.&lt;/i&gt; 2003)", "plainTextFormattedCitation" : "(King et al. 2003)", "previouslyFormattedCitation" : "(King &lt;i&gt;et al.&lt;/i&gt; 2003)" }, "properties" : { "noteIndex" : 0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 xml:space="preserve">(King </w:t>
      </w:r>
      <w:r w:rsidRPr="006A5E67">
        <w:rPr>
          <w:rFonts w:eastAsiaTheme="minorEastAsia"/>
          <w:bCs/>
          <w:i/>
          <w:noProof/>
          <w:kern w:val="0"/>
          <w:lang w:val="en-US" w:eastAsia="ja-JP"/>
        </w:rPr>
        <w:t>et al.</w:t>
      </w:r>
      <w:r w:rsidRPr="006A5E67">
        <w:rPr>
          <w:rFonts w:eastAsiaTheme="minorEastAsia"/>
          <w:bCs/>
          <w:noProof/>
          <w:kern w:val="0"/>
          <w:lang w:val="en-US" w:eastAsia="ja-JP"/>
        </w:rPr>
        <w:t xml:space="preserve"> 2003)</w:t>
      </w:r>
      <w:r w:rsidRPr="006A5E67">
        <w:rPr>
          <w:rFonts w:eastAsiaTheme="minorEastAsia"/>
          <w:bCs/>
          <w:kern w:val="0"/>
          <w:lang w:val="en-US" w:eastAsia="ja-JP"/>
        </w:rPr>
        <w:fldChar w:fldCharType="end"/>
      </w:r>
    </w:p>
  </w:comment>
  <w:comment w:id="311" w:author="Anthony.Davidson" w:date="2018-05-10T10:41:00Z" w:initials="A">
    <w:p w14:paraId="1E3F12EA" w14:textId="56A8F503" w:rsidR="00914E86" w:rsidRDefault="00914E86">
      <w:pPr>
        <w:pStyle w:val="CommentText"/>
      </w:pPr>
      <w:r>
        <w:rPr>
          <w:rStyle w:val="CommentReference"/>
        </w:rPr>
        <w:annotationRef/>
      </w:r>
      <w:r>
        <w:t>Bridgeman 2013. Rodent interactions</w:t>
      </w:r>
    </w:p>
  </w:comment>
  <w:comment w:id="312" w:author="Anthony.Davidson" w:date="2018-05-09T20:44:00Z" w:initials="A">
    <w:p w14:paraId="1D9A71BC" w14:textId="77777777" w:rsidR="00914E86" w:rsidRDefault="00914E86" w:rsidP="00D7664B">
      <w:pPr>
        <w:pStyle w:val="CommentText"/>
      </w:pPr>
      <w:r>
        <w:rPr>
          <w:rStyle w:val="CommentReference"/>
        </w:rPr>
        <w:annotationRef/>
      </w:r>
      <w:r w:rsidRPr="006A5E67">
        <w:rPr>
          <w:rFonts w:eastAsiaTheme="minorEastAsia"/>
          <w:bCs/>
          <w:kern w:val="0"/>
          <w:lang w:val="en-US" w:eastAsia="ja-JP"/>
        </w:rPr>
        <w:t>(Ruscoe et al. 2011)</w:t>
      </w:r>
    </w:p>
  </w:comment>
  <w:comment w:id="313" w:author="Anthony.Davidson" w:date="2018-05-10T14:14:00Z" w:initials="A">
    <w:p w14:paraId="632086F5" w14:textId="6E8066FF" w:rsidR="00914E86" w:rsidRDefault="00914E86">
      <w:pPr>
        <w:pStyle w:val="CommentText"/>
      </w:pPr>
      <w:r>
        <w:rPr>
          <w:rStyle w:val="CommentReference"/>
        </w:rPr>
        <w:annotationRef/>
      </w:r>
      <w:r>
        <w:t>Cite??</w:t>
      </w:r>
    </w:p>
  </w:comment>
  <w:comment w:id="314" w:author="Anthony.Davidson" w:date="2018-05-09T20:44:00Z" w:initials="A">
    <w:p w14:paraId="4909EA4D" w14:textId="77777777" w:rsidR="00914E86" w:rsidRDefault="00914E86" w:rsidP="00D7664B">
      <w:pPr>
        <w:pStyle w:val="CommentText"/>
      </w:pPr>
      <w:r>
        <w:rPr>
          <w:rStyle w:val="CommentReference"/>
        </w:rPr>
        <w:annotationRef/>
      </w:r>
      <w:r w:rsidRPr="006A5E67">
        <w:rPr>
          <w:rFonts w:eastAsiaTheme="minorEastAsia"/>
          <w:kern w:val="0"/>
          <w:lang w:val="en-US" w:eastAsia="ja-JP"/>
        </w:rPr>
        <w:fldChar w:fldCharType="begin" w:fldLock="1"/>
      </w:r>
      <w:r>
        <w:rPr>
          <w:rFonts w:eastAsiaTheme="minorEastAsia"/>
          <w:kern w:val="0"/>
          <w:lang w:val="en-US" w:eastAsia="ja-JP"/>
        </w:rPr>
        <w:instrText>ADDIN CSL_CITATION { "citationItems" : [ { "id" : "ITEM-1", "itemData" : { "DOI" : "10.1371/journal.pone.0094537", "ISSN" : "19326203", "PMID" : "24743565", "abstract" : "Due to time and financial constraints indices are often used to obtain landscape-scale estimates of relative species abundance. Using two different field methods and comparing the results can help to detect possible bias or a non monotonic relationship between the index and the true abundance, providing more reliable results. We used data obtained from camera traps and feces counts to independently estimate relative abundance of red foxes in the Black Forest, a forested landscape in southern Germany. Applying negative binomial regression models, we identified landscape parameters that influence red fox abundance, which we then used to predict relative red fox abundance. We compared the estimated regression coefficients of the landscape parameters and the predicted abundance of the two methods. Further, we compared the costs and the precision of the two field methods. The predicted relative abundances were similar between the two methods, suggesting that the two indices were closely related to the true abundance of red foxes. For both methods, landscape diversity and edge density best described differences in the indices and had positive estimated effects on the relative fox abundance. In our study the costs of each method were of similar magnitude, but the sample size obtained from the feces counts (262 transects) was larger than the camera trap sample size (88 camera locations). The precision of the camera traps was lower than the precision of the feces counts. The approach we applied can be used as a framework to compare and combine the results of two or more different field methods to estimate abundance and by this enhance the reliability of the result.", "author" : [ { "dropping-particle" : "", "family" : "G\u00fcthlin", "given" : "Denise", "non-dropping-particle" : "", "parse-names" : false, "suffix" : "" }, { "dropping-particle" : "", "family" : "Storch", "given" : "Ilse", "non-dropping-particle" : "", "parse-names" : false, "suffix" : "" }, { "dropping-particle" : "", "family" : "K\u00fcchenhoff", "given" : "Helmut", "non-dropping-particle" : "", "parse-names" : false, "suffix" : "" } ], "container-title" : "PLoS ONE", "id" : "ITEM-1", "issue" : "4", "issued" : { "date-parts" : [ [ "2014" ] ] }, "title" : "Toward reliable estimates of abundance: Comparing index methods to assess the abundance of a mammalian predator", "type" : "article-journal", "volume" : "9" }, "uris" : [ "http://www.mendeley.com/documents/?uuid=15a862c2-effa-4d05-9014-771b833b57b2" ] } ], "mendeley" : { "formattedCitation" : "(G\u00fcthlin, Storch &amp; K\u00fcchenhoff 2014)", "plainTextFormattedCitation" : "(G\u00fcthlin, Storch &amp; K\u00fcchenhoff 2014)", "previouslyFormattedCitation" : "(G\u00fcthlin, Storch &amp; K\u00fcchenhoff 2014)" }, "properties" : { "noteIndex" : 0 }, "schema" : "https://github.com/citation-style-language/schema/raw/master/csl-citation.json" }</w:instrText>
      </w:r>
      <w:r w:rsidRPr="006A5E67">
        <w:rPr>
          <w:rFonts w:eastAsiaTheme="minorEastAsia"/>
          <w:kern w:val="0"/>
          <w:lang w:val="en-US" w:eastAsia="ja-JP"/>
        </w:rPr>
        <w:fldChar w:fldCharType="separate"/>
      </w:r>
      <w:r w:rsidRPr="006A5E67">
        <w:rPr>
          <w:rFonts w:eastAsiaTheme="minorEastAsia"/>
          <w:noProof/>
          <w:kern w:val="0"/>
          <w:lang w:val="en-US" w:eastAsia="ja-JP"/>
        </w:rPr>
        <w:t>(Güthlin, Storch &amp; Küchenhoff 2014)</w:t>
      </w:r>
      <w:r w:rsidRPr="006A5E67">
        <w:rPr>
          <w:rFonts w:eastAsiaTheme="minorEastAsia"/>
          <w:kern w:val="0"/>
          <w:lang w:val="en-US" w:eastAsia="ja-JP"/>
        </w:rPr>
        <w:fldChar w:fldCharType="end"/>
      </w:r>
    </w:p>
  </w:comment>
  <w:comment w:id="315" w:author="Anthony.Davidson" w:date="2018-05-10T14:15:00Z" w:initials="A">
    <w:p w14:paraId="0CF2D80E" w14:textId="2FD974AD" w:rsidR="00914E86" w:rsidRDefault="00914E86">
      <w:pPr>
        <w:pStyle w:val="CommentText"/>
      </w:pPr>
      <w:r>
        <w:rPr>
          <w:rStyle w:val="CommentReference"/>
        </w:rPr>
        <w:annotationRef/>
      </w:r>
      <w:r>
        <w:t>Royle et al 2009??</w:t>
      </w:r>
    </w:p>
  </w:comment>
  <w:comment w:id="316" w:author="Anthony.Davidson" w:date="2018-05-09T20:44:00Z" w:initials="A">
    <w:p w14:paraId="1C6E5DDF" w14:textId="77777777" w:rsidR="00914E86" w:rsidRDefault="00914E86" w:rsidP="00D7664B">
      <w:pPr>
        <w:pStyle w:val="CommentText"/>
      </w:pPr>
      <w:r>
        <w:rPr>
          <w:rStyle w:val="CommentReference"/>
        </w:rPr>
        <w:annotationRef/>
      </w:r>
      <w:r w:rsidRPr="006A5E67">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"abstract" : "Populations of house mice were sampled on nine grids in Fiordland National Park between May and No- vember 1999, using live-capture and footprint-tracking tunnel methods. Trapped mice were removed from three grids (approximately 3.24 ha each), and marked and released on the other six. Density estimates were obtained using recapture data from the grids where mice were released (Mh (jackknife) model from program CAPTURE), and rate- of-capture data from grids where mice were removed (Mbh (removal) CAPTURE model). Density estimates were used to evaluate the performance of 4 indices of mouse abundance by contrasting R2-values of their regression on estimated mouse density. Indices evaluated were: minimum number of individuals known to be alive (MNA) (total number of individual mice caught over the course of a trapping session), one-night trap catch (number of mice caught on first night of each trapping session expressed as captures per 100 trap-nights), three-night trap catch (same index estimated from number of mice caught over the first three nights), and tracking-tunnel index (propor- tion of nine tunnels that had mouse tracks). While MNA, one-night trap catch, and three-night trap catch were all significantly correlated with estimated density, MNA was most strongly correlated, with R2 varying between 0.67 to 0.87 depending on whether 3, 4 or 5 nights\u2019 capture data were used. Variation in tracking-tunnel index was unre- lated to mouse density on our grids.", "author" : [ { "dropping-particle" : "", "family" : "Ruscoe", "given" : "Wendy A", "non-dropping-particle" : "", "parse-names" : false, "suffix" : "" }, { "dropping-particle" : "", "family" : "Goldsmith", "given" : "Ruth", "non-dropping-particle" : "", "parse-names" : false, "suffix" : "" }, { "dropping-particle" : "", "family" : "Choquenot", "given" : "David", "non-dropping-particle" : "", "parse-names" : false, "suffix" : "" } ], "container-title" : "Wildlife Research", "id" : "ITEM-1", "issued" : { "date-parts" : [ [ "2001" ] ] }, "page" : "173-178", "title" : "A comparison of population estimates and abundance indices for house mice inhabiting beech forests in New Zealand", "type" : "article-journal", "volume" : "28" }, "uris" : [ "http://www.mendeley.com/documents/?uuid=9df328a3-4aba-49ed-a88d-7bf6afb20eaa" ] } ], "mendeley" : { "formattedCitation" : "(Ruscoe, Goldsmith &amp; Choquenot 2001)", "plainTextFormattedCitation" : "(Ruscoe, Goldsmith &amp; Choquenot 2001)", "previouslyFormattedCitation" : "(Ruscoe, Goldsmith &amp; Choquenot 2001)" }, "properties" : { "noteIndex" : 0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(Ruscoe, Goldsmith &amp; Choquenot 2001)</w:t>
      </w:r>
      <w:r w:rsidRPr="006A5E67">
        <w:rPr>
          <w:rFonts w:eastAsiaTheme="minorEastAsia"/>
          <w:bCs/>
          <w:kern w:val="0"/>
          <w:lang w:val="en-US" w:eastAsia="ja-JP"/>
        </w:rPr>
        <w:fldChar w:fldCharType="end"/>
      </w:r>
    </w:p>
  </w:comment>
  <w:comment w:id="317" w:author="Anthony.Davidson" w:date="2018-05-10T10:44:00Z" w:initials="A">
    <w:p w14:paraId="2D6D1138" w14:textId="3A631BA3" w:rsidR="00914E86" w:rsidRDefault="00914E86">
      <w:pPr>
        <w:pStyle w:val="CommentText"/>
      </w:pPr>
      <w:r>
        <w:rPr>
          <w:rStyle w:val="CommentReference"/>
        </w:rPr>
        <w:annotationRef/>
      </w:r>
      <w:r>
        <w:t>??cite</w:t>
      </w:r>
    </w:p>
  </w:comment>
  <w:comment w:id="318" w:author="Anthony.Davidson" w:date="2018-05-09T20:46:00Z" w:initials="A">
    <w:p w14:paraId="53AE84B5" w14:textId="103B7FD6" w:rsidR="00914E86" w:rsidRDefault="00914E86">
      <w:pPr>
        <w:pStyle w:val="CommentText"/>
        <w:rPr>
          <w:rFonts w:eastAsiaTheme="minorEastAsia"/>
          <w:bCs/>
          <w:kern w:val="0"/>
          <w:lang w:val="en-US" w:eastAsia="ja-JP"/>
        </w:rPr>
      </w:pPr>
      <w:r>
        <w:rPr>
          <w:rStyle w:val="CommentReference"/>
        </w:rPr>
        <w:annotationRef/>
      </w:r>
      <w:r w:rsidRPr="006A5E67">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"DOI" : "10.1111/j.1461-0248.2011.01673.x", "abstract" : "Invasive species are frequently the target of eradication or control programmes to mitigate their impacts. However, manipulating single species in isolation can lead to unexpected consequences for other species, with outcomes such as mesopredator release demonstrated both theoretically and empirically in vertebrate assemblages with at least two trophic levels. Less is known about the consequences of species removal in more complex assemblages where a greater number of interacting invaders increases the potential for selective species removal to result in unexpected changes in community structure. Using a replicated Before-After Control-Impact field experiment with a four-species assemblage of invasive mammals we show that species interactions in the community are dominated by competition rather than predation. There was no measurable response of two mesopredators (rats and mice) following control of the top predator (stoats), but there was competitive release of rats following removal of a herbivore (possums), and competitive release of mice following removal of rats", "author" : [ { "dropping-particle" : "", "family" : "Ruscoe", "given" : "Wendy A", "non-dropping-particle" : "", "parse-names" : false, "suffix" : "" }, { "dropping-particle" : "", "family" : "Ramsey", "given" : "David S. L.", "non-dropping-particle" : "", "parse-names" : false, "suffix" : "" }, { "dropping-particle" : "", "family" : "Pech", "given" : "Roger P.", "non-dropping-particle" : "", "parse-names" : false, "suffix" : "" }, { "dropping-particle" : "", "family" : "Sweetapple", "given" : "Peter J.", "non-dropping-particle" : "", "parse-names" : false, "suffix" : "" }, { "dropping-particle" : "", "family" : "Yockney", "given" : "Ivor", "non-dropping-particle" : "", "parse-names" : false, "suffix" : "" }, { "dropping-particle" : "", "family" : "Barron", "given" : "Mandy C.", "non-dropping-particle" : "", "parse-names" : false, "suffix" : "" }, { "dropping-particle" : "", "family" : "Perry", "given" : "Mike", "non-dropping-particle" : "", "parse-names" : false, "suffix" : "" }, { "dropping-particle" : "", "family" : "Nugent", "given" : "Graham", "non-dropping-particle" : "", "parse-names" : false, "suffix" : "" }, { "dropping-particle" : "", "family" : "Carran", "given" : "Roger", "non-dropping-particle" : "", "parse-names" : false, "suffix" : "" }, { "dropping-particle" : "", "family" : "Warne", "given" : "Rodney", "non-dropping-particle" : "", "parse-names" : false, "suffix" : "" }, { "dropping-particle" : "", "family" : "Brausch", "given" : "Chris", "non-dropping-particle" : "", "parse-names" : false, "suffix" : "" }, { "dropping-particle" : "", "family" : "Duncan", "given" : "Richard P.", "non-dropping-particle" : "", "parse-names" : false, "suffix" : "" } ], "container-title" : "Ecological Letters", "id" : "ITEM-1", "issued" : { "date-parts" : [ [ "2011" ] ] }, "page" : "1035-1042", "title" : "Unexpected consequences of control: competitive vs . predator release in a four-species assemblage of invasive mammals", "type" : "article-journal", "volume" : "14" }, "uris" : [ "http://www.mendeley.com/documents/?uuid=65affad3-79d6-4859-a97a-9d3d80cc8ad9" ] } ], "mendeley" : { "formattedCitation" : "(Ruscoe &lt;i&gt;et al.&lt;/i&gt; 2011)", "plainTextFormattedCitation" : "(Ruscoe et al. 2011)", "previouslyFormattedCitation" : "(Ruscoe &lt;i&gt;et al.&lt;/i&gt; 2011)" }, "properties" : { "noteIndex" : 0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 xml:space="preserve">(Ruscoe </w:t>
      </w:r>
      <w:r w:rsidRPr="006A5E67">
        <w:rPr>
          <w:rFonts w:eastAsiaTheme="minorEastAsia"/>
          <w:bCs/>
          <w:i/>
          <w:noProof/>
          <w:kern w:val="0"/>
          <w:lang w:val="en-US" w:eastAsia="ja-JP"/>
        </w:rPr>
        <w:t>et al.</w:t>
      </w:r>
      <w:r w:rsidRPr="006A5E67">
        <w:rPr>
          <w:rFonts w:eastAsiaTheme="minorEastAsia"/>
          <w:bCs/>
          <w:noProof/>
          <w:kern w:val="0"/>
          <w:lang w:val="en-US" w:eastAsia="ja-JP"/>
        </w:rPr>
        <w:t xml:space="preserve"> 2011)</w:t>
      </w:r>
      <w:r w:rsidRPr="006A5E67">
        <w:rPr>
          <w:rFonts w:eastAsiaTheme="minorEastAsia"/>
          <w:bCs/>
          <w:kern w:val="0"/>
          <w:lang w:val="en-US" w:eastAsia="ja-JP"/>
        </w:rPr>
        <w:fldChar w:fldCharType="end"/>
      </w:r>
    </w:p>
    <w:p w14:paraId="55A400DE" w14:textId="0FC23378" w:rsidR="00914E86" w:rsidRDefault="00914E86">
      <w:pPr>
        <w:pStyle w:val="CommentText"/>
      </w:pPr>
      <w:r w:rsidRPr="006A5E67">
        <w:rPr>
          <w:rFonts w:eastAsiaTheme="minorEastAsia"/>
          <w:bCs/>
          <w:noProof/>
          <w:kern w:val="0"/>
          <w:lang w:val="en-US" w:eastAsia="ja-JP"/>
        </w:rPr>
        <w:t xml:space="preserve">Norbury </w:t>
      </w:r>
      <w:r w:rsidRPr="006A5E67">
        <w:rPr>
          <w:rFonts w:eastAsiaTheme="minorEastAsia"/>
          <w:bCs/>
          <w:i/>
          <w:noProof/>
          <w:kern w:val="0"/>
          <w:lang w:val="en-US" w:eastAsia="ja-JP"/>
        </w:rPr>
        <w:t>et al.</w:t>
      </w:r>
      <w:r w:rsidRPr="006A5E67">
        <w:rPr>
          <w:rFonts w:eastAsiaTheme="minorEastAsia"/>
          <w:bCs/>
          <w:noProof/>
          <w:kern w:val="0"/>
          <w:lang w:val="en-US" w:eastAsia="ja-JP"/>
        </w:rPr>
        <w:t xml:space="preserve"> 2013</w:t>
      </w:r>
    </w:p>
  </w:comment>
  <w:comment w:id="319" w:author="Anthony.Davidson" w:date="2018-05-09T20:46:00Z" w:initials="A">
    <w:p w14:paraId="7856177D" w14:textId="5DBB8578" w:rsidR="00914E86" w:rsidRDefault="00914E86">
      <w:pPr>
        <w:pStyle w:val="CommentText"/>
      </w:pPr>
      <w:r>
        <w:rPr>
          <w:rStyle w:val="CommentReference"/>
        </w:rPr>
        <w:annotationRef/>
      </w:r>
      <w:r w:rsidRPr="006A5E67">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"DOI" : "10.1890/12-0915.1", "ISBN" : "1051-0761", "ISSN" : "10510761", "PMID" : "23967576", "abstract" : "Predicting the dynamics and impacts of multiple invasive species can be complex because ecological relationships, which occur among several trophic levels, are often incompletely understood. Further, the complexity of these trophic relationships exacerbates our inability to predict climate change effects on invaded ecosystems. We explore the hypothesis that interactions between two global change drivers, invasive vertebrates and climate change, will potentially make matters worse for native biodiversity. In New Zealand beech (Nothofagus spp.) forests, a highly irruptive invasive mammal community is driven by multi-annual resource pulses of beech seed (masting). Because mast frequency is predicted to increase with climate change, we use this as a model system to explore the extent to which such effects may influence invasive vertebrate communities, and the implications of such interactions for native biodiversity and its management. We build on an established model of trophic interactions in the system, combining it with a logistic probability mast function, the parameters of which were altered to simulate either contemporary conditions or conditions of more or less frequent masting. The model predicts that increased mast frequency will lead to populations of a top predator (the stoat) and a mesopredator (the ship rat) becoming less irruptive and being maintained at appreciably higher average abundances in this forest type. In addition, the ability of both current and in-development management approaches to suppress invasive mammals is predicted to be compromised. Because invasive mammals are key drivers of native fauna extinction in New Zealand, with the additional loss of associated functions such as pollination and seed dispersal, these predictions imply potentially serious adverse impacts of climate change for the conservation of biodiversity and ecosystem function. Our study also highlights the importance of long-term monitoring data for assessing and managing future impacts of global change drivers.", "author" : [ { "dropping-particle" : "", "family" : "Tompkins", "given" : "Daniel M.", "non-dropping-particle" : "", "parse-names" : false, "suffix" : "" }, { "dropping-particle" : "", "family" : "Byrom", "given" : "Andrea E.", "non-dropping-particle" : "", "parse-names" : false, "suffix" : "" }, { "dropping-particle" : "", "family" : "Pech", "given" : "Roger P.", "non-dropping-particle" : "", "parse-names" : false, "suffix" : "" } ], "container-title" : "Ecological Applications", "id" : "ITEM-1", "issue" : "5", "issued" : { "date-parts" : [ [ "2013" ] ] }, "page" : "1075-1085", "title" : "Predicted responses of invasive mammal communities to climate-related changes in mast frequency in forest ecosystems", "type" : "article-journal", "volume" : "23" }, "uris" : [ "http://www.mendeley.com/documents/?uuid=eb91a8e6-757a-4534-af42-34f9eb73afd7" ] } ], "mendeley" : { "formattedCitation" : "(Tompkins, Byrom &amp; Pech 2013)", "plainTextFormattedCitation" : "(Tompkins, Byrom &amp; Pech 2013)", "previouslyFormattedCitation" : "(Tompkins, Byrom &amp; Pech 2013)" }, "properties" : { "noteIndex" : 0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(Tompkins, Byrom &amp; Pech 2013)</w:t>
      </w:r>
      <w:r w:rsidRPr="006A5E67">
        <w:rPr>
          <w:rFonts w:eastAsiaTheme="minorEastAsia"/>
          <w:bCs/>
          <w:kern w:val="0"/>
          <w:lang w:val="en-US" w:eastAsia="ja-JP"/>
        </w:rPr>
        <w:fldChar w:fldCharType="end"/>
      </w:r>
    </w:p>
  </w:comment>
  <w:comment w:id="320" w:author="Anthony.Davidson" w:date="2018-05-09T20:45:00Z" w:initials="A">
    <w:p w14:paraId="325F6764" w14:textId="77777777" w:rsidR="00914E86" w:rsidRDefault="00914E86" w:rsidP="00FB3488">
      <w:pPr>
        <w:pStyle w:val="CommentText"/>
      </w:pPr>
      <w:r>
        <w:rPr>
          <w:rStyle w:val="CommentReference"/>
        </w:rPr>
        <w:annotationRef/>
      </w:r>
      <w:r w:rsidRPr="006A5E67">
        <w:rPr>
          <w:rFonts w:eastAsiaTheme="minorEastAsia"/>
          <w:bCs/>
          <w:kern w:val="0"/>
          <w:lang w:val="en-US" w:eastAsia="ja-JP"/>
        </w:rPr>
        <w:t>(</w:t>
      </w:r>
      <w:r w:rsidRPr="00463830">
        <w:rPr>
          <w:rFonts w:eastAsiaTheme="minorEastAsia"/>
          <w:bCs/>
          <w:kern w:val="0"/>
          <w:highlight w:val="yellow"/>
          <w:lang w:val="en-US" w:eastAsia="ja-JP"/>
        </w:rPr>
        <w:t>Blackwell</w:t>
      </w:r>
      <w:r w:rsidRPr="006A5E67">
        <w:rPr>
          <w:rFonts w:eastAsiaTheme="minorEastAsia"/>
          <w:bCs/>
          <w:kern w:val="0"/>
          <w:lang w:val="en-US" w:eastAsia="ja-JP"/>
        </w:rPr>
        <w:t xml:space="preserve"> et al. 2001, 2003)</w:t>
      </w:r>
    </w:p>
  </w:comment>
  <w:comment w:id="321" w:author="Anthony.Davidson" w:date="2018-05-09T20:45:00Z" w:initials="A">
    <w:p w14:paraId="110E4837" w14:textId="77777777" w:rsidR="00914E86" w:rsidRDefault="00914E86" w:rsidP="00FB3488">
      <w:pPr>
        <w:pStyle w:val="CommentText"/>
      </w:pPr>
      <w:r>
        <w:rPr>
          <w:rStyle w:val="CommentReference"/>
        </w:rPr>
        <w:annotationRef/>
      </w:r>
      <w:r w:rsidRPr="006A5E67">
        <w:rPr>
          <w:rFonts w:eastAsiaTheme="minorEastAsia"/>
          <w:bCs/>
          <w:kern w:val="0"/>
          <w:lang w:val="en-US" w:eastAsia="ja-JP"/>
        </w:rPr>
        <w:t>(Bridgeman et al 2009)</w:t>
      </w:r>
    </w:p>
  </w:comment>
  <w:comment w:id="322" w:author="Anthony.Davidson" w:date="2018-05-09T15:16:00Z" w:initials="A">
    <w:p w14:paraId="6BF51422" w14:textId="77777777" w:rsidR="00914E86" w:rsidRDefault="00914E86" w:rsidP="00FB3488">
      <w:pPr>
        <w:pStyle w:val="CommentText"/>
      </w:pPr>
      <w:r>
        <w:rPr>
          <w:rStyle w:val="CommentReference"/>
        </w:rPr>
        <w:annotationRef/>
      </w:r>
      <w:r w:rsidRPr="006A5E67">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"DOI" : "10.1007/s10530-008-9396-x", "ISBN" : "1387-3547", "ISSN" : "13873547", "abstract" : "Introduced rats (Rattus spp.) can affect island vegetation structure and ecosystem functioning, both directly and indirectly (through the reduction of seabird populations). The extent to which structure and function of islands where rats have been eradicated will converge on uninvaded islands remains unclear. We compared three groups of islands in New Zealand: islands never invaded by rats, islands with rats, and islands on which rats have been controlled. Differences between island groups in soil and leaf chemistry and leaf production were largely explained by burrow densities. Community structure of woody seedlings differed by rat history and burrow density. Plots on islands with high seabird densities had themost non-native plant species. Sincemost impacts of rats were mediated through seabird density, the removal of rats without seabird recolonization is unlikely to result in a reversal of these processes. Even if seabirds return, a novel plant community may emerge.", "author" : [ { "dropping-particle" : "", "family" : "Mulder", "given" : "Christa P.H.", "non-dropping-particle" : "", "parse-names" : false, "suffix" : "" }, { "dropping-particle" : "", "family" : "Grant-Hoffman", "given" : "M. Nicole", "non-dropping-particle" : "", "parse-names" : false, "suffix" : "" }, { "dropping-particle" : "", "family" : "Towns", "given" : "David R.", "non-dropping-particle" : "", "parse-names" : false, "suffix" : "" }, { "dropping-particle" : "", "family" : "Bellingham", "given" : "Peter J.", "non-dropping-particle" : "", "parse-names" : false, "suffix" : "" }, { "dropping-particle" : "", "family" : "Wardle", "given" : "David A.", "non-dropping-particle" : "", "parse-names" : false, "suffix" : "" }, { "dropping-particle" : "", "family" : "Durrett", "given" : "Melody S.", "non-dropping-particle" : "", "parse-names" : false, "suffix" : "" }, { "dropping-particle" : "", "family" : "Fukami", "given" : "Tadashi", "non-dropping-particle" : "", "parse-names" : false, "suffix" : "" }, { "dropping-particle" : "", "family" : "Bonner", "given" : "Karen I.", "non-dropping-particle" : "", "parse-names" : false, "suffix" : "" } ], "container-title" : "Biological Invasions", "id" : "ITEM-1", "issue" : "7", "issued" : { "date-parts" : [ [ "2009" ] ] }, "page" : "1671-1688", "title" : "Direct and indirect effects of rats: Does rat eradication restore ecosystem functioning of New Zealand seabird islands?", "type" : "article-journal", "volume" : "11" }, "uris" : [ "http://www.mendeley.com/documents/?uuid=e659a718-4e28-40dc-aa1d-785c505cdfd2" ] } ], "mendeley" : { "formattedCitation" : "(Mulder &lt;i&gt;et al.&lt;/i&gt; 2009)", "plainTextFormattedCitation" : "(Mulder et al. 2009)", "previouslyFormattedCitation" : "(Mulder &lt;i&gt;et al.&lt;/i&gt; 2009)" }, "properties" : { "noteIndex" : 0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 xml:space="preserve">(Mulder </w:t>
      </w:r>
      <w:r w:rsidRPr="006A5E67">
        <w:rPr>
          <w:rFonts w:eastAsiaTheme="minorEastAsia"/>
          <w:bCs/>
          <w:i/>
          <w:noProof/>
          <w:kern w:val="0"/>
          <w:lang w:val="en-US" w:eastAsia="ja-JP"/>
        </w:rPr>
        <w:t>et al.</w:t>
      </w:r>
      <w:r w:rsidRPr="006A5E67">
        <w:rPr>
          <w:rFonts w:eastAsiaTheme="minorEastAsia"/>
          <w:bCs/>
          <w:noProof/>
          <w:kern w:val="0"/>
          <w:lang w:val="en-US" w:eastAsia="ja-JP"/>
        </w:rPr>
        <w:t xml:space="preserve"> 2009)</w:t>
      </w:r>
      <w:r w:rsidRPr="006A5E67">
        <w:rPr>
          <w:rFonts w:eastAsiaTheme="minorEastAsia"/>
          <w:bCs/>
          <w:kern w:val="0"/>
          <w:lang w:val="en-US" w:eastAsia="ja-JP"/>
        </w:rPr>
        <w:fldChar w:fldCharType="end"/>
      </w:r>
      <w:r>
        <w:rPr>
          <w:rFonts w:eastAsiaTheme="minorEastAsia"/>
          <w:bCs/>
          <w:kern w:val="0"/>
          <w:lang w:val="en-US" w:eastAsia="ja-JP"/>
        </w:rPr>
        <w:t xml:space="preserve"> RATS on islands</w:t>
      </w:r>
    </w:p>
  </w:comment>
  <w:comment w:id="323" w:author="Anthony.Davidson" w:date="2018-05-09T20:46:00Z" w:initials="A">
    <w:p w14:paraId="3412585C" w14:textId="77777777" w:rsidR="00914E86" w:rsidRDefault="00914E86" w:rsidP="00FB3488">
      <w:pPr>
        <w:pStyle w:val="CommentText"/>
      </w:pPr>
      <w:r>
        <w:rPr>
          <w:rStyle w:val="CommentReference"/>
        </w:rPr>
        <w:annotationRef/>
      </w:r>
      <w:r w:rsidRPr="006A5E67">
        <w:rPr>
          <w:rFonts w:eastAsiaTheme="minorEastAsia"/>
          <w:bCs/>
          <w:kern w:val="0"/>
          <w:lang w:val="en-US" w:eastAsia="ja-JP"/>
        </w:rPr>
        <w:fldChar w:fldCharType="begin" w:fldLock="1"/>
      </w:r>
      <w:r>
        <w:rPr>
          <w:rFonts w:eastAsiaTheme="minorEastAsia"/>
          <w:bCs/>
          <w:kern w:val="0"/>
          <w:lang w:val="en-US" w:eastAsia="ja-JP"/>
        </w:rPr>
        <w:instrText>ADDIN CSL_CITATION { "citationItems" : [ { "id" : "ITEM-1", "itemData" : { "DOI" : "10.1016/S0304-3800(01)00327-1", "ISBN" : "0304-3800", "ISSN" : "03043800", "PMID" : "4715", "abstract" : "A computer model of the population dynamics of introduced house mice (Mus musculus L.), ship rats (Rattus rattus L.) and stoats (Mustela erminea L.) in New Zealand forest was constructed, to test the relative importance of food availability and predation in shaping observed small-mammal population dynamics. Ship rats and mice are the two common rodent species present in most New Zealand forests, and exhibit eruptive population dynamics. Stoats are the only common mammalian predator, and undergo large density fluctuations following periodic rodent eruptions. A number of outputs and predictions from the model were developed. The model highlights the overall importance of variation in food availability in determining the timing and amplitude of rodent population eruptions. It indicates that predators can not prevent a prey-species eruption, primarily due to differences in reproductive biology. Predation however, can delay the start of the prey-population increase during the eruption. The role of predators in limiting the peak prey-population size will depend on the size of the energy input. In a full-scale eruption following maximal tree seeding, predators cannot significantly truncate peak prey-population size. Predators should be able to significantly hasten the rate of decline in the prey populations, although the strength of predator limitation will depend on the severity of food limitation and cold-induced mortality over the same period. Predators can limit prey populations during the post-crash low phase. As with the crash phase, the strength of predator limitation in the low phase will depend on the severity of food limitation and natural mortality. The model highlights gaps in current knowledge of predator and prey species biology and ecology. The model highlights key areas where further field study should provide a better understanding of the factors driving small-mammal communities in New Zealand. \u00a9 2001 Elsevier Science B.V. All rights reserved.", "author" : [ { "dropping-particle" : "", "family" : "Blackwell", "given" : "G. L.", "non-dropping-particle" : "", "parse-names" : false, "suffix" : "" }, { "dropping-particle" : "", "family" : "Potter", "given" : "M. A.", "non-dropping-particle" : "", "parse-names" : false, "suffix" : "" }, { "dropping-particle" : "", "family" : "Minot", "given" : "E. O.", "non-dropping-particle" : "", "parse-names" : false, "suffix" : "" } ], "container-title" : "Ecological Modelling", "id" : "ITEM-1", "issue" : "3", "issued" : { "date-parts" : [ [ "2001" ] ] }, "page" : "227-245", "title" : "Rodent and predator population dynamics in an eruptive system", "type" : "article-journal", "volume" : "142" }, "uris" : [ "http://www.mendeley.com/documents/?uuid=3895be72-53db-4e70-a308-5beb57559e84" ] }, { "id" : "ITEM-2", "itemData" : { "author" : [ { "dropping-particle" : "", "family" : "Blackwell", "given" : "G L", "non-dropping-particle" : "", "parse-names" : false, "suffix" : "" }, { "dropping-particle" : "", "family" : "Potter", "given" : "M A", "non-dropping-particle" : "", "parse-names" : false, "suffix" : "" }, { "dropping-particle" : "", "family" : "McLennan", "given" : "J A", "non-dropping-particle" : "", "parse-names" : false, "suffix" : "" }, { "dropping-particle" : "", "family" : "Minot", "given" : "E O", "non-dropping-particle" : "", "parse-names" : false, "suffix" : "" } ], "container-title" : "Oikos", "id" : "ITEM-2", "issue" : "3", "issued" : { "date-parts" : [ [ "2003" ] ] }, "page" : "601-613", "title" : "The role of predators in ship rat and house mouse population eruptions: drivers or passangers?", "type" : "article-journal", "volume" : "100" }, "uris" : [ "http://www.mendeley.com/documents/?uuid=a498da5b-d725-47a9-bcad-c4add716413a" ] } ], "mendeley" : { "formattedCitation" : "(Blackwell, Potter &amp; Minot 2001; Blackwell &lt;i&gt;et al.&lt;/i&gt; 2003)", "plainTextFormattedCitation" : "(Blackwell, Potter &amp; Minot 2001; Blackwell et al. 2003)", "previouslyFormattedCitation" : "(Blackwell, Potter &amp; Minot 2001; Blackwell &lt;i&gt;et al.&lt;/i&gt; 2003)" }, "properties" : { "noteIndex" : 0 }, "schema" : "https://github.com/citation-style-language/schema/raw/master/csl-citation.json" }</w:instrText>
      </w:r>
      <w:r w:rsidRPr="006A5E67">
        <w:rPr>
          <w:rFonts w:eastAsiaTheme="minorEastAsia"/>
          <w:bCs/>
          <w:kern w:val="0"/>
          <w:lang w:val="en-US" w:eastAsia="ja-JP"/>
        </w:rPr>
        <w:fldChar w:fldCharType="separate"/>
      </w:r>
      <w:r w:rsidRPr="006A5E67">
        <w:rPr>
          <w:rFonts w:eastAsiaTheme="minorEastAsia"/>
          <w:bCs/>
          <w:noProof/>
          <w:kern w:val="0"/>
          <w:lang w:val="en-US" w:eastAsia="ja-JP"/>
        </w:rPr>
        <w:t xml:space="preserve">(Blackwell, Potter &amp; Minot 2001; Blackwell </w:t>
      </w:r>
      <w:r w:rsidRPr="006A5E67">
        <w:rPr>
          <w:rFonts w:eastAsiaTheme="minorEastAsia"/>
          <w:bCs/>
          <w:i/>
          <w:noProof/>
          <w:kern w:val="0"/>
          <w:lang w:val="en-US" w:eastAsia="ja-JP"/>
        </w:rPr>
        <w:t>et al.</w:t>
      </w:r>
      <w:r w:rsidRPr="006A5E67">
        <w:rPr>
          <w:rFonts w:eastAsiaTheme="minorEastAsia"/>
          <w:bCs/>
          <w:noProof/>
          <w:kern w:val="0"/>
          <w:lang w:val="en-US" w:eastAsia="ja-JP"/>
        </w:rPr>
        <w:t xml:space="preserve"> 2003)</w:t>
      </w:r>
      <w:r w:rsidRPr="006A5E67">
        <w:rPr>
          <w:rFonts w:eastAsiaTheme="minorEastAsia"/>
          <w:bCs/>
          <w:kern w:val="0"/>
          <w:lang w:val="en-US" w:eastAsia="ja-JP"/>
        </w:rP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AC4FF93" w15:done="0"/>
  <w15:commentEx w15:paraId="315DA4DE" w15:done="0"/>
  <w15:commentEx w15:paraId="31AEABFF" w15:done="0"/>
  <w15:commentEx w15:paraId="36028B62" w15:done="0"/>
  <w15:commentEx w15:paraId="341712E2" w15:done="0"/>
  <w15:commentEx w15:paraId="4A0A5F4E" w15:done="0"/>
  <w15:commentEx w15:paraId="7C33790B" w15:done="0"/>
  <w15:commentEx w15:paraId="3B54F392" w15:done="0"/>
  <w15:commentEx w15:paraId="6C2C872E" w15:done="0"/>
  <w15:commentEx w15:paraId="3381C1E6" w15:done="0"/>
  <w15:commentEx w15:paraId="4FE898F1" w15:done="0"/>
  <w15:commentEx w15:paraId="4FD2110E" w15:done="0"/>
  <w15:commentEx w15:paraId="148CC51D" w15:done="0"/>
  <w15:commentEx w15:paraId="14C7FB10" w15:done="0"/>
  <w15:commentEx w15:paraId="3BD6F0DC" w15:done="0"/>
  <w15:commentEx w15:paraId="15A991CE" w15:done="0"/>
  <w15:commentEx w15:paraId="5F547D56" w15:done="0"/>
  <w15:commentEx w15:paraId="605C6E27" w15:done="0"/>
  <w15:commentEx w15:paraId="5B75BEE2" w15:done="0"/>
  <w15:commentEx w15:paraId="4D7905E7" w15:done="0"/>
  <w15:commentEx w15:paraId="0CC78C48" w15:done="0"/>
  <w15:commentEx w15:paraId="11745807" w15:done="0"/>
  <w15:commentEx w15:paraId="3761BC84" w15:done="0"/>
  <w15:commentEx w15:paraId="54B41987" w15:done="0"/>
  <w15:commentEx w15:paraId="6E7B2A0F" w15:done="0"/>
  <w15:commentEx w15:paraId="50EF5C3F" w15:done="0"/>
  <w15:commentEx w15:paraId="7CC79CCF" w15:done="0"/>
  <w15:commentEx w15:paraId="1BBA6FF0" w15:done="0"/>
  <w15:commentEx w15:paraId="4C7E4387" w15:done="0"/>
  <w15:commentEx w15:paraId="5FBBB9B5" w15:done="0"/>
  <w15:commentEx w15:paraId="69B0A2E9" w15:done="0"/>
  <w15:commentEx w15:paraId="40832272" w15:done="0"/>
  <w15:commentEx w15:paraId="75A0FD90" w15:done="0"/>
  <w15:commentEx w15:paraId="1A523A07" w15:done="0"/>
  <w15:commentEx w15:paraId="37B04B70" w15:done="0"/>
  <w15:commentEx w15:paraId="593B4E3D" w15:done="0"/>
  <w15:commentEx w15:paraId="293D63FD" w15:done="0"/>
  <w15:commentEx w15:paraId="6F82E2A2" w15:done="0"/>
  <w15:commentEx w15:paraId="06075E09" w15:done="0"/>
  <w15:commentEx w15:paraId="3473F31D" w15:done="0"/>
  <w15:commentEx w15:paraId="47633429" w15:done="0"/>
  <w15:commentEx w15:paraId="174789AA" w15:done="0"/>
  <w15:commentEx w15:paraId="1991B3B7" w15:done="0"/>
  <w15:commentEx w15:paraId="17140D76" w15:done="0"/>
  <w15:commentEx w15:paraId="09E19D45" w15:done="0"/>
  <w15:commentEx w15:paraId="1677171C" w15:done="0"/>
  <w15:commentEx w15:paraId="2EACBA3F" w15:done="0"/>
  <w15:commentEx w15:paraId="2CD3DA2F" w15:done="0"/>
  <w15:commentEx w15:paraId="6C44F676" w15:done="0"/>
  <w15:commentEx w15:paraId="61F490A8" w15:done="0"/>
  <w15:commentEx w15:paraId="6821D9E6" w15:done="0"/>
  <w15:commentEx w15:paraId="7B2628A8" w15:done="0"/>
  <w15:commentEx w15:paraId="3F6CCA0C" w15:done="0"/>
  <w15:commentEx w15:paraId="211793E5" w15:done="0"/>
  <w15:commentEx w15:paraId="08E2895D" w15:done="0"/>
  <w15:commentEx w15:paraId="62428BC3" w15:done="0"/>
  <w15:commentEx w15:paraId="2131A053" w15:done="0"/>
  <w15:commentEx w15:paraId="395C21BE" w15:done="0"/>
  <w15:commentEx w15:paraId="7980DBF3" w15:done="0"/>
  <w15:commentEx w15:paraId="65372F18" w15:done="0"/>
  <w15:commentEx w15:paraId="1923ABDD" w15:done="0"/>
  <w15:commentEx w15:paraId="0A4DEF74" w15:done="0"/>
  <w15:commentEx w15:paraId="3A0815BF" w15:done="0"/>
  <w15:commentEx w15:paraId="1E2D540F" w15:done="0"/>
  <w15:commentEx w15:paraId="288B44CF" w15:done="0"/>
  <w15:commentEx w15:paraId="4F6FDDA7" w15:done="0"/>
  <w15:commentEx w15:paraId="029049C0" w15:done="0"/>
  <w15:commentEx w15:paraId="44DBD302" w15:done="0"/>
  <w15:commentEx w15:paraId="12F2A636" w15:done="0"/>
  <w15:commentEx w15:paraId="1BF06859" w15:done="0"/>
  <w15:commentEx w15:paraId="30456865" w15:done="0"/>
  <w15:commentEx w15:paraId="08E46DE1" w15:done="0"/>
  <w15:commentEx w15:paraId="7B4DFDF5" w15:done="0"/>
  <w15:commentEx w15:paraId="322E9B45" w15:done="0"/>
  <w15:commentEx w15:paraId="4477F5A8" w15:done="0"/>
  <w15:commentEx w15:paraId="518F84B0" w15:done="0"/>
  <w15:commentEx w15:paraId="37D5514E" w15:done="0"/>
  <w15:commentEx w15:paraId="4422C70D" w15:done="0"/>
  <w15:commentEx w15:paraId="2C30BC80" w15:done="0"/>
  <w15:commentEx w15:paraId="0C3A99BB" w15:done="0"/>
  <w15:commentEx w15:paraId="29877D8C" w15:done="0"/>
  <w15:commentEx w15:paraId="5E6BA082" w15:done="0"/>
  <w15:commentEx w15:paraId="1851CDA9" w15:done="0"/>
  <w15:commentEx w15:paraId="68210583" w15:done="0"/>
  <w15:commentEx w15:paraId="15118434" w15:done="0"/>
  <w15:commentEx w15:paraId="1F9D90E0" w15:done="0"/>
  <w15:commentEx w15:paraId="6601FAA6" w15:done="0"/>
  <w15:commentEx w15:paraId="040484FE" w15:done="0"/>
  <w15:commentEx w15:paraId="2D89818D" w15:done="0"/>
  <w15:commentEx w15:paraId="6D3C9C1C" w15:done="0"/>
  <w15:commentEx w15:paraId="424371F3" w15:done="0"/>
  <w15:commentEx w15:paraId="6CE87823" w15:done="0"/>
  <w15:commentEx w15:paraId="7772730A" w15:done="0"/>
  <w15:commentEx w15:paraId="63D45C79" w15:done="0"/>
  <w15:commentEx w15:paraId="64EC7B33" w15:done="0"/>
  <w15:commentEx w15:paraId="0101C32F" w15:done="0"/>
  <w15:commentEx w15:paraId="4711BA58" w15:done="0"/>
  <w15:commentEx w15:paraId="3341E2B0" w15:done="0"/>
  <w15:commentEx w15:paraId="4B3441B3" w15:done="0"/>
  <w15:commentEx w15:paraId="7134B26A" w15:done="0"/>
  <w15:commentEx w15:paraId="2E055476" w15:done="0"/>
  <w15:commentEx w15:paraId="1E3F12EA" w15:done="0"/>
  <w15:commentEx w15:paraId="1D9A71BC" w15:done="0"/>
  <w15:commentEx w15:paraId="632086F5" w15:done="0"/>
  <w15:commentEx w15:paraId="4909EA4D" w15:done="0"/>
  <w15:commentEx w15:paraId="0CF2D80E" w15:done="0"/>
  <w15:commentEx w15:paraId="1C6E5DDF" w15:done="0"/>
  <w15:commentEx w15:paraId="2D6D1138" w15:done="0"/>
  <w15:commentEx w15:paraId="55A400DE" w15:done="0"/>
  <w15:commentEx w15:paraId="7856177D" w15:done="0"/>
  <w15:commentEx w15:paraId="325F6764" w15:done="0"/>
  <w15:commentEx w15:paraId="110E4837" w15:done="0"/>
  <w15:commentEx w15:paraId="6BF51422" w15:done="0"/>
  <w15:commentEx w15:paraId="3412585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15DA4DE" w16cid:durableId="1E9D7FDA"/>
  <w16cid:commentId w16cid:paraId="31AEABFF" w16cid:durableId="1E930FE1"/>
  <w16cid:commentId w16cid:paraId="36028B62" w16cid:durableId="1E930FE3"/>
  <w16cid:commentId w16cid:paraId="341712E2" w16cid:durableId="1E930FE4"/>
  <w16cid:commentId w16cid:paraId="4A0A5F4E" w16cid:durableId="1E930FE5"/>
  <w16cid:commentId w16cid:paraId="7C33790B" w16cid:durableId="1E930FE6"/>
  <w16cid:commentId w16cid:paraId="3B54F392" w16cid:durableId="1E930FE8"/>
  <w16cid:commentId w16cid:paraId="6C2C872E" w16cid:durableId="1E930FE9"/>
  <w16cid:commentId w16cid:paraId="3381C1E6" w16cid:durableId="1E930FEA"/>
  <w16cid:commentId w16cid:paraId="4FE898F1" w16cid:durableId="1E930FEB"/>
  <w16cid:commentId w16cid:paraId="4FD2110E" w16cid:durableId="1E930FEC"/>
  <w16cid:commentId w16cid:paraId="148CC51D" w16cid:durableId="1E930FEE"/>
  <w16cid:commentId w16cid:paraId="14C7FB10" w16cid:durableId="1E930FEF"/>
  <w16cid:commentId w16cid:paraId="3BD6F0DC" w16cid:durableId="1E930FF0"/>
  <w16cid:commentId w16cid:paraId="15A991CE" w16cid:durableId="1E9F1214"/>
  <w16cid:commentId w16cid:paraId="5F547D56" w16cid:durableId="1E930FF2"/>
  <w16cid:commentId w16cid:paraId="605C6E27" w16cid:durableId="1E930FF4"/>
  <w16cid:commentId w16cid:paraId="5B75BEE2" w16cid:durableId="1E930FF5"/>
  <w16cid:commentId w16cid:paraId="4D7905E7" w16cid:durableId="1E9D85C9"/>
  <w16cid:commentId w16cid:paraId="11745807" w16cid:durableId="1E930FF8"/>
  <w16cid:commentId w16cid:paraId="3761BC84" w16cid:durableId="1E930FF9"/>
  <w16cid:commentId w16cid:paraId="54B41987" w16cid:durableId="1E930FFA"/>
  <w16cid:commentId w16cid:paraId="6E7B2A0F" w16cid:durableId="1ECE3C50"/>
  <w16cid:commentId w16cid:paraId="50EF5C3F" w16cid:durableId="1E930FFB"/>
  <w16cid:commentId w16cid:paraId="7CC79CCF" w16cid:durableId="1E9F14F0"/>
  <w16cid:commentId w16cid:paraId="1BBA6FF0" w16cid:durableId="1E930FFD"/>
  <w16cid:commentId w16cid:paraId="4C7E4387" w16cid:durableId="1ECE3C76"/>
  <w16cid:commentId w16cid:paraId="5FBBB9B5" w16cid:durableId="1E941D7B"/>
  <w16cid:commentId w16cid:paraId="69B0A2E9" w16cid:durableId="1E945647"/>
  <w16cid:commentId w16cid:paraId="40832272" w16cid:durableId="1E941DC3"/>
  <w16cid:commentId w16cid:paraId="75A0FD90" w16cid:durableId="1ECE3E0D"/>
  <w16cid:commentId w16cid:paraId="1A523A07" w16cid:durableId="1E941ED6"/>
  <w16cid:commentId w16cid:paraId="37B04B70" w16cid:durableId="1E941EE1"/>
  <w16cid:commentId w16cid:paraId="593B4E3D" w16cid:durableId="1E941EEC"/>
  <w16cid:commentId w16cid:paraId="293D63FD" w16cid:durableId="1E941EFD"/>
  <w16cid:commentId w16cid:paraId="6F82E2A2" w16cid:durableId="1E941F0A"/>
  <w16cid:commentId w16cid:paraId="06075E09" w16cid:durableId="1E941F15"/>
  <w16cid:commentId w16cid:paraId="3473F31D" w16cid:durableId="1E941F3D"/>
  <w16cid:commentId w16cid:paraId="47633429" w16cid:durableId="1E94DD70"/>
  <w16cid:commentId w16cid:paraId="174789AA" w16cid:durableId="1ECE3F2C"/>
  <w16cid:commentId w16cid:paraId="1991B3B7" w16cid:durableId="1ECE3FAA"/>
  <w16cid:commentId w16cid:paraId="09E19D45" w16cid:durableId="1E9D8BE8"/>
  <w16cid:commentId w16cid:paraId="1677171C" w16cid:durableId="1E9D8C33"/>
  <w16cid:commentId w16cid:paraId="2EACBA3F" w16cid:durableId="1E95736B"/>
  <w16cid:commentId w16cid:paraId="2CD3DA2F" w16cid:durableId="1E9455D6"/>
  <w16cid:commentId w16cid:paraId="6C44F676" w16cid:durableId="1E9ED612"/>
  <w16cid:commentId w16cid:paraId="61F490A8" w16cid:durableId="1E9573B1"/>
  <w16cid:commentId w16cid:paraId="6821D9E6" w16cid:durableId="1E9D8C99"/>
  <w16cid:commentId w16cid:paraId="7B2628A8" w16cid:durableId="1E9D8CC8"/>
  <w16cid:commentId w16cid:paraId="3F6CCA0C" w16cid:durableId="1E9D8D11"/>
  <w16cid:commentId w16cid:paraId="211793E5" w16cid:durableId="1E9D8CEF"/>
  <w16cid:commentId w16cid:paraId="08E2895D" w16cid:durableId="1E9D8D43"/>
  <w16cid:commentId w16cid:paraId="62428BC3" w16cid:durableId="1E94547F"/>
  <w16cid:commentId w16cid:paraId="2131A053" w16cid:durableId="1E945469"/>
  <w16cid:commentId w16cid:paraId="395C21BE" w16cid:durableId="1E9D8DF2"/>
  <w16cid:commentId w16cid:paraId="7980DBF3" w16cid:durableId="1E9D8D86"/>
  <w16cid:commentId w16cid:paraId="65372F18" w16cid:durableId="1E945470"/>
  <w16cid:commentId w16cid:paraId="1923ABDD" w16cid:durableId="1E9D8DC4"/>
  <w16cid:commentId w16cid:paraId="0A4DEF74" w16cid:durableId="1E945459"/>
  <w16cid:commentId w16cid:paraId="3A0815BF" w16cid:durableId="1E945448"/>
  <w16cid:commentId w16cid:paraId="1E2D540F" w16cid:durableId="1E94543E"/>
  <w16cid:commentId w16cid:paraId="288B44CF" w16cid:durableId="1ECE400B"/>
  <w16cid:commentId w16cid:paraId="4F6FDDA7" w16cid:durableId="1E94542E"/>
  <w16cid:commentId w16cid:paraId="029049C0" w16cid:durableId="1ECE4067"/>
  <w16cid:commentId w16cid:paraId="44DBD302" w16cid:durableId="1E9F25E5"/>
  <w16cid:commentId w16cid:paraId="12F2A636" w16cid:durableId="1E9F2618"/>
  <w16cid:commentId w16cid:paraId="1BF06859" w16cid:durableId="1E9453FC"/>
  <w16cid:commentId w16cid:paraId="30456865" w16cid:durableId="1E945412"/>
  <w16cid:commentId w16cid:paraId="7B4DFDF5" w16cid:durableId="1E9453EC"/>
  <w16cid:commentId w16cid:paraId="322E9B45" w16cid:durableId="1E94541C"/>
  <w16cid:commentId w16cid:paraId="4477F5A8" w16cid:durableId="1E9D8E43"/>
  <w16cid:commentId w16cid:paraId="518F84B0" w16cid:durableId="1E9574A9"/>
  <w16cid:commentId w16cid:paraId="37D5514E" w16cid:durableId="1ECE40FB"/>
  <w16cid:commentId w16cid:paraId="4422C70D" w16cid:durableId="1E9455A8"/>
  <w16cid:commentId w16cid:paraId="2C30BC80" w16cid:durableId="1ECE40B0"/>
  <w16cid:commentId w16cid:paraId="0C3A99BB" w16cid:durableId="1E9D9319"/>
  <w16cid:commentId w16cid:paraId="29877D8C" w16cid:durableId="1E9D9345"/>
  <w16cid:commentId w16cid:paraId="5E6BA082" w16cid:durableId="1E9E882C"/>
  <w16cid:commentId w16cid:paraId="1851CDA9" w16cid:durableId="1E9E8831"/>
  <w16cid:commentId w16cid:paraId="68210583" w16cid:durableId="1E9DDB3D"/>
  <w16cid:commentId w16cid:paraId="15118434" w16cid:durableId="1E9DDBF5"/>
  <w16cid:commentId w16cid:paraId="1F9D90E0" w16cid:durableId="1E9DDB92"/>
  <w16cid:commentId w16cid:paraId="6601FAA6" w16cid:durableId="1E9DDC0D"/>
  <w16cid:commentId w16cid:paraId="040484FE" w16cid:durableId="1E9ECED0"/>
  <w16cid:commentId w16cid:paraId="2D89818D" w16cid:durableId="1E9ECE1E"/>
  <w16cid:commentId w16cid:paraId="6D3C9C1C" w16cid:durableId="1E9ECEBF"/>
  <w16cid:commentId w16cid:paraId="424371F3" w16cid:durableId="1E9DDC17"/>
  <w16cid:commentId w16cid:paraId="6CE87823" w16cid:durableId="1E9D8EFA"/>
  <w16cid:commentId w16cid:paraId="7772730A" w16cid:durableId="1E9DDB54"/>
  <w16cid:commentId w16cid:paraId="63D45C79" w16cid:durableId="1E94537D"/>
  <w16cid:commentId w16cid:paraId="64EC7B33" w16cid:durableId="1E945367"/>
  <w16cid:commentId w16cid:paraId="4711BA58" w16cid:durableId="1E9E9523"/>
  <w16cid:commentId w16cid:paraId="3341E2B0" w16cid:durableId="1E9DDC5B"/>
  <w16cid:commentId w16cid:paraId="4B3441B3" w16cid:durableId="1E9DDC66"/>
  <w16cid:commentId w16cid:paraId="2E055476" w16cid:durableId="1E9D8F18"/>
  <w16cid:commentId w16cid:paraId="1E3F12EA" w16cid:durableId="1E9EA06A"/>
  <w16cid:commentId w16cid:paraId="1D9A71BC" w16cid:durableId="1E9DDC35"/>
  <w16cid:commentId w16cid:paraId="632086F5" w16cid:durableId="1E9ED23B"/>
  <w16cid:commentId w16cid:paraId="4909EA4D" w16cid:durableId="1E9DDC41"/>
  <w16cid:commentId w16cid:paraId="0CF2D80E" w16cid:durableId="1E9ED277"/>
  <w16cid:commentId w16cid:paraId="1C6E5DDF" w16cid:durableId="1E9DDC49"/>
  <w16cid:commentId w16cid:paraId="2D6D1138" w16cid:durableId="1E9EA121"/>
  <w16cid:commentId w16cid:paraId="55A400DE" w16cid:durableId="1E9DDC9F"/>
  <w16cid:commentId w16cid:paraId="7856177D" w16cid:durableId="1E9DDCA9"/>
  <w16cid:commentId w16cid:paraId="325F6764" w16cid:durableId="1E9DDC73"/>
  <w16cid:commentId w16cid:paraId="110E4837" w16cid:durableId="1E9DDC83"/>
  <w16cid:commentId w16cid:paraId="6BF51422" w16cid:durableId="1E9D8F42"/>
  <w16cid:commentId w16cid:paraId="3412585C" w16cid:durableId="1E9DDC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DCD292" w14:textId="77777777" w:rsidR="001500C7" w:rsidRDefault="001500C7" w:rsidP="003E09F6">
      <w:pPr>
        <w:spacing w:before="0" w:after="0" w:line="240" w:lineRule="auto"/>
      </w:pPr>
      <w:r>
        <w:separator/>
      </w:r>
    </w:p>
  </w:endnote>
  <w:endnote w:type="continuationSeparator" w:id="0">
    <w:p w14:paraId="08157176" w14:textId="77777777" w:rsidR="001500C7" w:rsidRDefault="001500C7" w:rsidP="003E09F6">
      <w:pPr>
        <w:spacing w:before="0" w:after="0" w:line="240" w:lineRule="auto"/>
      </w:pPr>
      <w:r>
        <w:continuationSeparator/>
      </w:r>
    </w:p>
  </w:endnote>
  <w:endnote w:type="continuationNotice" w:id="1">
    <w:p w14:paraId="71DE8C90" w14:textId="77777777" w:rsidR="001500C7" w:rsidRDefault="001500C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68474B" w14:textId="77777777" w:rsidR="00914E86" w:rsidRPr="00E55330" w:rsidRDefault="00914E86" w:rsidP="00303707">
    <w:pPr>
      <w:pStyle w:val="Footer"/>
      <w:rPr>
        <w:rFonts w:eastAsiaTheme="minorEastAsia"/>
        <w:bCs/>
        <w:kern w:val="0"/>
        <w:sz w:val="20"/>
        <w:szCs w:val="20"/>
        <w:lang w:val="en-US" w:eastAsia="ja-JP"/>
      </w:rPr>
    </w:pPr>
    <w:r w:rsidRPr="00E55330">
      <w:rPr>
        <w:rFonts w:eastAsiaTheme="minorEastAsia"/>
        <w:bCs/>
        <w:kern w:val="0"/>
        <w:sz w:val="20"/>
        <w:szCs w:val="20"/>
        <w:lang w:val="en-US" w:eastAsia="ja-JP"/>
      </w:rPr>
      <w:t>*</w:t>
    </w:r>
    <w:r>
      <w:rPr>
        <w:rFonts w:eastAsiaTheme="minorEastAsia"/>
        <w:bCs/>
        <w:kern w:val="0"/>
        <w:sz w:val="20"/>
        <w:szCs w:val="20"/>
        <w:lang w:val="en-US" w:eastAsia="ja-JP"/>
      </w:rPr>
      <w:t xml:space="preserve"> </w:t>
    </w:r>
    <w:r w:rsidRPr="00E55330">
      <w:rPr>
        <w:rFonts w:eastAsiaTheme="minorEastAsia"/>
        <w:bCs/>
        <w:kern w:val="0"/>
        <w:sz w:val="20"/>
        <w:szCs w:val="20"/>
        <w:lang w:val="en-US" w:eastAsia="ja-JP"/>
      </w:rPr>
      <w:t>Adjusted refers to the model parameters being estimated after accounting for all other parameters in the process model (Model 1).</w:t>
    </w:r>
  </w:p>
  <w:p w14:paraId="3B83C5C3" w14:textId="77777777" w:rsidR="00914E86" w:rsidRPr="00E55330" w:rsidRDefault="00914E86" w:rsidP="00303707">
    <w:pPr>
      <w:pStyle w:val="Footer"/>
      <w:rPr>
        <w:sz w:val="20"/>
        <w:szCs w:val="20"/>
        <w:lang w:val="en-US"/>
      </w:rPr>
    </w:pPr>
    <w:r w:rsidRPr="00E55330">
      <w:rPr>
        <w:rFonts w:eastAsiaTheme="minorEastAsia"/>
        <w:bCs/>
        <w:kern w:val="0"/>
        <w:sz w:val="20"/>
        <w:szCs w:val="20"/>
        <w:lang w:val="en-US" w:eastAsia="ja-JP"/>
      </w:rPr>
      <w:t>**A measure of overall variation after accounting for the effect of the mean estimate is often referred to as the Coefficient of Variation (</w:t>
    </w:r>
    <w:r w:rsidRPr="00E55330">
      <w:rPr>
        <w:rFonts w:eastAsiaTheme="minorEastAsia"/>
        <w:bCs/>
        <w:i/>
        <w:kern w:val="0"/>
        <w:sz w:val="20"/>
        <w:szCs w:val="20"/>
        <w:lang w:val="en-US" w:eastAsia="ja-JP"/>
      </w:rPr>
      <w:t>CV</w:t>
    </w:r>
    <w:r w:rsidRPr="00E55330">
      <w:rPr>
        <w:rFonts w:eastAsiaTheme="minorEastAsia"/>
        <w:bCs/>
        <w:kern w:val="0"/>
        <w:sz w:val="20"/>
        <w:szCs w:val="20"/>
        <w:lang w:val="en-US" w:eastAsia="ja-JP"/>
      </w:rPr>
      <w:t>=</w:t>
    </w:r>
    <m:oMath>
      <m:f>
        <m:fPr>
          <m:ctrlPr>
            <w:rPr>
              <w:rFonts w:ascii="Cambria Math" w:eastAsiaTheme="minorEastAsia" w:hAnsi="Cambria Math"/>
              <w:bCs/>
              <w:i/>
              <w:kern w:val="0"/>
              <w:sz w:val="20"/>
              <w:szCs w:val="20"/>
              <w:lang w:val="en-US" w:eastAsia="ja-JP"/>
            </w:rPr>
          </m:ctrlPr>
        </m:fPr>
        <m:num>
          <m:r>
            <w:rPr>
              <w:rFonts w:ascii="Cambria Math" w:eastAsiaTheme="minorEastAsia" w:hAnsi="Cambria Math"/>
              <w:kern w:val="0"/>
              <w:sz w:val="20"/>
              <w:szCs w:val="20"/>
              <w:lang w:val="en-US" w:eastAsia="ja-JP"/>
            </w:rPr>
            <m:t>SE</m:t>
          </m:r>
        </m:num>
        <m:den>
          <m:r>
            <w:rPr>
              <w:rFonts w:ascii="Cambria Math" w:eastAsiaTheme="minorEastAsia" w:hAnsi="Cambria Math"/>
              <w:kern w:val="0"/>
              <w:sz w:val="20"/>
              <w:szCs w:val="20"/>
              <w:lang w:val="en-US" w:eastAsia="ja-JP"/>
            </w:rPr>
            <m:t>mean</m:t>
          </m:r>
        </m:den>
      </m:f>
    </m:oMath>
    <w:r w:rsidRPr="00E55330">
      <w:rPr>
        <w:rFonts w:eastAsiaTheme="minorEastAsia"/>
        <w:bCs/>
        <w:kern w:val="0"/>
        <w:sz w:val="20"/>
        <w:szCs w:val="20"/>
        <w:lang w:val="en-US" w:eastAsia="ja-JP"/>
      </w:rPr>
      <w:t>)</w:t>
    </w:r>
  </w:p>
  <w:p w14:paraId="35D93F5F" w14:textId="77777777" w:rsidR="00914E86" w:rsidRDefault="00914E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24A2AB" w14:textId="77777777" w:rsidR="00914E86" w:rsidRDefault="00914E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997B1B" w14:textId="77777777" w:rsidR="001500C7" w:rsidRDefault="001500C7" w:rsidP="003E09F6">
      <w:pPr>
        <w:spacing w:before="0" w:after="0" w:line="240" w:lineRule="auto"/>
      </w:pPr>
      <w:r>
        <w:separator/>
      </w:r>
    </w:p>
  </w:footnote>
  <w:footnote w:type="continuationSeparator" w:id="0">
    <w:p w14:paraId="4098DD8E" w14:textId="77777777" w:rsidR="001500C7" w:rsidRDefault="001500C7" w:rsidP="003E09F6">
      <w:pPr>
        <w:spacing w:before="0" w:after="0" w:line="240" w:lineRule="auto"/>
      </w:pPr>
      <w:r>
        <w:continuationSeparator/>
      </w:r>
    </w:p>
  </w:footnote>
  <w:footnote w:type="continuationNotice" w:id="1">
    <w:p w14:paraId="7F131832" w14:textId="77777777" w:rsidR="001500C7" w:rsidRDefault="001500C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9608521"/>
      <w:docPartObj>
        <w:docPartGallery w:val="Page Numbers (Top of Page)"/>
        <w:docPartUnique/>
      </w:docPartObj>
    </w:sdtPr>
    <w:sdtEndPr>
      <w:rPr>
        <w:noProof/>
      </w:rPr>
    </w:sdtEndPr>
    <w:sdtContent>
      <w:p w14:paraId="293087B1" w14:textId="550EBD58" w:rsidR="00914E86" w:rsidRPr="00A43F6A" w:rsidRDefault="00914E86" w:rsidP="00A43F6A">
        <w:pPr>
          <w:widowControl/>
          <w:wordWrap/>
          <w:autoSpaceDE/>
          <w:autoSpaceDN/>
          <w:spacing w:before="0" w:after="0" w:line="276" w:lineRule="auto"/>
          <w:jc w:val="left"/>
          <w:rPr>
            <w:b/>
            <w:lang w:val="en-AU"/>
          </w:rPr>
        </w:pPr>
        <w:r>
          <w:fldChar w:fldCharType="begin"/>
        </w:r>
        <w:r>
          <w:instrText xml:space="preserve"> PAGE   \* MERGEFORMAT </w:instrText>
        </w:r>
        <w:r>
          <w:fldChar w:fldCharType="separate"/>
        </w:r>
        <w:r>
          <w:rPr>
            <w:noProof/>
          </w:rPr>
          <w:t>3</w:t>
        </w:r>
        <w:r>
          <w:rPr>
            <w:noProof/>
          </w:rPr>
          <w:fldChar w:fldCharType="end"/>
        </w:r>
        <w:r>
          <w:rPr>
            <w:noProof/>
          </w:rPr>
          <w:t xml:space="preserve"> </w:t>
        </w:r>
        <w:r>
          <w:rPr>
            <w:b/>
            <w:lang w:val="en-AU"/>
          </w:rPr>
          <w:t xml:space="preserve">Wildlife Research Article </w:t>
        </w:r>
      </w:p>
    </w:sdtContent>
  </w:sdt>
  <w:p w14:paraId="306FFF88" w14:textId="77777777" w:rsidR="00914E86" w:rsidRDefault="00914E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E497E"/>
    <w:multiLevelType w:val="hybridMultilevel"/>
    <w:tmpl w:val="3424C10C"/>
    <w:lvl w:ilvl="0" w:tplc="14090001">
      <w:start w:val="1"/>
      <w:numFmt w:val="bullet"/>
      <w:lvlText w:val=""/>
      <w:lvlJc w:val="left"/>
      <w:pPr>
        <w:ind w:left="3348" w:hanging="360"/>
      </w:pPr>
      <w:rPr>
        <w:rFonts w:ascii="Symbol" w:hAnsi="Symbol" w:hint="default"/>
      </w:rPr>
    </w:lvl>
    <w:lvl w:ilvl="1" w:tplc="0C090003" w:tentative="1">
      <w:start w:val="1"/>
      <w:numFmt w:val="bullet"/>
      <w:lvlText w:val="o"/>
      <w:lvlJc w:val="left"/>
      <w:pPr>
        <w:ind w:left="3348" w:hanging="360"/>
      </w:pPr>
      <w:rPr>
        <w:rFonts w:ascii="Courier New" w:hAnsi="Courier New" w:cs="Courier New" w:hint="default"/>
      </w:rPr>
    </w:lvl>
    <w:lvl w:ilvl="2" w:tplc="0C090005" w:tentative="1">
      <w:start w:val="1"/>
      <w:numFmt w:val="bullet"/>
      <w:lvlText w:val=""/>
      <w:lvlJc w:val="left"/>
      <w:pPr>
        <w:ind w:left="4068" w:hanging="360"/>
      </w:pPr>
      <w:rPr>
        <w:rFonts w:ascii="Wingdings" w:hAnsi="Wingdings" w:hint="default"/>
      </w:rPr>
    </w:lvl>
    <w:lvl w:ilvl="3" w:tplc="0C090001" w:tentative="1">
      <w:start w:val="1"/>
      <w:numFmt w:val="bullet"/>
      <w:lvlText w:val=""/>
      <w:lvlJc w:val="left"/>
      <w:pPr>
        <w:ind w:left="4788" w:hanging="360"/>
      </w:pPr>
      <w:rPr>
        <w:rFonts w:ascii="Symbol" w:hAnsi="Symbol" w:hint="default"/>
      </w:rPr>
    </w:lvl>
    <w:lvl w:ilvl="4" w:tplc="0C090003" w:tentative="1">
      <w:start w:val="1"/>
      <w:numFmt w:val="bullet"/>
      <w:lvlText w:val="o"/>
      <w:lvlJc w:val="left"/>
      <w:pPr>
        <w:ind w:left="5508" w:hanging="360"/>
      </w:pPr>
      <w:rPr>
        <w:rFonts w:ascii="Courier New" w:hAnsi="Courier New" w:cs="Courier New" w:hint="default"/>
      </w:rPr>
    </w:lvl>
    <w:lvl w:ilvl="5" w:tplc="0C090005" w:tentative="1">
      <w:start w:val="1"/>
      <w:numFmt w:val="bullet"/>
      <w:lvlText w:val=""/>
      <w:lvlJc w:val="left"/>
      <w:pPr>
        <w:ind w:left="6228" w:hanging="360"/>
      </w:pPr>
      <w:rPr>
        <w:rFonts w:ascii="Wingdings" w:hAnsi="Wingdings" w:hint="default"/>
      </w:rPr>
    </w:lvl>
    <w:lvl w:ilvl="6" w:tplc="0C090001" w:tentative="1">
      <w:start w:val="1"/>
      <w:numFmt w:val="bullet"/>
      <w:lvlText w:val=""/>
      <w:lvlJc w:val="left"/>
      <w:pPr>
        <w:ind w:left="6948" w:hanging="360"/>
      </w:pPr>
      <w:rPr>
        <w:rFonts w:ascii="Symbol" w:hAnsi="Symbol" w:hint="default"/>
      </w:rPr>
    </w:lvl>
    <w:lvl w:ilvl="7" w:tplc="0C090003" w:tentative="1">
      <w:start w:val="1"/>
      <w:numFmt w:val="bullet"/>
      <w:lvlText w:val="o"/>
      <w:lvlJc w:val="left"/>
      <w:pPr>
        <w:ind w:left="7668" w:hanging="360"/>
      </w:pPr>
      <w:rPr>
        <w:rFonts w:ascii="Courier New" w:hAnsi="Courier New" w:cs="Courier New" w:hint="default"/>
      </w:rPr>
    </w:lvl>
    <w:lvl w:ilvl="8" w:tplc="0C090005" w:tentative="1">
      <w:start w:val="1"/>
      <w:numFmt w:val="bullet"/>
      <w:lvlText w:val=""/>
      <w:lvlJc w:val="left"/>
      <w:pPr>
        <w:ind w:left="8388" w:hanging="360"/>
      </w:pPr>
      <w:rPr>
        <w:rFonts w:ascii="Wingdings" w:hAnsi="Wingdings" w:hint="default"/>
      </w:rPr>
    </w:lvl>
  </w:abstractNum>
  <w:abstractNum w:abstractNumId="1" w15:restartNumberingAfterBreak="0">
    <w:nsid w:val="032D13AA"/>
    <w:multiLevelType w:val="hybridMultilevel"/>
    <w:tmpl w:val="137A87F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627454B"/>
    <w:multiLevelType w:val="hybridMultilevel"/>
    <w:tmpl w:val="956236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D24F9A"/>
    <w:multiLevelType w:val="hybridMultilevel"/>
    <w:tmpl w:val="80EEA2D4"/>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4" w15:restartNumberingAfterBreak="0">
    <w:nsid w:val="0E7D7C7A"/>
    <w:multiLevelType w:val="hybridMultilevel"/>
    <w:tmpl w:val="59103FF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2044758"/>
    <w:multiLevelType w:val="hybridMultilevel"/>
    <w:tmpl w:val="9C18C0F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164D3251"/>
    <w:multiLevelType w:val="hybridMultilevel"/>
    <w:tmpl w:val="0AB4FD2C"/>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7" w15:restartNumberingAfterBreak="0">
    <w:nsid w:val="222E7C73"/>
    <w:multiLevelType w:val="hybridMultilevel"/>
    <w:tmpl w:val="F5D80E66"/>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8" w15:restartNumberingAfterBreak="0">
    <w:nsid w:val="28242236"/>
    <w:multiLevelType w:val="hybridMultilevel"/>
    <w:tmpl w:val="69EE4EC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312D5AE5"/>
    <w:multiLevelType w:val="hybridMultilevel"/>
    <w:tmpl w:val="9E84A7A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33395BEC"/>
    <w:multiLevelType w:val="hybridMultilevel"/>
    <w:tmpl w:val="0F5CC35E"/>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69827B0"/>
    <w:multiLevelType w:val="hybridMultilevel"/>
    <w:tmpl w:val="868287C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15:restartNumberingAfterBreak="0">
    <w:nsid w:val="3A8829BE"/>
    <w:multiLevelType w:val="hybridMultilevel"/>
    <w:tmpl w:val="A784E8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E80046C"/>
    <w:multiLevelType w:val="hybridMultilevel"/>
    <w:tmpl w:val="C780028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49AC0531"/>
    <w:multiLevelType w:val="hybridMultilevel"/>
    <w:tmpl w:val="CDEC53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BD608FC"/>
    <w:multiLevelType w:val="hybridMultilevel"/>
    <w:tmpl w:val="B884110C"/>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4D987CC2"/>
    <w:multiLevelType w:val="hybridMultilevel"/>
    <w:tmpl w:val="EE4806B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4E5F4B5D"/>
    <w:multiLevelType w:val="hybridMultilevel"/>
    <w:tmpl w:val="EDDCCAA4"/>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8" w15:restartNumberingAfterBreak="0">
    <w:nsid w:val="50910B7D"/>
    <w:multiLevelType w:val="hybridMultilevel"/>
    <w:tmpl w:val="D20495D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55AF6B3A"/>
    <w:multiLevelType w:val="hybridMultilevel"/>
    <w:tmpl w:val="C07E36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D0257CC"/>
    <w:multiLevelType w:val="hybridMultilevel"/>
    <w:tmpl w:val="0A46912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5F877F59"/>
    <w:multiLevelType w:val="hybridMultilevel"/>
    <w:tmpl w:val="C15C903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614F557A"/>
    <w:multiLevelType w:val="hybridMultilevel"/>
    <w:tmpl w:val="FF8C479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65146E91"/>
    <w:multiLevelType w:val="hybridMultilevel"/>
    <w:tmpl w:val="99969E4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675C7DFA"/>
    <w:multiLevelType w:val="hybridMultilevel"/>
    <w:tmpl w:val="8766FC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7E763B6"/>
    <w:multiLevelType w:val="hybridMultilevel"/>
    <w:tmpl w:val="FBB857E0"/>
    <w:lvl w:ilvl="0" w:tplc="0C09000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6AFE5CD5"/>
    <w:multiLevelType w:val="hybridMultilevel"/>
    <w:tmpl w:val="2E40AC2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6BA61124"/>
    <w:multiLevelType w:val="hybridMultilevel"/>
    <w:tmpl w:val="7C44D3C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6F97442D"/>
    <w:multiLevelType w:val="multilevel"/>
    <w:tmpl w:val="68145B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3D918B1"/>
    <w:multiLevelType w:val="hybridMultilevel"/>
    <w:tmpl w:val="C4962B1E"/>
    <w:lvl w:ilvl="0" w:tplc="0409000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747C77E3"/>
    <w:multiLevelType w:val="hybridMultilevel"/>
    <w:tmpl w:val="1332C57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74BC1722"/>
    <w:multiLevelType w:val="hybridMultilevel"/>
    <w:tmpl w:val="2CD2D636"/>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32" w15:restartNumberingAfterBreak="0">
    <w:nsid w:val="767D651D"/>
    <w:multiLevelType w:val="hybridMultilevel"/>
    <w:tmpl w:val="B4CEE5E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3" w15:restartNumberingAfterBreak="0">
    <w:nsid w:val="799A4AB1"/>
    <w:multiLevelType w:val="hybridMultilevel"/>
    <w:tmpl w:val="DC846A06"/>
    <w:lvl w:ilvl="0" w:tplc="14090001">
      <w:start w:val="1"/>
      <w:numFmt w:val="bullet"/>
      <w:lvlText w:val=""/>
      <w:lvlJc w:val="left"/>
      <w:pPr>
        <w:ind w:left="3600" w:hanging="360"/>
      </w:pPr>
      <w:rPr>
        <w:rFonts w:ascii="Symbol" w:hAnsi="Symbol" w:hint="default"/>
      </w:rPr>
    </w:lvl>
    <w:lvl w:ilvl="1" w:tplc="14090003" w:tentative="1">
      <w:start w:val="1"/>
      <w:numFmt w:val="bullet"/>
      <w:lvlText w:val="o"/>
      <w:lvlJc w:val="left"/>
      <w:pPr>
        <w:ind w:left="4320" w:hanging="360"/>
      </w:pPr>
      <w:rPr>
        <w:rFonts w:ascii="Courier New" w:hAnsi="Courier New" w:cs="Courier New" w:hint="default"/>
      </w:rPr>
    </w:lvl>
    <w:lvl w:ilvl="2" w:tplc="14090005" w:tentative="1">
      <w:start w:val="1"/>
      <w:numFmt w:val="bullet"/>
      <w:lvlText w:val=""/>
      <w:lvlJc w:val="left"/>
      <w:pPr>
        <w:ind w:left="5040" w:hanging="360"/>
      </w:pPr>
      <w:rPr>
        <w:rFonts w:ascii="Wingdings" w:hAnsi="Wingdings" w:hint="default"/>
      </w:rPr>
    </w:lvl>
    <w:lvl w:ilvl="3" w:tplc="14090001" w:tentative="1">
      <w:start w:val="1"/>
      <w:numFmt w:val="bullet"/>
      <w:lvlText w:val=""/>
      <w:lvlJc w:val="left"/>
      <w:pPr>
        <w:ind w:left="5760" w:hanging="360"/>
      </w:pPr>
      <w:rPr>
        <w:rFonts w:ascii="Symbol" w:hAnsi="Symbol" w:hint="default"/>
      </w:rPr>
    </w:lvl>
    <w:lvl w:ilvl="4" w:tplc="14090003" w:tentative="1">
      <w:start w:val="1"/>
      <w:numFmt w:val="bullet"/>
      <w:lvlText w:val="o"/>
      <w:lvlJc w:val="left"/>
      <w:pPr>
        <w:ind w:left="6480" w:hanging="360"/>
      </w:pPr>
      <w:rPr>
        <w:rFonts w:ascii="Courier New" w:hAnsi="Courier New" w:cs="Courier New" w:hint="default"/>
      </w:rPr>
    </w:lvl>
    <w:lvl w:ilvl="5" w:tplc="14090005" w:tentative="1">
      <w:start w:val="1"/>
      <w:numFmt w:val="bullet"/>
      <w:lvlText w:val=""/>
      <w:lvlJc w:val="left"/>
      <w:pPr>
        <w:ind w:left="7200" w:hanging="360"/>
      </w:pPr>
      <w:rPr>
        <w:rFonts w:ascii="Wingdings" w:hAnsi="Wingdings" w:hint="default"/>
      </w:rPr>
    </w:lvl>
    <w:lvl w:ilvl="6" w:tplc="14090001" w:tentative="1">
      <w:start w:val="1"/>
      <w:numFmt w:val="bullet"/>
      <w:lvlText w:val=""/>
      <w:lvlJc w:val="left"/>
      <w:pPr>
        <w:ind w:left="7920" w:hanging="360"/>
      </w:pPr>
      <w:rPr>
        <w:rFonts w:ascii="Symbol" w:hAnsi="Symbol" w:hint="default"/>
      </w:rPr>
    </w:lvl>
    <w:lvl w:ilvl="7" w:tplc="14090003" w:tentative="1">
      <w:start w:val="1"/>
      <w:numFmt w:val="bullet"/>
      <w:lvlText w:val="o"/>
      <w:lvlJc w:val="left"/>
      <w:pPr>
        <w:ind w:left="8640" w:hanging="360"/>
      </w:pPr>
      <w:rPr>
        <w:rFonts w:ascii="Courier New" w:hAnsi="Courier New" w:cs="Courier New" w:hint="default"/>
      </w:rPr>
    </w:lvl>
    <w:lvl w:ilvl="8" w:tplc="14090005" w:tentative="1">
      <w:start w:val="1"/>
      <w:numFmt w:val="bullet"/>
      <w:lvlText w:val=""/>
      <w:lvlJc w:val="left"/>
      <w:pPr>
        <w:ind w:left="9360" w:hanging="360"/>
      </w:pPr>
      <w:rPr>
        <w:rFonts w:ascii="Wingdings" w:hAnsi="Wingdings" w:hint="default"/>
      </w:rPr>
    </w:lvl>
  </w:abstractNum>
  <w:abstractNum w:abstractNumId="34" w15:restartNumberingAfterBreak="0">
    <w:nsid w:val="7A0D13DE"/>
    <w:multiLevelType w:val="hybridMultilevel"/>
    <w:tmpl w:val="AD4497D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7A793B00"/>
    <w:multiLevelType w:val="hybridMultilevel"/>
    <w:tmpl w:val="39DC116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6" w15:restartNumberingAfterBreak="0">
    <w:nsid w:val="7AF26A2A"/>
    <w:multiLevelType w:val="hybridMultilevel"/>
    <w:tmpl w:val="1F126CC2"/>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37" w15:restartNumberingAfterBreak="0">
    <w:nsid w:val="7DD53724"/>
    <w:multiLevelType w:val="hybridMultilevel"/>
    <w:tmpl w:val="06D80E66"/>
    <w:lvl w:ilvl="0" w:tplc="14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F7E56F5"/>
    <w:multiLevelType w:val="hybridMultilevel"/>
    <w:tmpl w:val="FA0C616E"/>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8"/>
  </w:num>
  <w:num w:numId="4">
    <w:abstractNumId w:val="20"/>
  </w:num>
  <w:num w:numId="5">
    <w:abstractNumId w:val="1"/>
  </w:num>
  <w:num w:numId="6">
    <w:abstractNumId w:val="18"/>
  </w:num>
  <w:num w:numId="7">
    <w:abstractNumId w:val="25"/>
  </w:num>
  <w:num w:numId="8">
    <w:abstractNumId w:val="9"/>
  </w:num>
  <w:num w:numId="9">
    <w:abstractNumId w:val="14"/>
  </w:num>
  <w:num w:numId="10">
    <w:abstractNumId w:val="2"/>
  </w:num>
  <w:num w:numId="11">
    <w:abstractNumId w:val="15"/>
  </w:num>
  <w:num w:numId="12">
    <w:abstractNumId w:val="6"/>
  </w:num>
  <w:num w:numId="13">
    <w:abstractNumId w:val="36"/>
  </w:num>
  <w:num w:numId="14">
    <w:abstractNumId w:val="3"/>
  </w:num>
  <w:num w:numId="15">
    <w:abstractNumId w:val="31"/>
  </w:num>
  <w:num w:numId="16">
    <w:abstractNumId w:val="11"/>
  </w:num>
  <w:num w:numId="17">
    <w:abstractNumId w:val="13"/>
  </w:num>
  <w:num w:numId="18">
    <w:abstractNumId w:val="34"/>
  </w:num>
  <w:num w:numId="19">
    <w:abstractNumId w:val="27"/>
  </w:num>
  <w:num w:numId="20">
    <w:abstractNumId w:val="22"/>
  </w:num>
  <w:num w:numId="21">
    <w:abstractNumId w:val="4"/>
  </w:num>
  <w:num w:numId="22">
    <w:abstractNumId w:val="33"/>
  </w:num>
  <w:num w:numId="23">
    <w:abstractNumId w:val="19"/>
  </w:num>
  <w:num w:numId="24">
    <w:abstractNumId w:val="32"/>
  </w:num>
  <w:num w:numId="25">
    <w:abstractNumId w:val="16"/>
  </w:num>
  <w:num w:numId="26">
    <w:abstractNumId w:val="24"/>
  </w:num>
  <w:num w:numId="27">
    <w:abstractNumId w:val="0"/>
  </w:num>
  <w:num w:numId="28">
    <w:abstractNumId w:val="37"/>
  </w:num>
  <w:num w:numId="29">
    <w:abstractNumId w:val="5"/>
  </w:num>
  <w:num w:numId="30">
    <w:abstractNumId w:val="26"/>
  </w:num>
  <w:num w:numId="31">
    <w:abstractNumId w:val="21"/>
  </w:num>
  <w:num w:numId="32">
    <w:abstractNumId w:val="17"/>
  </w:num>
  <w:num w:numId="33">
    <w:abstractNumId w:val="23"/>
  </w:num>
  <w:num w:numId="34">
    <w:abstractNumId w:val="7"/>
  </w:num>
  <w:num w:numId="35">
    <w:abstractNumId w:val="30"/>
  </w:num>
  <w:num w:numId="36">
    <w:abstractNumId w:val="35"/>
  </w:num>
  <w:num w:numId="3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8"/>
  </w:num>
  <w:num w:numId="39">
    <w:abstractNumId w:val="29"/>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thony.Davidson">
    <w15:presenceInfo w15:providerId="AD" w15:userId="S-1-5-21-1202660629-602609370-725345543-101364"/>
  </w15:person>
  <w15:person w15:author="Richard Duncan">
    <w15:presenceInfo w15:providerId="Windows Live" w15:userId="7137c5407c4b01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ExNjU2MzG0MDUxMDVQ0lEKTi0uzszPAykwsagFACeS6qstAAAA"/>
  </w:docVars>
  <w:rsids>
    <w:rsidRoot w:val="009270C1"/>
    <w:rsid w:val="0000175E"/>
    <w:rsid w:val="00001BEF"/>
    <w:rsid w:val="000025A2"/>
    <w:rsid w:val="0000335D"/>
    <w:rsid w:val="00003EE3"/>
    <w:rsid w:val="00004951"/>
    <w:rsid w:val="000102D8"/>
    <w:rsid w:val="0001040D"/>
    <w:rsid w:val="00010E89"/>
    <w:rsid w:val="00012BAD"/>
    <w:rsid w:val="00014089"/>
    <w:rsid w:val="00014290"/>
    <w:rsid w:val="00014E22"/>
    <w:rsid w:val="00020D3B"/>
    <w:rsid w:val="000259EF"/>
    <w:rsid w:val="00026152"/>
    <w:rsid w:val="00027B84"/>
    <w:rsid w:val="00030248"/>
    <w:rsid w:val="0003110A"/>
    <w:rsid w:val="00031977"/>
    <w:rsid w:val="0003199B"/>
    <w:rsid w:val="00031CD9"/>
    <w:rsid w:val="00031E24"/>
    <w:rsid w:val="000320B4"/>
    <w:rsid w:val="00032139"/>
    <w:rsid w:val="00032259"/>
    <w:rsid w:val="000346CC"/>
    <w:rsid w:val="000353A3"/>
    <w:rsid w:val="00036C94"/>
    <w:rsid w:val="000402BB"/>
    <w:rsid w:val="0004067A"/>
    <w:rsid w:val="0004151D"/>
    <w:rsid w:val="000433F3"/>
    <w:rsid w:val="00043E45"/>
    <w:rsid w:val="00044678"/>
    <w:rsid w:val="00044A14"/>
    <w:rsid w:val="00044E72"/>
    <w:rsid w:val="00046D44"/>
    <w:rsid w:val="00046D8C"/>
    <w:rsid w:val="0004717A"/>
    <w:rsid w:val="00047C72"/>
    <w:rsid w:val="00052841"/>
    <w:rsid w:val="000529C6"/>
    <w:rsid w:val="00053C83"/>
    <w:rsid w:val="00056254"/>
    <w:rsid w:val="00056359"/>
    <w:rsid w:val="0005665A"/>
    <w:rsid w:val="00057A1B"/>
    <w:rsid w:val="00060443"/>
    <w:rsid w:val="00060BA7"/>
    <w:rsid w:val="00060DD2"/>
    <w:rsid w:val="00061991"/>
    <w:rsid w:val="00063DA5"/>
    <w:rsid w:val="00065D75"/>
    <w:rsid w:val="000709CE"/>
    <w:rsid w:val="00071525"/>
    <w:rsid w:val="0007232B"/>
    <w:rsid w:val="00072D19"/>
    <w:rsid w:val="00073727"/>
    <w:rsid w:val="000753E9"/>
    <w:rsid w:val="00077195"/>
    <w:rsid w:val="00081A05"/>
    <w:rsid w:val="00083FCD"/>
    <w:rsid w:val="0008723B"/>
    <w:rsid w:val="00087D07"/>
    <w:rsid w:val="0009066F"/>
    <w:rsid w:val="000912A9"/>
    <w:rsid w:val="00092B12"/>
    <w:rsid w:val="00093A41"/>
    <w:rsid w:val="00093B22"/>
    <w:rsid w:val="0009421F"/>
    <w:rsid w:val="000A0AB6"/>
    <w:rsid w:val="000A1FB9"/>
    <w:rsid w:val="000A2572"/>
    <w:rsid w:val="000A7AB0"/>
    <w:rsid w:val="000B0222"/>
    <w:rsid w:val="000B0B92"/>
    <w:rsid w:val="000B2CF2"/>
    <w:rsid w:val="000B477E"/>
    <w:rsid w:val="000B58B1"/>
    <w:rsid w:val="000B681E"/>
    <w:rsid w:val="000C01FC"/>
    <w:rsid w:val="000C16C9"/>
    <w:rsid w:val="000C38CB"/>
    <w:rsid w:val="000D02FB"/>
    <w:rsid w:val="000D0D0A"/>
    <w:rsid w:val="000D10C2"/>
    <w:rsid w:val="000D528D"/>
    <w:rsid w:val="000D5F2D"/>
    <w:rsid w:val="000D68C6"/>
    <w:rsid w:val="000D7727"/>
    <w:rsid w:val="000D7C7D"/>
    <w:rsid w:val="000E07BE"/>
    <w:rsid w:val="000E215F"/>
    <w:rsid w:val="000E221F"/>
    <w:rsid w:val="000E2DE3"/>
    <w:rsid w:val="000E3214"/>
    <w:rsid w:val="000E7414"/>
    <w:rsid w:val="000F006F"/>
    <w:rsid w:val="000F0EFB"/>
    <w:rsid w:val="000F2AB1"/>
    <w:rsid w:val="000F2CF0"/>
    <w:rsid w:val="000F5DD0"/>
    <w:rsid w:val="000F75F2"/>
    <w:rsid w:val="000F7FE5"/>
    <w:rsid w:val="00110848"/>
    <w:rsid w:val="00112DE4"/>
    <w:rsid w:val="00114152"/>
    <w:rsid w:val="0011436A"/>
    <w:rsid w:val="001146E1"/>
    <w:rsid w:val="00114ACD"/>
    <w:rsid w:val="00114F28"/>
    <w:rsid w:val="00115160"/>
    <w:rsid w:val="001153E6"/>
    <w:rsid w:val="001168B4"/>
    <w:rsid w:val="0012007C"/>
    <w:rsid w:val="00120589"/>
    <w:rsid w:val="00120D7E"/>
    <w:rsid w:val="00121016"/>
    <w:rsid w:val="00121A49"/>
    <w:rsid w:val="001220F7"/>
    <w:rsid w:val="00122131"/>
    <w:rsid w:val="001239C1"/>
    <w:rsid w:val="00123AC1"/>
    <w:rsid w:val="001246B3"/>
    <w:rsid w:val="001248CE"/>
    <w:rsid w:val="00125318"/>
    <w:rsid w:val="001311DA"/>
    <w:rsid w:val="00132F0A"/>
    <w:rsid w:val="0013339C"/>
    <w:rsid w:val="001372A4"/>
    <w:rsid w:val="00141D42"/>
    <w:rsid w:val="00143B8C"/>
    <w:rsid w:val="00143C44"/>
    <w:rsid w:val="0014491F"/>
    <w:rsid w:val="00145341"/>
    <w:rsid w:val="0014534E"/>
    <w:rsid w:val="001463AF"/>
    <w:rsid w:val="00147723"/>
    <w:rsid w:val="001479F1"/>
    <w:rsid w:val="001500C7"/>
    <w:rsid w:val="001509BA"/>
    <w:rsid w:val="00152F83"/>
    <w:rsid w:val="001541E0"/>
    <w:rsid w:val="00154B68"/>
    <w:rsid w:val="001557BC"/>
    <w:rsid w:val="00156CD5"/>
    <w:rsid w:val="0015787D"/>
    <w:rsid w:val="00163724"/>
    <w:rsid w:val="00163C11"/>
    <w:rsid w:val="00164703"/>
    <w:rsid w:val="00170156"/>
    <w:rsid w:val="001724A9"/>
    <w:rsid w:val="00172773"/>
    <w:rsid w:val="001736B7"/>
    <w:rsid w:val="00174CD0"/>
    <w:rsid w:val="00180B74"/>
    <w:rsid w:val="001827D2"/>
    <w:rsid w:val="00182882"/>
    <w:rsid w:val="00185127"/>
    <w:rsid w:val="00185D63"/>
    <w:rsid w:val="00190DE3"/>
    <w:rsid w:val="0019164F"/>
    <w:rsid w:val="00191B38"/>
    <w:rsid w:val="00191EB1"/>
    <w:rsid w:val="00192BEC"/>
    <w:rsid w:val="001939AD"/>
    <w:rsid w:val="00194130"/>
    <w:rsid w:val="0019537D"/>
    <w:rsid w:val="0019598E"/>
    <w:rsid w:val="00195B46"/>
    <w:rsid w:val="001A131E"/>
    <w:rsid w:val="001A3D0A"/>
    <w:rsid w:val="001A69A2"/>
    <w:rsid w:val="001A7054"/>
    <w:rsid w:val="001A72A1"/>
    <w:rsid w:val="001B0E55"/>
    <w:rsid w:val="001B5238"/>
    <w:rsid w:val="001B5408"/>
    <w:rsid w:val="001B6D5B"/>
    <w:rsid w:val="001B6DB4"/>
    <w:rsid w:val="001B735D"/>
    <w:rsid w:val="001B7580"/>
    <w:rsid w:val="001C6C4D"/>
    <w:rsid w:val="001C6D0A"/>
    <w:rsid w:val="001C75BB"/>
    <w:rsid w:val="001C769F"/>
    <w:rsid w:val="001C7AD5"/>
    <w:rsid w:val="001D006E"/>
    <w:rsid w:val="001D20F6"/>
    <w:rsid w:val="001D261E"/>
    <w:rsid w:val="001D3E46"/>
    <w:rsid w:val="001D4274"/>
    <w:rsid w:val="001D512D"/>
    <w:rsid w:val="001D543A"/>
    <w:rsid w:val="001D6BAA"/>
    <w:rsid w:val="001E2AFE"/>
    <w:rsid w:val="001E2B12"/>
    <w:rsid w:val="001E3240"/>
    <w:rsid w:val="001E602B"/>
    <w:rsid w:val="001E6799"/>
    <w:rsid w:val="001E7BBC"/>
    <w:rsid w:val="001F1307"/>
    <w:rsid w:val="001F388E"/>
    <w:rsid w:val="001F3CD2"/>
    <w:rsid w:val="00200E05"/>
    <w:rsid w:val="00200F84"/>
    <w:rsid w:val="00202AD0"/>
    <w:rsid w:val="002036BB"/>
    <w:rsid w:val="00203C94"/>
    <w:rsid w:val="00203FEB"/>
    <w:rsid w:val="002054DE"/>
    <w:rsid w:val="002064E6"/>
    <w:rsid w:val="00207A97"/>
    <w:rsid w:val="00207E35"/>
    <w:rsid w:val="002106D6"/>
    <w:rsid w:val="002127CA"/>
    <w:rsid w:val="002134CC"/>
    <w:rsid w:val="00213829"/>
    <w:rsid w:val="00214648"/>
    <w:rsid w:val="00220D36"/>
    <w:rsid w:val="0022151B"/>
    <w:rsid w:val="002235B8"/>
    <w:rsid w:val="00225603"/>
    <w:rsid w:val="00225B72"/>
    <w:rsid w:val="00227010"/>
    <w:rsid w:val="002310D3"/>
    <w:rsid w:val="00233D92"/>
    <w:rsid w:val="002349AD"/>
    <w:rsid w:val="00235871"/>
    <w:rsid w:val="00236E13"/>
    <w:rsid w:val="00237237"/>
    <w:rsid w:val="00242ED6"/>
    <w:rsid w:val="002434D0"/>
    <w:rsid w:val="00243BFE"/>
    <w:rsid w:val="0024488F"/>
    <w:rsid w:val="00246C76"/>
    <w:rsid w:val="00246D39"/>
    <w:rsid w:val="00253CE9"/>
    <w:rsid w:val="002541A4"/>
    <w:rsid w:val="0025482A"/>
    <w:rsid w:val="002559CE"/>
    <w:rsid w:val="00257957"/>
    <w:rsid w:val="002601A8"/>
    <w:rsid w:val="0026090F"/>
    <w:rsid w:val="00260F59"/>
    <w:rsid w:val="0026168C"/>
    <w:rsid w:val="00262058"/>
    <w:rsid w:val="00262B95"/>
    <w:rsid w:val="00262F77"/>
    <w:rsid w:val="002655C2"/>
    <w:rsid w:val="00265FFF"/>
    <w:rsid w:val="00266377"/>
    <w:rsid w:val="0026752B"/>
    <w:rsid w:val="00270DD7"/>
    <w:rsid w:val="00272627"/>
    <w:rsid w:val="0027476E"/>
    <w:rsid w:val="002759F1"/>
    <w:rsid w:val="00277813"/>
    <w:rsid w:val="002816F1"/>
    <w:rsid w:val="00281CC7"/>
    <w:rsid w:val="002822B0"/>
    <w:rsid w:val="002828A2"/>
    <w:rsid w:val="00283CD2"/>
    <w:rsid w:val="00284146"/>
    <w:rsid w:val="00287462"/>
    <w:rsid w:val="002927FA"/>
    <w:rsid w:val="00292AF1"/>
    <w:rsid w:val="00292B3D"/>
    <w:rsid w:val="002944F4"/>
    <w:rsid w:val="002948FA"/>
    <w:rsid w:val="00294A71"/>
    <w:rsid w:val="00294E1C"/>
    <w:rsid w:val="00295EAC"/>
    <w:rsid w:val="002970E0"/>
    <w:rsid w:val="002976FD"/>
    <w:rsid w:val="002977F4"/>
    <w:rsid w:val="002A0DE0"/>
    <w:rsid w:val="002A4E7D"/>
    <w:rsid w:val="002A5054"/>
    <w:rsid w:val="002A66DE"/>
    <w:rsid w:val="002A75D4"/>
    <w:rsid w:val="002B1A39"/>
    <w:rsid w:val="002B3BD7"/>
    <w:rsid w:val="002B4B3D"/>
    <w:rsid w:val="002B70DA"/>
    <w:rsid w:val="002C3D45"/>
    <w:rsid w:val="002C3EBF"/>
    <w:rsid w:val="002C4820"/>
    <w:rsid w:val="002C4C09"/>
    <w:rsid w:val="002C6881"/>
    <w:rsid w:val="002C7B52"/>
    <w:rsid w:val="002D35C0"/>
    <w:rsid w:val="002D370B"/>
    <w:rsid w:val="002E01DC"/>
    <w:rsid w:val="002E1BB4"/>
    <w:rsid w:val="002E48A5"/>
    <w:rsid w:val="002E48B0"/>
    <w:rsid w:val="002E5458"/>
    <w:rsid w:val="002E64C2"/>
    <w:rsid w:val="002E6FE9"/>
    <w:rsid w:val="002E78BB"/>
    <w:rsid w:val="002F054E"/>
    <w:rsid w:val="002F1EDE"/>
    <w:rsid w:val="002F2BB5"/>
    <w:rsid w:val="002F4A92"/>
    <w:rsid w:val="00300327"/>
    <w:rsid w:val="00303707"/>
    <w:rsid w:val="00304D77"/>
    <w:rsid w:val="0030551F"/>
    <w:rsid w:val="003078B4"/>
    <w:rsid w:val="00311550"/>
    <w:rsid w:val="00311D32"/>
    <w:rsid w:val="0031277B"/>
    <w:rsid w:val="003128B5"/>
    <w:rsid w:val="003135D5"/>
    <w:rsid w:val="00313DCB"/>
    <w:rsid w:val="00313F50"/>
    <w:rsid w:val="003221E7"/>
    <w:rsid w:val="003259A6"/>
    <w:rsid w:val="00325BDF"/>
    <w:rsid w:val="00325C8D"/>
    <w:rsid w:val="0032694F"/>
    <w:rsid w:val="00326B5E"/>
    <w:rsid w:val="00327453"/>
    <w:rsid w:val="00330A6E"/>
    <w:rsid w:val="00330AA0"/>
    <w:rsid w:val="00332990"/>
    <w:rsid w:val="0033528E"/>
    <w:rsid w:val="00335690"/>
    <w:rsid w:val="00336409"/>
    <w:rsid w:val="00337CCA"/>
    <w:rsid w:val="00337D4E"/>
    <w:rsid w:val="003412E7"/>
    <w:rsid w:val="00341301"/>
    <w:rsid w:val="0034258F"/>
    <w:rsid w:val="0034380A"/>
    <w:rsid w:val="00344FE4"/>
    <w:rsid w:val="00351632"/>
    <w:rsid w:val="00353120"/>
    <w:rsid w:val="00354970"/>
    <w:rsid w:val="00354AAD"/>
    <w:rsid w:val="00354CF1"/>
    <w:rsid w:val="0035683C"/>
    <w:rsid w:val="003606A5"/>
    <w:rsid w:val="0036196F"/>
    <w:rsid w:val="00361A90"/>
    <w:rsid w:val="00364E4F"/>
    <w:rsid w:val="00365026"/>
    <w:rsid w:val="00367308"/>
    <w:rsid w:val="0037039E"/>
    <w:rsid w:val="00373037"/>
    <w:rsid w:val="00374278"/>
    <w:rsid w:val="00377481"/>
    <w:rsid w:val="003800FA"/>
    <w:rsid w:val="0038072C"/>
    <w:rsid w:val="00381B67"/>
    <w:rsid w:val="00383891"/>
    <w:rsid w:val="00384159"/>
    <w:rsid w:val="0038447B"/>
    <w:rsid w:val="003858B7"/>
    <w:rsid w:val="00385A5F"/>
    <w:rsid w:val="00387A41"/>
    <w:rsid w:val="0039148B"/>
    <w:rsid w:val="00391794"/>
    <w:rsid w:val="00394356"/>
    <w:rsid w:val="00396855"/>
    <w:rsid w:val="00397BEC"/>
    <w:rsid w:val="00397C23"/>
    <w:rsid w:val="00397F76"/>
    <w:rsid w:val="003A0B97"/>
    <w:rsid w:val="003A0FF4"/>
    <w:rsid w:val="003A19C0"/>
    <w:rsid w:val="003A1F0D"/>
    <w:rsid w:val="003A20E7"/>
    <w:rsid w:val="003A21C1"/>
    <w:rsid w:val="003A4739"/>
    <w:rsid w:val="003A4D8D"/>
    <w:rsid w:val="003A4FBC"/>
    <w:rsid w:val="003A5AC1"/>
    <w:rsid w:val="003A6862"/>
    <w:rsid w:val="003A712F"/>
    <w:rsid w:val="003B0111"/>
    <w:rsid w:val="003B016B"/>
    <w:rsid w:val="003B0412"/>
    <w:rsid w:val="003B0670"/>
    <w:rsid w:val="003B0770"/>
    <w:rsid w:val="003B12DC"/>
    <w:rsid w:val="003B1C2F"/>
    <w:rsid w:val="003B2655"/>
    <w:rsid w:val="003B7511"/>
    <w:rsid w:val="003C02A5"/>
    <w:rsid w:val="003C111A"/>
    <w:rsid w:val="003C2867"/>
    <w:rsid w:val="003C35AE"/>
    <w:rsid w:val="003C412E"/>
    <w:rsid w:val="003C43D5"/>
    <w:rsid w:val="003C46A4"/>
    <w:rsid w:val="003C4959"/>
    <w:rsid w:val="003C4DF3"/>
    <w:rsid w:val="003C4FE4"/>
    <w:rsid w:val="003C5535"/>
    <w:rsid w:val="003C6AA8"/>
    <w:rsid w:val="003C782A"/>
    <w:rsid w:val="003C7F98"/>
    <w:rsid w:val="003D1492"/>
    <w:rsid w:val="003D2779"/>
    <w:rsid w:val="003D3033"/>
    <w:rsid w:val="003D4905"/>
    <w:rsid w:val="003D4E14"/>
    <w:rsid w:val="003D5241"/>
    <w:rsid w:val="003D5B23"/>
    <w:rsid w:val="003D6846"/>
    <w:rsid w:val="003E07BE"/>
    <w:rsid w:val="003E09F6"/>
    <w:rsid w:val="003E140E"/>
    <w:rsid w:val="003E1961"/>
    <w:rsid w:val="003E1A15"/>
    <w:rsid w:val="003E3402"/>
    <w:rsid w:val="003E3554"/>
    <w:rsid w:val="003E3987"/>
    <w:rsid w:val="003E6AEC"/>
    <w:rsid w:val="003F0635"/>
    <w:rsid w:val="003F0B87"/>
    <w:rsid w:val="003F19EA"/>
    <w:rsid w:val="003F1DAF"/>
    <w:rsid w:val="003F4845"/>
    <w:rsid w:val="003F500E"/>
    <w:rsid w:val="003F50B4"/>
    <w:rsid w:val="003F5FD0"/>
    <w:rsid w:val="003F6392"/>
    <w:rsid w:val="003F6681"/>
    <w:rsid w:val="003F769F"/>
    <w:rsid w:val="00400C56"/>
    <w:rsid w:val="004020F3"/>
    <w:rsid w:val="00402197"/>
    <w:rsid w:val="00402479"/>
    <w:rsid w:val="00405FAC"/>
    <w:rsid w:val="004100A5"/>
    <w:rsid w:val="00410B9C"/>
    <w:rsid w:val="00412431"/>
    <w:rsid w:val="0041345D"/>
    <w:rsid w:val="0041733E"/>
    <w:rsid w:val="00417E8B"/>
    <w:rsid w:val="0042019D"/>
    <w:rsid w:val="00420B52"/>
    <w:rsid w:val="0042132A"/>
    <w:rsid w:val="00423511"/>
    <w:rsid w:val="0042581A"/>
    <w:rsid w:val="0042668F"/>
    <w:rsid w:val="0042726C"/>
    <w:rsid w:val="00427B31"/>
    <w:rsid w:val="00427CD4"/>
    <w:rsid w:val="0043037D"/>
    <w:rsid w:val="00430411"/>
    <w:rsid w:val="0043083F"/>
    <w:rsid w:val="00433818"/>
    <w:rsid w:val="00433C89"/>
    <w:rsid w:val="00437648"/>
    <w:rsid w:val="004379AE"/>
    <w:rsid w:val="004408F5"/>
    <w:rsid w:val="00440BE8"/>
    <w:rsid w:val="00441F75"/>
    <w:rsid w:val="004446AA"/>
    <w:rsid w:val="004450AB"/>
    <w:rsid w:val="00445FD2"/>
    <w:rsid w:val="00456D51"/>
    <w:rsid w:val="004578A3"/>
    <w:rsid w:val="00457FF4"/>
    <w:rsid w:val="004605DE"/>
    <w:rsid w:val="0046067D"/>
    <w:rsid w:val="00460A0D"/>
    <w:rsid w:val="00460AC1"/>
    <w:rsid w:val="0046328A"/>
    <w:rsid w:val="004637C0"/>
    <w:rsid w:val="00463830"/>
    <w:rsid w:val="004640A8"/>
    <w:rsid w:val="004649C3"/>
    <w:rsid w:val="00465348"/>
    <w:rsid w:val="00465DBF"/>
    <w:rsid w:val="00466F52"/>
    <w:rsid w:val="0046779C"/>
    <w:rsid w:val="00470ECB"/>
    <w:rsid w:val="00471F49"/>
    <w:rsid w:val="004738FC"/>
    <w:rsid w:val="0047456A"/>
    <w:rsid w:val="0047501E"/>
    <w:rsid w:val="00476A76"/>
    <w:rsid w:val="004831DE"/>
    <w:rsid w:val="004871DD"/>
    <w:rsid w:val="00487FEA"/>
    <w:rsid w:val="00490409"/>
    <w:rsid w:val="00491442"/>
    <w:rsid w:val="004914B8"/>
    <w:rsid w:val="00491688"/>
    <w:rsid w:val="00491CDF"/>
    <w:rsid w:val="004927AC"/>
    <w:rsid w:val="00492B26"/>
    <w:rsid w:val="00492B8E"/>
    <w:rsid w:val="004934FE"/>
    <w:rsid w:val="00493615"/>
    <w:rsid w:val="00494B08"/>
    <w:rsid w:val="00495909"/>
    <w:rsid w:val="00495B40"/>
    <w:rsid w:val="004A1CE3"/>
    <w:rsid w:val="004A1F4D"/>
    <w:rsid w:val="004A2280"/>
    <w:rsid w:val="004A301B"/>
    <w:rsid w:val="004A3A02"/>
    <w:rsid w:val="004A6E5F"/>
    <w:rsid w:val="004A6F53"/>
    <w:rsid w:val="004B0163"/>
    <w:rsid w:val="004B0AA9"/>
    <w:rsid w:val="004B1E36"/>
    <w:rsid w:val="004B3CBF"/>
    <w:rsid w:val="004B4ACD"/>
    <w:rsid w:val="004B593D"/>
    <w:rsid w:val="004B5EEB"/>
    <w:rsid w:val="004B6B55"/>
    <w:rsid w:val="004B700B"/>
    <w:rsid w:val="004B7117"/>
    <w:rsid w:val="004B715D"/>
    <w:rsid w:val="004B7F95"/>
    <w:rsid w:val="004C0925"/>
    <w:rsid w:val="004C0AF2"/>
    <w:rsid w:val="004C1EB5"/>
    <w:rsid w:val="004C2118"/>
    <w:rsid w:val="004C2F56"/>
    <w:rsid w:val="004C5109"/>
    <w:rsid w:val="004C621D"/>
    <w:rsid w:val="004D04A9"/>
    <w:rsid w:val="004D13FC"/>
    <w:rsid w:val="004D5184"/>
    <w:rsid w:val="004E0388"/>
    <w:rsid w:val="004E32E5"/>
    <w:rsid w:val="004E5CD6"/>
    <w:rsid w:val="004F05C8"/>
    <w:rsid w:val="004F0C4C"/>
    <w:rsid w:val="004F2198"/>
    <w:rsid w:val="004F4880"/>
    <w:rsid w:val="004F5E19"/>
    <w:rsid w:val="004F641C"/>
    <w:rsid w:val="004F6530"/>
    <w:rsid w:val="005020C1"/>
    <w:rsid w:val="00503E34"/>
    <w:rsid w:val="0050420E"/>
    <w:rsid w:val="00504597"/>
    <w:rsid w:val="005049B0"/>
    <w:rsid w:val="00505E4D"/>
    <w:rsid w:val="0051152D"/>
    <w:rsid w:val="00511E09"/>
    <w:rsid w:val="005122BE"/>
    <w:rsid w:val="00512975"/>
    <w:rsid w:val="005131EC"/>
    <w:rsid w:val="00513B71"/>
    <w:rsid w:val="00515941"/>
    <w:rsid w:val="00515FBB"/>
    <w:rsid w:val="005202EC"/>
    <w:rsid w:val="00523597"/>
    <w:rsid w:val="00524B25"/>
    <w:rsid w:val="005260AB"/>
    <w:rsid w:val="005264D1"/>
    <w:rsid w:val="0052696D"/>
    <w:rsid w:val="00530705"/>
    <w:rsid w:val="0053248F"/>
    <w:rsid w:val="00532501"/>
    <w:rsid w:val="00535286"/>
    <w:rsid w:val="00535E85"/>
    <w:rsid w:val="00536C34"/>
    <w:rsid w:val="00537C31"/>
    <w:rsid w:val="005404C9"/>
    <w:rsid w:val="005410AD"/>
    <w:rsid w:val="00541201"/>
    <w:rsid w:val="00541E34"/>
    <w:rsid w:val="005423D5"/>
    <w:rsid w:val="00545914"/>
    <w:rsid w:val="00546AB4"/>
    <w:rsid w:val="00546D52"/>
    <w:rsid w:val="00546F81"/>
    <w:rsid w:val="005475B9"/>
    <w:rsid w:val="00550AD5"/>
    <w:rsid w:val="00550F16"/>
    <w:rsid w:val="005518D8"/>
    <w:rsid w:val="00552996"/>
    <w:rsid w:val="005572D7"/>
    <w:rsid w:val="0055763A"/>
    <w:rsid w:val="005605B6"/>
    <w:rsid w:val="0056143B"/>
    <w:rsid w:val="00561700"/>
    <w:rsid w:val="0056299F"/>
    <w:rsid w:val="00562F99"/>
    <w:rsid w:val="0056327A"/>
    <w:rsid w:val="0056460A"/>
    <w:rsid w:val="00567787"/>
    <w:rsid w:val="00570784"/>
    <w:rsid w:val="005716C1"/>
    <w:rsid w:val="00571E39"/>
    <w:rsid w:val="00572325"/>
    <w:rsid w:val="00573BE4"/>
    <w:rsid w:val="0057584A"/>
    <w:rsid w:val="00577767"/>
    <w:rsid w:val="00577CE4"/>
    <w:rsid w:val="00582F1B"/>
    <w:rsid w:val="00583F7A"/>
    <w:rsid w:val="00590C1B"/>
    <w:rsid w:val="00591073"/>
    <w:rsid w:val="005922AB"/>
    <w:rsid w:val="00592315"/>
    <w:rsid w:val="0059470B"/>
    <w:rsid w:val="005A06B2"/>
    <w:rsid w:val="005A06C2"/>
    <w:rsid w:val="005A0DC1"/>
    <w:rsid w:val="005A1BC1"/>
    <w:rsid w:val="005A1BED"/>
    <w:rsid w:val="005A383A"/>
    <w:rsid w:val="005A4F10"/>
    <w:rsid w:val="005A5CB4"/>
    <w:rsid w:val="005A5DD5"/>
    <w:rsid w:val="005A68C8"/>
    <w:rsid w:val="005B13B2"/>
    <w:rsid w:val="005B2213"/>
    <w:rsid w:val="005B297A"/>
    <w:rsid w:val="005B42E1"/>
    <w:rsid w:val="005B5E27"/>
    <w:rsid w:val="005B7D49"/>
    <w:rsid w:val="005C08FD"/>
    <w:rsid w:val="005C183D"/>
    <w:rsid w:val="005C2D57"/>
    <w:rsid w:val="005C3EE3"/>
    <w:rsid w:val="005C734A"/>
    <w:rsid w:val="005C7DD0"/>
    <w:rsid w:val="005C7F58"/>
    <w:rsid w:val="005D3C5F"/>
    <w:rsid w:val="005D5213"/>
    <w:rsid w:val="005D5FB7"/>
    <w:rsid w:val="005D7877"/>
    <w:rsid w:val="005D7D8D"/>
    <w:rsid w:val="005E2796"/>
    <w:rsid w:val="005E27E0"/>
    <w:rsid w:val="005E3473"/>
    <w:rsid w:val="005E3778"/>
    <w:rsid w:val="005E3CDF"/>
    <w:rsid w:val="005E5118"/>
    <w:rsid w:val="005E6C7C"/>
    <w:rsid w:val="005E7E5A"/>
    <w:rsid w:val="005F08AD"/>
    <w:rsid w:val="005F08C0"/>
    <w:rsid w:val="005F4AA8"/>
    <w:rsid w:val="005F5484"/>
    <w:rsid w:val="005F6752"/>
    <w:rsid w:val="005F7796"/>
    <w:rsid w:val="005F78CC"/>
    <w:rsid w:val="006007D0"/>
    <w:rsid w:val="00600CF6"/>
    <w:rsid w:val="006045D1"/>
    <w:rsid w:val="0060533E"/>
    <w:rsid w:val="006065E5"/>
    <w:rsid w:val="00606A18"/>
    <w:rsid w:val="0061075E"/>
    <w:rsid w:val="006126F5"/>
    <w:rsid w:val="006133A1"/>
    <w:rsid w:val="00614A51"/>
    <w:rsid w:val="00615F9F"/>
    <w:rsid w:val="00616FA5"/>
    <w:rsid w:val="00621702"/>
    <w:rsid w:val="00621BDF"/>
    <w:rsid w:val="00621C35"/>
    <w:rsid w:val="0062268B"/>
    <w:rsid w:val="006233DE"/>
    <w:rsid w:val="00624964"/>
    <w:rsid w:val="00624CC1"/>
    <w:rsid w:val="00625E22"/>
    <w:rsid w:val="00626108"/>
    <w:rsid w:val="006271C1"/>
    <w:rsid w:val="006308D8"/>
    <w:rsid w:val="006310D4"/>
    <w:rsid w:val="0063319B"/>
    <w:rsid w:val="0063460A"/>
    <w:rsid w:val="006456CA"/>
    <w:rsid w:val="00647F73"/>
    <w:rsid w:val="0065047B"/>
    <w:rsid w:val="00650812"/>
    <w:rsid w:val="00650EC3"/>
    <w:rsid w:val="00651E6E"/>
    <w:rsid w:val="00652D4E"/>
    <w:rsid w:val="006530AB"/>
    <w:rsid w:val="00653953"/>
    <w:rsid w:val="006542E7"/>
    <w:rsid w:val="006604ED"/>
    <w:rsid w:val="00662686"/>
    <w:rsid w:val="00663786"/>
    <w:rsid w:val="00664EAB"/>
    <w:rsid w:val="0066795E"/>
    <w:rsid w:val="0067077E"/>
    <w:rsid w:val="0067454C"/>
    <w:rsid w:val="00676B58"/>
    <w:rsid w:val="00677F6A"/>
    <w:rsid w:val="006806F2"/>
    <w:rsid w:val="006811AC"/>
    <w:rsid w:val="00681DB3"/>
    <w:rsid w:val="006830BD"/>
    <w:rsid w:val="00683182"/>
    <w:rsid w:val="00683582"/>
    <w:rsid w:val="006855BF"/>
    <w:rsid w:val="00685D8F"/>
    <w:rsid w:val="00686310"/>
    <w:rsid w:val="0068769F"/>
    <w:rsid w:val="00687BA2"/>
    <w:rsid w:val="00690034"/>
    <w:rsid w:val="006902C3"/>
    <w:rsid w:val="00693220"/>
    <w:rsid w:val="0069514A"/>
    <w:rsid w:val="00695BFC"/>
    <w:rsid w:val="00696E57"/>
    <w:rsid w:val="0069752A"/>
    <w:rsid w:val="00697777"/>
    <w:rsid w:val="006978F5"/>
    <w:rsid w:val="006A0095"/>
    <w:rsid w:val="006A0AE6"/>
    <w:rsid w:val="006A1A11"/>
    <w:rsid w:val="006A1FFD"/>
    <w:rsid w:val="006A237A"/>
    <w:rsid w:val="006A50DB"/>
    <w:rsid w:val="006A52C6"/>
    <w:rsid w:val="006A5E67"/>
    <w:rsid w:val="006A6C8E"/>
    <w:rsid w:val="006B2D46"/>
    <w:rsid w:val="006B5E98"/>
    <w:rsid w:val="006B5F1B"/>
    <w:rsid w:val="006B62AB"/>
    <w:rsid w:val="006B668E"/>
    <w:rsid w:val="006B7498"/>
    <w:rsid w:val="006B7518"/>
    <w:rsid w:val="006B766D"/>
    <w:rsid w:val="006B7872"/>
    <w:rsid w:val="006B7E85"/>
    <w:rsid w:val="006C15A0"/>
    <w:rsid w:val="006C4D37"/>
    <w:rsid w:val="006C4E9D"/>
    <w:rsid w:val="006D1873"/>
    <w:rsid w:val="006D45F5"/>
    <w:rsid w:val="006D47E1"/>
    <w:rsid w:val="006D5A3D"/>
    <w:rsid w:val="006D671A"/>
    <w:rsid w:val="006E0A32"/>
    <w:rsid w:val="006E355F"/>
    <w:rsid w:val="006E3FCC"/>
    <w:rsid w:val="006E48F7"/>
    <w:rsid w:val="006E4BDD"/>
    <w:rsid w:val="006E6132"/>
    <w:rsid w:val="006E77E2"/>
    <w:rsid w:val="006E79E6"/>
    <w:rsid w:val="006E7DD3"/>
    <w:rsid w:val="006E7F33"/>
    <w:rsid w:val="006F0161"/>
    <w:rsid w:val="006F181A"/>
    <w:rsid w:val="006F19F9"/>
    <w:rsid w:val="006F3A12"/>
    <w:rsid w:val="006F3BAF"/>
    <w:rsid w:val="006F4009"/>
    <w:rsid w:val="006F4140"/>
    <w:rsid w:val="006F42F0"/>
    <w:rsid w:val="006F6569"/>
    <w:rsid w:val="006F684E"/>
    <w:rsid w:val="006F7B37"/>
    <w:rsid w:val="006F7D88"/>
    <w:rsid w:val="00701874"/>
    <w:rsid w:val="0070270B"/>
    <w:rsid w:val="00703111"/>
    <w:rsid w:val="00704C62"/>
    <w:rsid w:val="00704FD0"/>
    <w:rsid w:val="00705FD5"/>
    <w:rsid w:val="007062FB"/>
    <w:rsid w:val="00706511"/>
    <w:rsid w:val="007068CE"/>
    <w:rsid w:val="00706A72"/>
    <w:rsid w:val="00707AEF"/>
    <w:rsid w:val="00713333"/>
    <w:rsid w:val="00713344"/>
    <w:rsid w:val="00713F58"/>
    <w:rsid w:val="007143EA"/>
    <w:rsid w:val="00714A2D"/>
    <w:rsid w:val="00714A57"/>
    <w:rsid w:val="00714C72"/>
    <w:rsid w:val="00714E29"/>
    <w:rsid w:val="00715AA4"/>
    <w:rsid w:val="00720632"/>
    <w:rsid w:val="00721559"/>
    <w:rsid w:val="00722061"/>
    <w:rsid w:val="00723D0E"/>
    <w:rsid w:val="00726C68"/>
    <w:rsid w:val="00727165"/>
    <w:rsid w:val="00730218"/>
    <w:rsid w:val="0073024C"/>
    <w:rsid w:val="007302A5"/>
    <w:rsid w:val="00732E8D"/>
    <w:rsid w:val="0073313D"/>
    <w:rsid w:val="00734095"/>
    <w:rsid w:val="0073764E"/>
    <w:rsid w:val="00737FE2"/>
    <w:rsid w:val="00740067"/>
    <w:rsid w:val="007409E2"/>
    <w:rsid w:val="00741261"/>
    <w:rsid w:val="00744511"/>
    <w:rsid w:val="007449F6"/>
    <w:rsid w:val="00753230"/>
    <w:rsid w:val="00753396"/>
    <w:rsid w:val="007541B4"/>
    <w:rsid w:val="0075553A"/>
    <w:rsid w:val="00755862"/>
    <w:rsid w:val="0075600E"/>
    <w:rsid w:val="00760F36"/>
    <w:rsid w:val="00761065"/>
    <w:rsid w:val="00761991"/>
    <w:rsid w:val="00761A1F"/>
    <w:rsid w:val="00762D33"/>
    <w:rsid w:val="0076386F"/>
    <w:rsid w:val="00763923"/>
    <w:rsid w:val="00764139"/>
    <w:rsid w:val="00764F3E"/>
    <w:rsid w:val="00766D0A"/>
    <w:rsid w:val="00770FD2"/>
    <w:rsid w:val="00771655"/>
    <w:rsid w:val="00771B61"/>
    <w:rsid w:val="007720D6"/>
    <w:rsid w:val="00772365"/>
    <w:rsid w:val="007733EC"/>
    <w:rsid w:val="00774F5E"/>
    <w:rsid w:val="007776E2"/>
    <w:rsid w:val="00777FDD"/>
    <w:rsid w:val="007801E5"/>
    <w:rsid w:val="0078161C"/>
    <w:rsid w:val="00783226"/>
    <w:rsid w:val="0078540F"/>
    <w:rsid w:val="00787970"/>
    <w:rsid w:val="00790558"/>
    <w:rsid w:val="007907B7"/>
    <w:rsid w:val="007925D0"/>
    <w:rsid w:val="00794E54"/>
    <w:rsid w:val="00795B2A"/>
    <w:rsid w:val="00797045"/>
    <w:rsid w:val="007A07FA"/>
    <w:rsid w:val="007A0FC7"/>
    <w:rsid w:val="007A1531"/>
    <w:rsid w:val="007A1BAE"/>
    <w:rsid w:val="007A263E"/>
    <w:rsid w:val="007A2A51"/>
    <w:rsid w:val="007A2E1E"/>
    <w:rsid w:val="007A3EF9"/>
    <w:rsid w:val="007A4B4F"/>
    <w:rsid w:val="007A6203"/>
    <w:rsid w:val="007A67A7"/>
    <w:rsid w:val="007A6A14"/>
    <w:rsid w:val="007A6B76"/>
    <w:rsid w:val="007A7F29"/>
    <w:rsid w:val="007B1EA0"/>
    <w:rsid w:val="007B22F5"/>
    <w:rsid w:val="007B57FC"/>
    <w:rsid w:val="007C2D1C"/>
    <w:rsid w:val="007C343A"/>
    <w:rsid w:val="007C3666"/>
    <w:rsid w:val="007C4F35"/>
    <w:rsid w:val="007C5E04"/>
    <w:rsid w:val="007D21CD"/>
    <w:rsid w:val="007D270B"/>
    <w:rsid w:val="007D3371"/>
    <w:rsid w:val="007D426F"/>
    <w:rsid w:val="007D444F"/>
    <w:rsid w:val="007D44F3"/>
    <w:rsid w:val="007D4AB4"/>
    <w:rsid w:val="007D5DCF"/>
    <w:rsid w:val="007E4C53"/>
    <w:rsid w:val="007E4F44"/>
    <w:rsid w:val="007E547C"/>
    <w:rsid w:val="007F0878"/>
    <w:rsid w:val="007F2B25"/>
    <w:rsid w:val="007F3E40"/>
    <w:rsid w:val="007F3FD6"/>
    <w:rsid w:val="007F598A"/>
    <w:rsid w:val="007F6F44"/>
    <w:rsid w:val="007F73D1"/>
    <w:rsid w:val="007F74A7"/>
    <w:rsid w:val="007F7B5A"/>
    <w:rsid w:val="00802CA8"/>
    <w:rsid w:val="00804058"/>
    <w:rsid w:val="00806E53"/>
    <w:rsid w:val="008137F0"/>
    <w:rsid w:val="00814846"/>
    <w:rsid w:val="00820C1C"/>
    <w:rsid w:val="0082198D"/>
    <w:rsid w:val="00821B30"/>
    <w:rsid w:val="00823164"/>
    <w:rsid w:val="008251C2"/>
    <w:rsid w:val="0082601E"/>
    <w:rsid w:val="00826587"/>
    <w:rsid w:val="00826956"/>
    <w:rsid w:val="00827332"/>
    <w:rsid w:val="00830653"/>
    <w:rsid w:val="00832826"/>
    <w:rsid w:val="0083327A"/>
    <w:rsid w:val="0084004B"/>
    <w:rsid w:val="00840E72"/>
    <w:rsid w:val="00841F82"/>
    <w:rsid w:val="00842B9D"/>
    <w:rsid w:val="00843118"/>
    <w:rsid w:val="00845663"/>
    <w:rsid w:val="00846AEC"/>
    <w:rsid w:val="00847E4E"/>
    <w:rsid w:val="00851110"/>
    <w:rsid w:val="00852778"/>
    <w:rsid w:val="0085622D"/>
    <w:rsid w:val="00856BA7"/>
    <w:rsid w:val="00860B14"/>
    <w:rsid w:val="00860F61"/>
    <w:rsid w:val="0086133F"/>
    <w:rsid w:val="00861707"/>
    <w:rsid w:val="00864216"/>
    <w:rsid w:val="008647EC"/>
    <w:rsid w:val="00864B7F"/>
    <w:rsid w:val="00865F6E"/>
    <w:rsid w:val="0086663E"/>
    <w:rsid w:val="00867429"/>
    <w:rsid w:val="00873477"/>
    <w:rsid w:val="0087608F"/>
    <w:rsid w:val="008764B0"/>
    <w:rsid w:val="00877091"/>
    <w:rsid w:val="00881E00"/>
    <w:rsid w:val="0088355C"/>
    <w:rsid w:val="00883A25"/>
    <w:rsid w:val="00886D35"/>
    <w:rsid w:val="00887F7D"/>
    <w:rsid w:val="00887FD0"/>
    <w:rsid w:val="00891164"/>
    <w:rsid w:val="00891B58"/>
    <w:rsid w:val="00892ADC"/>
    <w:rsid w:val="008932DA"/>
    <w:rsid w:val="00893369"/>
    <w:rsid w:val="00893946"/>
    <w:rsid w:val="00893B74"/>
    <w:rsid w:val="00894C19"/>
    <w:rsid w:val="00894C27"/>
    <w:rsid w:val="00894E76"/>
    <w:rsid w:val="0089570E"/>
    <w:rsid w:val="00896EB5"/>
    <w:rsid w:val="00897A9D"/>
    <w:rsid w:val="00897F5E"/>
    <w:rsid w:val="008A0D64"/>
    <w:rsid w:val="008A2AB0"/>
    <w:rsid w:val="008A4779"/>
    <w:rsid w:val="008A50C3"/>
    <w:rsid w:val="008A5BCD"/>
    <w:rsid w:val="008A637A"/>
    <w:rsid w:val="008A70BA"/>
    <w:rsid w:val="008B0C06"/>
    <w:rsid w:val="008B13A0"/>
    <w:rsid w:val="008B251C"/>
    <w:rsid w:val="008B2A47"/>
    <w:rsid w:val="008B2B56"/>
    <w:rsid w:val="008B2C41"/>
    <w:rsid w:val="008B324A"/>
    <w:rsid w:val="008B5447"/>
    <w:rsid w:val="008B5497"/>
    <w:rsid w:val="008B560A"/>
    <w:rsid w:val="008B581C"/>
    <w:rsid w:val="008B5D75"/>
    <w:rsid w:val="008B60FA"/>
    <w:rsid w:val="008C074C"/>
    <w:rsid w:val="008C1119"/>
    <w:rsid w:val="008C193F"/>
    <w:rsid w:val="008C1A10"/>
    <w:rsid w:val="008C4442"/>
    <w:rsid w:val="008C5919"/>
    <w:rsid w:val="008C61F9"/>
    <w:rsid w:val="008C7931"/>
    <w:rsid w:val="008D1641"/>
    <w:rsid w:val="008D261C"/>
    <w:rsid w:val="008D33C7"/>
    <w:rsid w:val="008D35F5"/>
    <w:rsid w:val="008D3B20"/>
    <w:rsid w:val="008D4969"/>
    <w:rsid w:val="008D519D"/>
    <w:rsid w:val="008D622B"/>
    <w:rsid w:val="008D6CE3"/>
    <w:rsid w:val="008E09FB"/>
    <w:rsid w:val="008E2803"/>
    <w:rsid w:val="008E4A29"/>
    <w:rsid w:val="008E622A"/>
    <w:rsid w:val="008E6E29"/>
    <w:rsid w:val="008E72C4"/>
    <w:rsid w:val="008F0C05"/>
    <w:rsid w:val="008F1312"/>
    <w:rsid w:val="008F2E13"/>
    <w:rsid w:val="008F38EC"/>
    <w:rsid w:val="008F3E3B"/>
    <w:rsid w:val="008F6A5A"/>
    <w:rsid w:val="008F6B2F"/>
    <w:rsid w:val="00900A7E"/>
    <w:rsid w:val="00900B83"/>
    <w:rsid w:val="009010AB"/>
    <w:rsid w:val="00901214"/>
    <w:rsid w:val="009018EE"/>
    <w:rsid w:val="00904BC2"/>
    <w:rsid w:val="00905D8D"/>
    <w:rsid w:val="00906D74"/>
    <w:rsid w:val="009070D1"/>
    <w:rsid w:val="009129D5"/>
    <w:rsid w:val="00913090"/>
    <w:rsid w:val="00914E86"/>
    <w:rsid w:val="009150ED"/>
    <w:rsid w:val="00915231"/>
    <w:rsid w:val="009201E5"/>
    <w:rsid w:val="00920F7B"/>
    <w:rsid w:val="00921A29"/>
    <w:rsid w:val="00923934"/>
    <w:rsid w:val="00926928"/>
    <w:rsid w:val="009270C1"/>
    <w:rsid w:val="009308CB"/>
    <w:rsid w:val="00931FC3"/>
    <w:rsid w:val="00932315"/>
    <w:rsid w:val="00933279"/>
    <w:rsid w:val="00934346"/>
    <w:rsid w:val="009344FB"/>
    <w:rsid w:val="00934745"/>
    <w:rsid w:val="009352C6"/>
    <w:rsid w:val="00935DCC"/>
    <w:rsid w:val="009365A7"/>
    <w:rsid w:val="00936A9F"/>
    <w:rsid w:val="009418A8"/>
    <w:rsid w:val="00942C38"/>
    <w:rsid w:val="00942F92"/>
    <w:rsid w:val="00943813"/>
    <w:rsid w:val="00944B5D"/>
    <w:rsid w:val="009456E4"/>
    <w:rsid w:val="00945E08"/>
    <w:rsid w:val="00946157"/>
    <w:rsid w:val="0094715A"/>
    <w:rsid w:val="009478C8"/>
    <w:rsid w:val="00952F7A"/>
    <w:rsid w:val="00953C22"/>
    <w:rsid w:val="0095453B"/>
    <w:rsid w:val="00954A92"/>
    <w:rsid w:val="00954F59"/>
    <w:rsid w:val="0095524E"/>
    <w:rsid w:val="00955C5F"/>
    <w:rsid w:val="00956352"/>
    <w:rsid w:val="0095740C"/>
    <w:rsid w:val="00960106"/>
    <w:rsid w:val="00960E22"/>
    <w:rsid w:val="00961DDF"/>
    <w:rsid w:val="009631D3"/>
    <w:rsid w:val="009635DD"/>
    <w:rsid w:val="00963BC4"/>
    <w:rsid w:val="00965177"/>
    <w:rsid w:val="009657AC"/>
    <w:rsid w:val="00966280"/>
    <w:rsid w:val="00966A98"/>
    <w:rsid w:val="00967A11"/>
    <w:rsid w:val="00970251"/>
    <w:rsid w:val="0097055D"/>
    <w:rsid w:val="00971614"/>
    <w:rsid w:val="00972FD8"/>
    <w:rsid w:val="00973AED"/>
    <w:rsid w:val="009742F4"/>
    <w:rsid w:val="00974406"/>
    <w:rsid w:val="00974751"/>
    <w:rsid w:val="00975DBC"/>
    <w:rsid w:val="00976147"/>
    <w:rsid w:val="00976602"/>
    <w:rsid w:val="009772BA"/>
    <w:rsid w:val="00981F24"/>
    <w:rsid w:val="00982217"/>
    <w:rsid w:val="00982610"/>
    <w:rsid w:val="00983984"/>
    <w:rsid w:val="0098526D"/>
    <w:rsid w:val="00986682"/>
    <w:rsid w:val="00986FB9"/>
    <w:rsid w:val="0099055A"/>
    <w:rsid w:val="0099250C"/>
    <w:rsid w:val="00993C06"/>
    <w:rsid w:val="00996BD9"/>
    <w:rsid w:val="00996F2F"/>
    <w:rsid w:val="009A277B"/>
    <w:rsid w:val="009A62EF"/>
    <w:rsid w:val="009B20FB"/>
    <w:rsid w:val="009B2DEF"/>
    <w:rsid w:val="009B6A88"/>
    <w:rsid w:val="009C3F5E"/>
    <w:rsid w:val="009C49D4"/>
    <w:rsid w:val="009C7DA4"/>
    <w:rsid w:val="009D0D7B"/>
    <w:rsid w:val="009D2C09"/>
    <w:rsid w:val="009D2EC8"/>
    <w:rsid w:val="009D4249"/>
    <w:rsid w:val="009D6DA4"/>
    <w:rsid w:val="009E03E4"/>
    <w:rsid w:val="009E0DF5"/>
    <w:rsid w:val="009E2104"/>
    <w:rsid w:val="009E2288"/>
    <w:rsid w:val="009E2A41"/>
    <w:rsid w:val="009E32B3"/>
    <w:rsid w:val="009F0FFB"/>
    <w:rsid w:val="009F3EFB"/>
    <w:rsid w:val="009F4801"/>
    <w:rsid w:val="009F500D"/>
    <w:rsid w:val="009F621D"/>
    <w:rsid w:val="009F65E7"/>
    <w:rsid w:val="009F759C"/>
    <w:rsid w:val="00A00610"/>
    <w:rsid w:val="00A008A7"/>
    <w:rsid w:val="00A00F7A"/>
    <w:rsid w:val="00A03801"/>
    <w:rsid w:val="00A05049"/>
    <w:rsid w:val="00A07062"/>
    <w:rsid w:val="00A07D9B"/>
    <w:rsid w:val="00A11BE0"/>
    <w:rsid w:val="00A12116"/>
    <w:rsid w:val="00A13A7E"/>
    <w:rsid w:val="00A148D3"/>
    <w:rsid w:val="00A164B7"/>
    <w:rsid w:val="00A16B4C"/>
    <w:rsid w:val="00A17C4D"/>
    <w:rsid w:val="00A2027E"/>
    <w:rsid w:val="00A2284B"/>
    <w:rsid w:val="00A22D4F"/>
    <w:rsid w:val="00A23B22"/>
    <w:rsid w:val="00A23E35"/>
    <w:rsid w:val="00A25167"/>
    <w:rsid w:val="00A267E2"/>
    <w:rsid w:val="00A27A67"/>
    <w:rsid w:val="00A27AEA"/>
    <w:rsid w:val="00A3052C"/>
    <w:rsid w:val="00A30995"/>
    <w:rsid w:val="00A313A1"/>
    <w:rsid w:val="00A33754"/>
    <w:rsid w:val="00A33921"/>
    <w:rsid w:val="00A33AA6"/>
    <w:rsid w:val="00A366E6"/>
    <w:rsid w:val="00A36E9F"/>
    <w:rsid w:val="00A42867"/>
    <w:rsid w:val="00A42E09"/>
    <w:rsid w:val="00A43F6A"/>
    <w:rsid w:val="00A4554A"/>
    <w:rsid w:val="00A45756"/>
    <w:rsid w:val="00A50A63"/>
    <w:rsid w:val="00A514C4"/>
    <w:rsid w:val="00A5373B"/>
    <w:rsid w:val="00A53EA9"/>
    <w:rsid w:val="00A61EBB"/>
    <w:rsid w:val="00A61F03"/>
    <w:rsid w:val="00A62FD3"/>
    <w:rsid w:val="00A6321D"/>
    <w:rsid w:val="00A63459"/>
    <w:rsid w:val="00A661AB"/>
    <w:rsid w:val="00A66776"/>
    <w:rsid w:val="00A66FEC"/>
    <w:rsid w:val="00A67EEA"/>
    <w:rsid w:val="00A67FC6"/>
    <w:rsid w:val="00A718A7"/>
    <w:rsid w:val="00A73653"/>
    <w:rsid w:val="00A751BF"/>
    <w:rsid w:val="00A76958"/>
    <w:rsid w:val="00A81288"/>
    <w:rsid w:val="00A81505"/>
    <w:rsid w:val="00A8364D"/>
    <w:rsid w:val="00A84C8B"/>
    <w:rsid w:val="00A8679B"/>
    <w:rsid w:val="00A87119"/>
    <w:rsid w:val="00A920FA"/>
    <w:rsid w:val="00A925C8"/>
    <w:rsid w:val="00A929BC"/>
    <w:rsid w:val="00A92B54"/>
    <w:rsid w:val="00A9447D"/>
    <w:rsid w:val="00A95B1A"/>
    <w:rsid w:val="00A97D56"/>
    <w:rsid w:val="00AA025D"/>
    <w:rsid w:val="00AA0449"/>
    <w:rsid w:val="00AA2E95"/>
    <w:rsid w:val="00AA52B3"/>
    <w:rsid w:val="00AB0839"/>
    <w:rsid w:val="00AB1770"/>
    <w:rsid w:val="00AB21C9"/>
    <w:rsid w:val="00AB2E20"/>
    <w:rsid w:val="00AB3176"/>
    <w:rsid w:val="00AB3310"/>
    <w:rsid w:val="00AB44B0"/>
    <w:rsid w:val="00AB4D14"/>
    <w:rsid w:val="00AB59E9"/>
    <w:rsid w:val="00AC0088"/>
    <w:rsid w:val="00AC199F"/>
    <w:rsid w:val="00AC1F95"/>
    <w:rsid w:val="00AC3E47"/>
    <w:rsid w:val="00AC4C6F"/>
    <w:rsid w:val="00AC6939"/>
    <w:rsid w:val="00AD3A16"/>
    <w:rsid w:val="00AD6FC6"/>
    <w:rsid w:val="00AD71FA"/>
    <w:rsid w:val="00AE07EC"/>
    <w:rsid w:val="00AE0E6A"/>
    <w:rsid w:val="00AE1A0F"/>
    <w:rsid w:val="00AE2149"/>
    <w:rsid w:val="00AE29A8"/>
    <w:rsid w:val="00AE3595"/>
    <w:rsid w:val="00AE4273"/>
    <w:rsid w:val="00AE42EE"/>
    <w:rsid w:val="00AE4A25"/>
    <w:rsid w:val="00AE5086"/>
    <w:rsid w:val="00AE63C9"/>
    <w:rsid w:val="00AE66DC"/>
    <w:rsid w:val="00AE6C9A"/>
    <w:rsid w:val="00AE750C"/>
    <w:rsid w:val="00AE7AF0"/>
    <w:rsid w:val="00AE7B99"/>
    <w:rsid w:val="00AE7DB9"/>
    <w:rsid w:val="00AF0F8F"/>
    <w:rsid w:val="00AF12BE"/>
    <w:rsid w:val="00AF312C"/>
    <w:rsid w:val="00AF40CB"/>
    <w:rsid w:val="00AF4435"/>
    <w:rsid w:val="00AF533C"/>
    <w:rsid w:val="00AF6884"/>
    <w:rsid w:val="00AF7A3F"/>
    <w:rsid w:val="00B007ED"/>
    <w:rsid w:val="00B01D71"/>
    <w:rsid w:val="00B03211"/>
    <w:rsid w:val="00B03E02"/>
    <w:rsid w:val="00B0497D"/>
    <w:rsid w:val="00B04EB9"/>
    <w:rsid w:val="00B05648"/>
    <w:rsid w:val="00B06B7B"/>
    <w:rsid w:val="00B06FEC"/>
    <w:rsid w:val="00B104BA"/>
    <w:rsid w:val="00B115FF"/>
    <w:rsid w:val="00B12B78"/>
    <w:rsid w:val="00B14F41"/>
    <w:rsid w:val="00B17B7C"/>
    <w:rsid w:val="00B20FBC"/>
    <w:rsid w:val="00B240F0"/>
    <w:rsid w:val="00B24ADF"/>
    <w:rsid w:val="00B257A6"/>
    <w:rsid w:val="00B26B7C"/>
    <w:rsid w:val="00B26C20"/>
    <w:rsid w:val="00B27032"/>
    <w:rsid w:val="00B2751A"/>
    <w:rsid w:val="00B277F9"/>
    <w:rsid w:val="00B304A5"/>
    <w:rsid w:val="00B32A7C"/>
    <w:rsid w:val="00B3393B"/>
    <w:rsid w:val="00B33FBF"/>
    <w:rsid w:val="00B35400"/>
    <w:rsid w:val="00B35DA5"/>
    <w:rsid w:val="00B363CF"/>
    <w:rsid w:val="00B407CD"/>
    <w:rsid w:val="00B40F6E"/>
    <w:rsid w:val="00B42CA4"/>
    <w:rsid w:val="00B431CA"/>
    <w:rsid w:val="00B44160"/>
    <w:rsid w:val="00B448D2"/>
    <w:rsid w:val="00B45165"/>
    <w:rsid w:val="00B45DA6"/>
    <w:rsid w:val="00B4644A"/>
    <w:rsid w:val="00B4781E"/>
    <w:rsid w:val="00B5167A"/>
    <w:rsid w:val="00B5290F"/>
    <w:rsid w:val="00B54186"/>
    <w:rsid w:val="00B54D72"/>
    <w:rsid w:val="00B56CA8"/>
    <w:rsid w:val="00B56EEF"/>
    <w:rsid w:val="00B57854"/>
    <w:rsid w:val="00B62FA1"/>
    <w:rsid w:val="00B63338"/>
    <w:rsid w:val="00B63766"/>
    <w:rsid w:val="00B63830"/>
    <w:rsid w:val="00B63B82"/>
    <w:rsid w:val="00B63CA6"/>
    <w:rsid w:val="00B65B6B"/>
    <w:rsid w:val="00B66669"/>
    <w:rsid w:val="00B7076D"/>
    <w:rsid w:val="00B71EFD"/>
    <w:rsid w:val="00B73A2D"/>
    <w:rsid w:val="00B751AF"/>
    <w:rsid w:val="00B7558D"/>
    <w:rsid w:val="00B81F33"/>
    <w:rsid w:val="00B8306B"/>
    <w:rsid w:val="00B84D99"/>
    <w:rsid w:val="00B84E7C"/>
    <w:rsid w:val="00B85076"/>
    <w:rsid w:val="00B85CDE"/>
    <w:rsid w:val="00B87175"/>
    <w:rsid w:val="00B87295"/>
    <w:rsid w:val="00B87E56"/>
    <w:rsid w:val="00B93363"/>
    <w:rsid w:val="00B93578"/>
    <w:rsid w:val="00B94B92"/>
    <w:rsid w:val="00B951C3"/>
    <w:rsid w:val="00B97157"/>
    <w:rsid w:val="00BA0619"/>
    <w:rsid w:val="00BA069D"/>
    <w:rsid w:val="00BA0D3A"/>
    <w:rsid w:val="00BA13D2"/>
    <w:rsid w:val="00BA345C"/>
    <w:rsid w:val="00BA5250"/>
    <w:rsid w:val="00BA55F1"/>
    <w:rsid w:val="00BA5A89"/>
    <w:rsid w:val="00BA5B62"/>
    <w:rsid w:val="00BA7D54"/>
    <w:rsid w:val="00BB560B"/>
    <w:rsid w:val="00BB65C5"/>
    <w:rsid w:val="00BB7747"/>
    <w:rsid w:val="00BC0659"/>
    <w:rsid w:val="00BC0C3F"/>
    <w:rsid w:val="00BC0EC2"/>
    <w:rsid w:val="00BC29F6"/>
    <w:rsid w:val="00BC2A12"/>
    <w:rsid w:val="00BC2B80"/>
    <w:rsid w:val="00BC3068"/>
    <w:rsid w:val="00BC3A6E"/>
    <w:rsid w:val="00BC5315"/>
    <w:rsid w:val="00BC7633"/>
    <w:rsid w:val="00BD0790"/>
    <w:rsid w:val="00BD0DD3"/>
    <w:rsid w:val="00BD4EF6"/>
    <w:rsid w:val="00BD6777"/>
    <w:rsid w:val="00BD6936"/>
    <w:rsid w:val="00BD6949"/>
    <w:rsid w:val="00BD6CB9"/>
    <w:rsid w:val="00BD6EB0"/>
    <w:rsid w:val="00BE08DF"/>
    <w:rsid w:val="00BE1451"/>
    <w:rsid w:val="00BE23F4"/>
    <w:rsid w:val="00BE29A6"/>
    <w:rsid w:val="00BE3B52"/>
    <w:rsid w:val="00BE46F0"/>
    <w:rsid w:val="00BE52B9"/>
    <w:rsid w:val="00BE78F6"/>
    <w:rsid w:val="00BF45E0"/>
    <w:rsid w:val="00BF4820"/>
    <w:rsid w:val="00BF5F2B"/>
    <w:rsid w:val="00C00719"/>
    <w:rsid w:val="00C00B0C"/>
    <w:rsid w:val="00C0212C"/>
    <w:rsid w:val="00C02550"/>
    <w:rsid w:val="00C03357"/>
    <w:rsid w:val="00C0783A"/>
    <w:rsid w:val="00C07E67"/>
    <w:rsid w:val="00C11756"/>
    <w:rsid w:val="00C12DC6"/>
    <w:rsid w:val="00C13B1C"/>
    <w:rsid w:val="00C148D8"/>
    <w:rsid w:val="00C15E60"/>
    <w:rsid w:val="00C16AF9"/>
    <w:rsid w:val="00C16B01"/>
    <w:rsid w:val="00C22174"/>
    <w:rsid w:val="00C2434C"/>
    <w:rsid w:val="00C2545F"/>
    <w:rsid w:val="00C27991"/>
    <w:rsid w:val="00C30FF0"/>
    <w:rsid w:val="00C3113D"/>
    <w:rsid w:val="00C327E2"/>
    <w:rsid w:val="00C32AEB"/>
    <w:rsid w:val="00C339CA"/>
    <w:rsid w:val="00C33A74"/>
    <w:rsid w:val="00C33ECC"/>
    <w:rsid w:val="00C34D6D"/>
    <w:rsid w:val="00C35700"/>
    <w:rsid w:val="00C36989"/>
    <w:rsid w:val="00C37643"/>
    <w:rsid w:val="00C37742"/>
    <w:rsid w:val="00C37A7C"/>
    <w:rsid w:val="00C407DB"/>
    <w:rsid w:val="00C40BA1"/>
    <w:rsid w:val="00C415D1"/>
    <w:rsid w:val="00C41A02"/>
    <w:rsid w:val="00C430E2"/>
    <w:rsid w:val="00C4500E"/>
    <w:rsid w:val="00C451E5"/>
    <w:rsid w:val="00C45A7F"/>
    <w:rsid w:val="00C4606C"/>
    <w:rsid w:val="00C4618E"/>
    <w:rsid w:val="00C47B05"/>
    <w:rsid w:val="00C47B11"/>
    <w:rsid w:val="00C50D25"/>
    <w:rsid w:val="00C51D94"/>
    <w:rsid w:val="00C51D9A"/>
    <w:rsid w:val="00C51E63"/>
    <w:rsid w:val="00C52D49"/>
    <w:rsid w:val="00C53AD2"/>
    <w:rsid w:val="00C53FCD"/>
    <w:rsid w:val="00C53FCF"/>
    <w:rsid w:val="00C54CA6"/>
    <w:rsid w:val="00C5542F"/>
    <w:rsid w:val="00C55AD1"/>
    <w:rsid w:val="00C55BBF"/>
    <w:rsid w:val="00C57D78"/>
    <w:rsid w:val="00C61C5D"/>
    <w:rsid w:val="00C6274E"/>
    <w:rsid w:val="00C629F5"/>
    <w:rsid w:val="00C63168"/>
    <w:rsid w:val="00C65F5F"/>
    <w:rsid w:val="00C660B7"/>
    <w:rsid w:val="00C66217"/>
    <w:rsid w:val="00C70CFF"/>
    <w:rsid w:val="00C7162C"/>
    <w:rsid w:val="00C73E7F"/>
    <w:rsid w:val="00C746AA"/>
    <w:rsid w:val="00C7529D"/>
    <w:rsid w:val="00C75E95"/>
    <w:rsid w:val="00C764E6"/>
    <w:rsid w:val="00C76A67"/>
    <w:rsid w:val="00C77264"/>
    <w:rsid w:val="00C77B8D"/>
    <w:rsid w:val="00C80477"/>
    <w:rsid w:val="00C814CB"/>
    <w:rsid w:val="00C82139"/>
    <w:rsid w:val="00C8312E"/>
    <w:rsid w:val="00C841B5"/>
    <w:rsid w:val="00C855C0"/>
    <w:rsid w:val="00C86522"/>
    <w:rsid w:val="00C87033"/>
    <w:rsid w:val="00C87920"/>
    <w:rsid w:val="00C90C46"/>
    <w:rsid w:val="00C9198C"/>
    <w:rsid w:val="00C946E5"/>
    <w:rsid w:val="00C94E0E"/>
    <w:rsid w:val="00C94E22"/>
    <w:rsid w:val="00C94E85"/>
    <w:rsid w:val="00C95657"/>
    <w:rsid w:val="00C95FD7"/>
    <w:rsid w:val="00C960B6"/>
    <w:rsid w:val="00C9780D"/>
    <w:rsid w:val="00CA2722"/>
    <w:rsid w:val="00CA640E"/>
    <w:rsid w:val="00CA78D8"/>
    <w:rsid w:val="00CB1700"/>
    <w:rsid w:val="00CB250C"/>
    <w:rsid w:val="00CB4041"/>
    <w:rsid w:val="00CB5B97"/>
    <w:rsid w:val="00CB5F17"/>
    <w:rsid w:val="00CB6F3C"/>
    <w:rsid w:val="00CB73F7"/>
    <w:rsid w:val="00CC008F"/>
    <w:rsid w:val="00CC0444"/>
    <w:rsid w:val="00CC052C"/>
    <w:rsid w:val="00CC1B71"/>
    <w:rsid w:val="00CC35C4"/>
    <w:rsid w:val="00CC3AE4"/>
    <w:rsid w:val="00CC52E1"/>
    <w:rsid w:val="00CD25CF"/>
    <w:rsid w:val="00CD407F"/>
    <w:rsid w:val="00CD415F"/>
    <w:rsid w:val="00CD45B6"/>
    <w:rsid w:val="00CD4B4B"/>
    <w:rsid w:val="00CD7B21"/>
    <w:rsid w:val="00CE0374"/>
    <w:rsid w:val="00CE04E6"/>
    <w:rsid w:val="00CE13EB"/>
    <w:rsid w:val="00CE19CF"/>
    <w:rsid w:val="00CE6F5A"/>
    <w:rsid w:val="00CF26EC"/>
    <w:rsid w:val="00CF3C3E"/>
    <w:rsid w:val="00CF44B9"/>
    <w:rsid w:val="00D0085E"/>
    <w:rsid w:val="00D00D00"/>
    <w:rsid w:val="00D01084"/>
    <w:rsid w:val="00D037E9"/>
    <w:rsid w:val="00D05543"/>
    <w:rsid w:val="00D0593F"/>
    <w:rsid w:val="00D11445"/>
    <w:rsid w:val="00D11F77"/>
    <w:rsid w:val="00D12D94"/>
    <w:rsid w:val="00D13286"/>
    <w:rsid w:val="00D14140"/>
    <w:rsid w:val="00D1429D"/>
    <w:rsid w:val="00D16386"/>
    <w:rsid w:val="00D16CB5"/>
    <w:rsid w:val="00D170AB"/>
    <w:rsid w:val="00D20B19"/>
    <w:rsid w:val="00D22435"/>
    <w:rsid w:val="00D2253A"/>
    <w:rsid w:val="00D234BC"/>
    <w:rsid w:val="00D24496"/>
    <w:rsid w:val="00D24B75"/>
    <w:rsid w:val="00D27160"/>
    <w:rsid w:val="00D32644"/>
    <w:rsid w:val="00D33142"/>
    <w:rsid w:val="00D33657"/>
    <w:rsid w:val="00D339C9"/>
    <w:rsid w:val="00D35246"/>
    <w:rsid w:val="00D35FDF"/>
    <w:rsid w:val="00D36922"/>
    <w:rsid w:val="00D378C4"/>
    <w:rsid w:val="00D37FFC"/>
    <w:rsid w:val="00D40396"/>
    <w:rsid w:val="00D40909"/>
    <w:rsid w:val="00D416E8"/>
    <w:rsid w:val="00D4548A"/>
    <w:rsid w:val="00D4639C"/>
    <w:rsid w:val="00D47275"/>
    <w:rsid w:val="00D50835"/>
    <w:rsid w:val="00D51E65"/>
    <w:rsid w:val="00D52AA2"/>
    <w:rsid w:val="00D52BD3"/>
    <w:rsid w:val="00D534B5"/>
    <w:rsid w:val="00D548C9"/>
    <w:rsid w:val="00D54E03"/>
    <w:rsid w:val="00D555C2"/>
    <w:rsid w:val="00D55E10"/>
    <w:rsid w:val="00D575D6"/>
    <w:rsid w:val="00D61C2E"/>
    <w:rsid w:val="00D6226D"/>
    <w:rsid w:val="00D635D5"/>
    <w:rsid w:val="00D65301"/>
    <w:rsid w:val="00D655BC"/>
    <w:rsid w:val="00D71571"/>
    <w:rsid w:val="00D7175D"/>
    <w:rsid w:val="00D7472E"/>
    <w:rsid w:val="00D74AD0"/>
    <w:rsid w:val="00D75ADC"/>
    <w:rsid w:val="00D760BE"/>
    <w:rsid w:val="00D7664B"/>
    <w:rsid w:val="00D77241"/>
    <w:rsid w:val="00D773AA"/>
    <w:rsid w:val="00D77E11"/>
    <w:rsid w:val="00D77FD0"/>
    <w:rsid w:val="00D80DE3"/>
    <w:rsid w:val="00D81956"/>
    <w:rsid w:val="00D85589"/>
    <w:rsid w:val="00D87A46"/>
    <w:rsid w:val="00D95CEC"/>
    <w:rsid w:val="00D962D8"/>
    <w:rsid w:val="00DA1C42"/>
    <w:rsid w:val="00DA2D1C"/>
    <w:rsid w:val="00DA3789"/>
    <w:rsid w:val="00DA4F3E"/>
    <w:rsid w:val="00DA5DE1"/>
    <w:rsid w:val="00DA6258"/>
    <w:rsid w:val="00DA66EB"/>
    <w:rsid w:val="00DA6C69"/>
    <w:rsid w:val="00DA78DB"/>
    <w:rsid w:val="00DB2905"/>
    <w:rsid w:val="00DB2F0C"/>
    <w:rsid w:val="00DB3C19"/>
    <w:rsid w:val="00DB543A"/>
    <w:rsid w:val="00DC1450"/>
    <w:rsid w:val="00DC5459"/>
    <w:rsid w:val="00DC58CD"/>
    <w:rsid w:val="00DC58F5"/>
    <w:rsid w:val="00DC60E5"/>
    <w:rsid w:val="00DC6C10"/>
    <w:rsid w:val="00DC7B5E"/>
    <w:rsid w:val="00DC7F76"/>
    <w:rsid w:val="00DD1032"/>
    <w:rsid w:val="00DD3CB7"/>
    <w:rsid w:val="00DD72B5"/>
    <w:rsid w:val="00DE17B4"/>
    <w:rsid w:val="00DE2771"/>
    <w:rsid w:val="00DE3F36"/>
    <w:rsid w:val="00DF00B4"/>
    <w:rsid w:val="00DF2DD4"/>
    <w:rsid w:val="00DF32AE"/>
    <w:rsid w:val="00DF3634"/>
    <w:rsid w:val="00DF3CF1"/>
    <w:rsid w:val="00DF4643"/>
    <w:rsid w:val="00DF58CC"/>
    <w:rsid w:val="00DF5DDB"/>
    <w:rsid w:val="00DF7EE4"/>
    <w:rsid w:val="00E00FD7"/>
    <w:rsid w:val="00E0251C"/>
    <w:rsid w:val="00E0628C"/>
    <w:rsid w:val="00E067AC"/>
    <w:rsid w:val="00E11E9E"/>
    <w:rsid w:val="00E129EF"/>
    <w:rsid w:val="00E12A85"/>
    <w:rsid w:val="00E133F6"/>
    <w:rsid w:val="00E13C92"/>
    <w:rsid w:val="00E14C62"/>
    <w:rsid w:val="00E2010E"/>
    <w:rsid w:val="00E210C9"/>
    <w:rsid w:val="00E2537B"/>
    <w:rsid w:val="00E31659"/>
    <w:rsid w:val="00E34633"/>
    <w:rsid w:val="00E36935"/>
    <w:rsid w:val="00E36CC2"/>
    <w:rsid w:val="00E408C9"/>
    <w:rsid w:val="00E41978"/>
    <w:rsid w:val="00E41984"/>
    <w:rsid w:val="00E41FA2"/>
    <w:rsid w:val="00E432F7"/>
    <w:rsid w:val="00E43506"/>
    <w:rsid w:val="00E436C5"/>
    <w:rsid w:val="00E43D36"/>
    <w:rsid w:val="00E44A28"/>
    <w:rsid w:val="00E45429"/>
    <w:rsid w:val="00E45B06"/>
    <w:rsid w:val="00E4741B"/>
    <w:rsid w:val="00E47DE9"/>
    <w:rsid w:val="00E51432"/>
    <w:rsid w:val="00E514C7"/>
    <w:rsid w:val="00E522D0"/>
    <w:rsid w:val="00E52A31"/>
    <w:rsid w:val="00E539E3"/>
    <w:rsid w:val="00E542AA"/>
    <w:rsid w:val="00E54449"/>
    <w:rsid w:val="00E563DF"/>
    <w:rsid w:val="00E57A6D"/>
    <w:rsid w:val="00E62F04"/>
    <w:rsid w:val="00E65654"/>
    <w:rsid w:val="00E657EA"/>
    <w:rsid w:val="00E66163"/>
    <w:rsid w:val="00E66888"/>
    <w:rsid w:val="00E72141"/>
    <w:rsid w:val="00E72752"/>
    <w:rsid w:val="00E76440"/>
    <w:rsid w:val="00E82E2B"/>
    <w:rsid w:val="00E83EAB"/>
    <w:rsid w:val="00E840B0"/>
    <w:rsid w:val="00E8509F"/>
    <w:rsid w:val="00E86EB4"/>
    <w:rsid w:val="00E87A07"/>
    <w:rsid w:val="00E900AF"/>
    <w:rsid w:val="00E90237"/>
    <w:rsid w:val="00E92A7B"/>
    <w:rsid w:val="00E94038"/>
    <w:rsid w:val="00EA1B6D"/>
    <w:rsid w:val="00EA2D2C"/>
    <w:rsid w:val="00EA2E82"/>
    <w:rsid w:val="00EA51A2"/>
    <w:rsid w:val="00EA610F"/>
    <w:rsid w:val="00EA78D1"/>
    <w:rsid w:val="00EB0DED"/>
    <w:rsid w:val="00EB121C"/>
    <w:rsid w:val="00EB18D5"/>
    <w:rsid w:val="00EB1A47"/>
    <w:rsid w:val="00EB1CB4"/>
    <w:rsid w:val="00EB2ECF"/>
    <w:rsid w:val="00EB35CB"/>
    <w:rsid w:val="00EB3E58"/>
    <w:rsid w:val="00EB423E"/>
    <w:rsid w:val="00EB5896"/>
    <w:rsid w:val="00EB6F3A"/>
    <w:rsid w:val="00EC2506"/>
    <w:rsid w:val="00EC7031"/>
    <w:rsid w:val="00EC728A"/>
    <w:rsid w:val="00ED096D"/>
    <w:rsid w:val="00ED1776"/>
    <w:rsid w:val="00ED2236"/>
    <w:rsid w:val="00ED2E14"/>
    <w:rsid w:val="00ED671E"/>
    <w:rsid w:val="00ED6CF5"/>
    <w:rsid w:val="00ED7045"/>
    <w:rsid w:val="00ED784C"/>
    <w:rsid w:val="00EE1DF5"/>
    <w:rsid w:val="00EE2266"/>
    <w:rsid w:val="00EE2F5B"/>
    <w:rsid w:val="00EE3C33"/>
    <w:rsid w:val="00EE4066"/>
    <w:rsid w:val="00EE4877"/>
    <w:rsid w:val="00EE4C32"/>
    <w:rsid w:val="00EE5632"/>
    <w:rsid w:val="00EE5A65"/>
    <w:rsid w:val="00EE5B0C"/>
    <w:rsid w:val="00EE6F89"/>
    <w:rsid w:val="00EE781C"/>
    <w:rsid w:val="00EE7CA5"/>
    <w:rsid w:val="00EF0883"/>
    <w:rsid w:val="00EF0E7B"/>
    <w:rsid w:val="00EF1256"/>
    <w:rsid w:val="00EF190A"/>
    <w:rsid w:val="00EF2F5B"/>
    <w:rsid w:val="00EF31A2"/>
    <w:rsid w:val="00EF39EE"/>
    <w:rsid w:val="00EF4922"/>
    <w:rsid w:val="00EF4970"/>
    <w:rsid w:val="00EF6616"/>
    <w:rsid w:val="00EF6647"/>
    <w:rsid w:val="00EF6B59"/>
    <w:rsid w:val="00EF6BCB"/>
    <w:rsid w:val="00EF78EE"/>
    <w:rsid w:val="00F021E4"/>
    <w:rsid w:val="00F026CB"/>
    <w:rsid w:val="00F02854"/>
    <w:rsid w:val="00F030A4"/>
    <w:rsid w:val="00F05D66"/>
    <w:rsid w:val="00F06954"/>
    <w:rsid w:val="00F07DAB"/>
    <w:rsid w:val="00F10645"/>
    <w:rsid w:val="00F10AA6"/>
    <w:rsid w:val="00F10F2B"/>
    <w:rsid w:val="00F1120E"/>
    <w:rsid w:val="00F11C9D"/>
    <w:rsid w:val="00F16810"/>
    <w:rsid w:val="00F168CC"/>
    <w:rsid w:val="00F16AB6"/>
    <w:rsid w:val="00F16BBA"/>
    <w:rsid w:val="00F16D9B"/>
    <w:rsid w:val="00F17548"/>
    <w:rsid w:val="00F17A2E"/>
    <w:rsid w:val="00F216C1"/>
    <w:rsid w:val="00F22478"/>
    <w:rsid w:val="00F2341A"/>
    <w:rsid w:val="00F240B7"/>
    <w:rsid w:val="00F2616A"/>
    <w:rsid w:val="00F3192D"/>
    <w:rsid w:val="00F3318F"/>
    <w:rsid w:val="00F3370D"/>
    <w:rsid w:val="00F36BD6"/>
    <w:rsid w:val="00F36C69"/>
    <w:rsid w:val="00F372F6"/>
    <w:rsid w:val="00F3763B"/>
    <w:rsid w:val="00F37A54"/>
    <w:rsid w:val="00F4086F"/>
    <w:rsid w:val="00F4261A"/>
    <w:rsid w:val="00F428FB"/>
    <w:rsid w:val="00F43C0F"/>
    <w:rsid w:val="00F462F9"/>
    <w:rsid w:val="00F46E47"/>
    <w:rsid w:val="00F47CB1"/>
    <w:rsid w:val="00F47EA0"/>
    <w:rsid w:val="00F511BE"/>
    <w:rsid w:val="00F524AF"/>
    <w:rsid w:val="00F54FC7"/>
    <w:rsid w:val="00F565D3"/>
    <w:rsid w:val="00F56B63"/>
    <w:rsid w:val="00F601E6"/>
    <w:rsid w:val="00F610A9"/>
    <w:rsid w:val="00F61DE4"/>
    <w:rsid w:val="00F62FA9"/>
    <w:rsid w:val="00F63AE0"/>
    <w:rsid w:val="00F66BC5"/>
    <w:rsid w:val="00F676BA"/>
    <w:rsid w:val="00F702DC"/>
    <w:rsid w:val="00F70567"/>
    <w:rsid w:val="00F7276D"/>
    <w:rsid w:val="00F73005"/>
    <w:rsid w:val="00F73031"/>
    <w:rsid w:val="00F7358E"/>
    <w:rsid w:val="00F738ED"/>
    <w:rsid w:val="00F73A6E"/>
    <w:rsid w:val="00F743F0"/>
    <w:rsid w:val="00F75614"/>
    <w:rsid w:val="00F76F5F"/>
    <w:rsid w:val="00F76F7C"/>
    <w:rsid w:val="00F804C0"/>
    <w:rsid w:val="00F81602"/>
    <w:rsid w:val="00F816B6"/>
    <w:rsid w:val="00F850E2"/>
    <w:rsid w:val="00F86C4C"/>
    <w:rsid w:val="00F87B84"/>
    <w:rsid w:val="00F87D36"/>
    <w:rsid w:val="00F91BBC"/>
    <w:rsid w:val="00F921C6"/>
    <w:rsid w:val="00F9221C"/>
    <w:rsid w:val="00F92F43"/>
    <w:rsid w:val="00F9390F"/>
    <w:rsid w:val="00F93F65"/>
    <w:rsid w:val="00F96F45"/>
    <w:rsid w:val="00FA010C"/>
    <w:rsid w:val="00FA0273"/>
    <w:rsid w:val="00FA0632"/>
    <w:rsid w:val="00FA4589"/>
    <w:rsid w:val="00FA512F"/>
    <w:rsid w:val="00FA588A"/>
    <w:rsid w:val="00FA59E8"/>
    <w:rsid w:val="00FA6451"/>
    <w:rsid w:val="00FA7193"/>
    <w:rsid w:val="00FA7325"/>
    <w:rsid w:val="00FA754B"/>
    <w:rsid w:val="00FA7633"/>
    <w:rsid w:val="00FB05F4"/>
    <w:rsid w:val="00FB12AE"/>
    <w:rsid w:val="00FB19C8"/>
    <w:rsid w:val="00FB1D40"/>
    <w:rsid w:val="00FB2145"/>
    <w:rsid w:val="00FB2ADC"/>
    <w:rsid w:val="00FB3175"/>
    <w:rsid w:val="00FB3488"/>
    <w:rsid w:val="00FB3A14"/>
    <w:rsid w:val="00FB48FE"/>
    <w:rsid w:val="00FB60F2"/>
    <w:rsid w:val="00FC0CD5"/>
    <w:rsid w:val="00FC1AF9"/>
    <w:rsid w:val="00FC4133"/>
    <w:rsid w:val="00FC4EB4"/>
    <w:rsid w:val="00FC5AB0"/>
    <w:rsid w:val="00FC5FA1"/>
    <w:rsid w:val="00FC72B0"/>
    <w:rsid w:val="00FC79E3"/>
    <w:rsid w:val="00FD38FC"/>
    <w:rsid w:val="00FD5D4E"/>
    <w:rsid w:val="00FD6701"/>
    <w:rsid w:val="00FE23F1"/>
    <w:rsid w:val="00FE26A5"/>
    <w:rsid w:val="00FE2709"/>
    <w:rsid w:val="00FE442D"/>
    <w:rsid w:val="00FE79D1"/>
    <w:rsid w:val="00FF0772"/>
    <w:rsid w:val="00FF27CB"/>
    <w:rsid w:val="00FF5E2A"/>
    <w:rsid w:val="00FF6282"/>
    <w:rsid w:val="00FF6B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277C1"/>
  <w15:docId w15:val="{96594DBC-A99E-4665-9089-31F637395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70C1"/>
    <w:pPr>
      <w:widowControl w:val="0"/>
      <w:wordWrap w:val="0"/>
      <w:autoSpaceDE w:val="0"/>
      <w:autoSpaceDN w:val="0"/>
      <w:spacing w:before="200" w:line="360" w:lineRule="auto"/>
      <w:jc w:val="both"/>
    </w:pPr>
    <w:rPr>
      <w:rFonts w:ascii="Times New Roman" w:eastAsia="Times New Roman" w:hAnsi="Times New Roman" w:cs="Times New Roman"/>
      <w:kern w:val="2"/>
      <w:sz w:val="24"/>
      <w:szCs w:val="24"/>
      <w:lang w:val="en-GB" w:eastAsia="ko-KR"/>
    </w:rPr>
  </w:style>
  <w:style w:type="paragraph" w:styleId="Heading1">
    <w:name w:val="heading 1"/>
    <w:basedOn w:val="Normal"/>
    <w:next w:val="BodyText"/>
    <w:link w:val="Heading1Char"/>
    <w:uiPriority w:val="9"/>
    <w:qFormat/>
    <w:rsid w:val="00F10F2B"/>
    <w:pPr>
      <w:keepNext/>
      <w:keepLines/>
      <w:widowControl/>
      <w:wordWrap/>
      <w:autoSpaceDE/>
      <w:autoSpaceDN/>
      <w:spacing w:before="480" w:after="0" w:line="240" w:lineRule="auto"/>
      <w:jc w:val="left"/>
      <w:outlineLvl w:val="0"/>
    </w:pPr>
    <w:rPr>
      <w:rFonts w:asciiTheme="majorHAnsi" w:eastAsiaTheme="majorEastAsia" w:hAnsiTheme="majorHAnsi" w:cstheme="majorBidi"/>
      <w:b/>
      <w:bCs/>
      <w:color w:val="345A8A" w:themeColor="accent1" w:themeShade="B5"/>
      <w:kern w:val="0"/>
      <w:sz w:val="32"/>
      <w:szCs w:val="32"/>
      <w:lang w:val="en-US" w:eastAsia="en-US"/>
    </w:rPr>
  </w:style>
  <w:style w:type="paragraph" w:styleId="Heading2">
    <w:name w:val="heading 2"/>
    <w:basedOn w:val="Normal"/>
    <w:next w:val="BodyText"/>
    <w:link w:val="Heading2Char"/>
    <w:uiPriority w:val="9"/>
    <w:unhideWhenUsed/>
    <w:qFormat/>
    <w:rsid w:val="00F10F2B"/>
    <w:pPr>
      <w:keepNext/>
      <w:keepLines/>
      <w:widowControl/>
      <w:wordWrap/>
      <w:autoSpaceDE/>
      <w:autoSpaceDN/>
      <w:spacing w:after="0" w:line="240" w:lineRule="auto"/>
      <w:jc w:val="left"/>
      <w:outlineLvl w:val="1"/>
    </w:pPr>
    <w:rPr>
      <w:rFonts w:asciiTheme="majorHAnsi" w:eastAsiaTheme="majorEastAsia" w:hAnsiTheme="majorHAnsi" w:cstheme="majorBidi"/>
      <w:b/>
      <w:bCs/>
      <w:color w:val="4F81BD" w:themeColor="accent1"/>
      <w:kern w:val="0"/>
      <w:sz w:val="32"/>
      <w:szCs w:val="3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270C1"/>
    <w:rPr>
      <w:sz w:val="18"/>
      <w:szCs w:val="18"/>
    </w:rPr>
  </w:style>
  <w:style w:type="paragraph" w:styleId="CommentText">
    <w:name w:val="annotation text"/>
    <w:basedOn w:val="Normal"/>
    <w:link w:val="CommentTextChar"/>
    <w:uiPriority w:val="99"/>
    <w:unhideWhenUsed/>
    <w:rsid w:val="009270C1"/>
    <w:pPr>
      <w:spacing w:line="240" w:lineRule="auto"/>
    </w:pPr>
  </w:style>
  <w:style w:type="character" w:customStyle="1" w:styleId="CommentTextChar">
    <w:name w:val="Comment Text Char"/>
    <w:basedOn w:val="DefaultParagraphFont"/>
    <w:link w:val="CommentText"/>
    <w:uiPriority w:val="99"/>
    <w:rsid w:val="009270C1"/>
    <w:rPr>
      <w:rFonts w:ascii="Times New Roman" w:eastAsia="Times New Roman" w:hAnsi="Times New Roman" w:cs="Times New Roman"/>
      <w:kern w:val="2"/>
      <w:sz w:val="24"/>
      <w:szCs w:val="24"/>
      <w:lang w:val="en-GB" w:eastAsia="ko-KR"/>
    </w:rPr>
  </w:style>
  <w:style w:type="paragraph" w:styleId="ListParagraph">
    <w:name w:val="List Paragraph"/>
    <w:basedOn w:val="Normal"/>
    <w:uiPriority w:val="34"/>
    <w:qFormat/>
    <w:rsid w:val="009270C1"/>
    <w:pPr>
      <w:ind w:left="720"/>
      <w:contextualSpacing/>
    </w:pPr>
  </w:style>
  <w:style w:type="paragraph" w:styleId="BalloonText">
    <w:name w:val="Balloon Text"/>
    <w:basedOn w:val="Normal"/>
    <w:link w:val="BalloonTextChar"/>
    <w:uiPriority w:val="99"/>
    <w:semiHidden/>
    <w:unhideWhenUsed/>
    <w:rsid w:val="009270C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70C1"/>
    <w:rPr>
      <w:rFonts w:ascii="Tahoma" w:eastAsia="Times New Roman" w:hAnsi="Tahoma" w:cs="Tahoma"/>
      <w:kern w:val="2"/>
      <w:sz w:val="16"/>
      <w:szCs w:val="16"/>
      <w:lang w:val="en-GB" w:eastAsia="ko-KR"/>
    </w:rPr>
  </w:style>
  <w:style w:type="paragraph" w:styleId="CommentSubject">
    <w:name w:val="annotation subject"/>
    <w:basedOn w:val="CommentText"/>
    <w:next w:val="CommentText"/>
    <w:link w:val="CommentSubjectChar"/>
    <w:uiPriority w:val="99"/>
    <w:semiHidden/>
    <w:unhideWhenUsed/>
    <w:rsid w:val="00265FFF"/>
    <w:rPr>
      <w:b/>
      <w:bCs/>
      <w:sz w:val="20"/>
      <w:szCs w:val="20"/>
    </w:rPr>
  </w:style>
  <w:style w:type="character" w:customStyle="1" w:styleId="CommentSubjectChar">
    <w:name w:val="Comment Subject Char"/>
    <w:basedOn w:val="CommentTextChar"/>
    <w:link w:val="CommentSubject"/>
    <w:uiPriority w:val="99"/>
    <w:semiHidden/>
    <w:rsid w:val="00265FFF"/>
    <w:rPr>
      <w:rFonts w:ascii="Times New Roman" w:eastAsia="Times New Roman" w:hAnsi="Times New Roman" w:cs="Times New Roman"/>
      <w:b/>
      <w:bCs/>
      <w:kern w:val="2"/>
      <w:sz w:val="20"/>
      <w:szCs w:val="20"/>
      <w:lang w:val="en-GB" w:eastAsia="ko-KR"/>
    </w:rPr>
  </w:style>
  <w:style w:type="paragraph" w:styleId="Revision">
    <w:name w:val="Revision"/>
    <w:hidden/>
    <w:uiPriority w:val="99"/>
    <w:semiHidden/>
    <w:rsid w:val="002E78BB"/>
    <w:pPr>
      <w:spacing w:after="0" w:line="240" w:lineRule="auto"/>
    </w:pPr>
    <w:rPr>
      <w:rFonts w:ascii="Times New Roman" w:eastAsia="Times New Roman" w:hAnsi="Times New Roman" w:cs="Times New Roman"/>
      <w:kern w:val="2"/>
      <w:sz w:val="24"/>
      <w:szCs w:val="24"/>
      <w:lang w:val="en-GB" w:eastAsia="ko-KR"/>
    </w:rPr>
  </w:style>
  <w:style w:type="character" w:styleId="LineNumber">
    <w:name w:val="line number"/>
    <w:basedOn w:val="DefaultParagraphFont"/>
    <w:uiPriority w:val="99"/>
    <w:semiHidden/>
    <w:unhideWhenUsed/>
    <w:rsid w:val="002D35C0"/>
  </w:style>
  <w:style w:type="character" w:styleId="PlaceholderText">
    <w:name w:val="Placeholder Text"/>
    <w:basedOn w:val="DefaultParagraphFont"/>
    <w:uiPriority w:val="99"/>
    <w:semiHidden/>
    <w:rsid w:val="003A0FF4"/>
    <w:rPr>
      <w:color w:val="808080"/>
    </w:rPr>
  </w:style>
  <w:style w:type="paragraph" w:styleId="NormalWeb">
    <w:name w:val="Normal (Web)"/>
    <w:basedOn w:val="Normal"/>
    <w:uiPriority w:val="99"/>
    <w:unhideWhenUsed/>
    <w:rsid w:val="006F7B37"/>
    <w:pPr>
      <w:widowControl/>
      <w:wordWrap/>
      <w:autoSpaceDE/>
      <w:autoSpaceDN/>
      <w:spacing w:before="100" w:beforeAutospacing="1" w:after="100" w:afterAutospacing="1" w:line="240" w:lineRule="auto"/>
      <w:jc w:val="left"/>
    </w:pPr>
    <w:rPr>
      <w:rFonts w:eastAsiaTheme="minorEastAsia"/>
      <w:kern w:val="0"/>
      <w:lang w:val="en-NZ" w:eastAsia="en-NZ"/>
    </w:rPr>
  </w:style>
  <w:style w:type="table" w:styleId="TableGrid">
    <w:name w:val="Table Grid"/>
    <w:basedOn w:val="TableNormal"/>
    <w:uiPriority w:val="59"/>
    <w:rsid w:val="006310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09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E09F6"/>
    <w:rPr>
      <w:rFonts w:ascii="Times New Roman" w:eastAsia="Times New Roman" w:hAnsi="Times New Roman" w:cs="Times New Roman"/>
      <w:kern w:val="2"/>
      <w:sz w:val="24"/>
      <w:szCs w:val="24"/>
      <w:lang w:val="en-GB" w:eastAsia="ko-KR"/>
    </w:rPr>
  </w:style>
  <w:style w:type="paragraph" w:styleId="Footer">
    <w:name w:val="footer"/>
    <w:basedOn w:val="Normal"/>
    <w:link w:val="FooterChar"/>
    <w:uiPriority w:val="99"/>
    <w:unhideWhenUsed/>
    <w:rsid w:val="003E09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E09F6"/>
    <w:rPr>
      <w:rFonts w:ascii="Times New Roman" w:eastAsia="Times New Roman" w:hAnsi="Times New Roman" w:cs="Times New Roman"/>
      <w:kern w:val="2"/>
      <w:sz w:val="24"/>
      <w:szCs w:val="24"/>
      <w:lang w:val="en-GB" w:eastAsia="ko-KR"/>
    </w:rPr>
  </w:style>
  <w:style w:type="table" w:customStyle="1" w:styleId="TableGrid1">
    <w:name w:val="Table Grid1"/>
    <w:basedOn w:val="TableNormal"/>
    <w:next w:val="TableGrid"/>
    <w:uiPriority w:val="59"/>
    <w:rsid w:val="003E09F6"/>
    <w:pPr>
      <w:spacing w:after="0" w:line="240" w:lineRule="auto"/>
    </w:pPr>
    <w:rPr>
      <w:rFonts w:eastAsiaTheme="minorEastAsia"/>
      <w:sz w:val="24"/>
      <w:szCs w:val="24"/>
      <w:lang w:val="en-NZ"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10F2B"/>
    <w:rPr>
      <w:rFonts w:asciiTheme="majorHAnsi" w:eastAsiaTheme="majorEastAsia" w:hAnsiTheme="majorHAnsi" w:cstheme="majorBidi"/>
      <w:b/>
      <w:bCs/>
      <w:color w:val="345A8A" w:themeColor="accent1" w:themeShade="B5"/>
      <w:sz w:val="32"/>
      <w:szCs w:val="32"/>
      <w:lang w:val="en-US"/>
    </w:rPr>
  </w:style>
  <w:style w:type="character" w:customStyle="1" w:styleId="Heading2Char">
    <w:name w:val="Heading 2 Char"/>
    <w:basedOn w:val="DefaultParagraphFont"/>
    <w:link w:val="Heading2"/>
    <w:uiPriority w:val="9"/>
    <w:rsid w:val="00F10F2B"/>
    <w:rPr>
      <w:rFonts w:asciiTheme="majorHAnsi" w:eastAsiaTheme="majorEastAsia" w:hAnsiTheme="majorHAnsi" w:cstheme="majorBidi"/>
      <w:b/>
      <w:bCs/>
      <w:color w:val="4F81BD" w:themeColor="accent1"/>
      <w:sz w:val="32"/>
      <w:szCs w:val="32"/>
      <w:lang w:val="en-US"/>
    </w:rPr>
  </w:style>
  <w:style w:type="paragraph" w:styleId="BodyText">
    <w:name w:val="Body Text"/>
    <w:basedOn w:val="Normal"/>
    <w:link w:val="BodyTextChar"/>
    <w:unhideWhenUsed/>
    <w:qFormat/>
    <w:rsid w:val="00F10F2B"/>
    <w:pPr>
      <w:widowControl/>
      <w:wordWrap/>
      <w:autoSpaceDE/>
      <w:autoSpaceDN/>
      <w:spacing w:before="180" w:after="180" w:line="240" w:lineRule="auto"/>
      <w:jc w:val="left"/>
    </w:pPr>
    <w:rPr>
      <w:rFonts w:asciiTheme="minorHAnsi" w:eastAsiaTheme="minorHAnsi" w:hAnsiTheme="minorHAnsi" w:cstheme="minorBidi"/>
      <w:kern w:val="0"/>
      <w:lang w:val="en-US" w:eastAsia="en-US"/>
    </w:rPr>
  </w:style>
  <w:style w:type="character" w:customStyle="1" w:styleId="BodyTextChar">
    <w:name w:val="Body Text Char"/>
    <w:basedOn w:val="DefaultParagraphFont"/>
    <w:link w:val="BodyText"/>
    <w:rsid w:val="00F10F2B"/>
    <w:rPr>
      <w:sz w:val="24"/>
      <w:szCs w:val="24"/>
      <w:lang w:val="en-US"/>
    </w:rPr>
  </w:style>
  <w:style w:type="paragraph" w:customStyle="1" w:styleId="FirstParagraph">
    <w:name w:val="First Paragraph"/>
    <w:basedOn w:val="BodyText"/>
    <w:next w:val="BodyText"/>
    <w:qFormat/>
    <w:rsid w:val="00F10F2B"/>
  </w:style>
  <w:style w:type="paragraph" w:customStyle="1" w:styleId="Compact">
    <w:name w:val="Compact"/>
    <w:basedOn w:val="BodyText"/>
    <w:qFormat/>
    <w:rsid w:val="00F10F2B"/>
    <w:pPr>
      <w:spacing w:before="36" w:after="36"/>
    </w:pPr>
  </w:style>
  <w:style w:type="paragraph" w:styleId="NoSpacing">
    <w:name w:val="No Spacing"/>
    <w:uiPriority w:val="1"/>
    <w:qFormat/>
    <w:rsid w:val="00706511"/>
    <w:pPr>
      <w:widowControl w:val="0"/>
      <w:wordWrap w:val="0"/>
      <w:autoSpaceDE w:val="0"/>
      <w:autoSpaceDN w:val="0"/>
      <w:spacing w:after="0" w:line="240" w:lineRule="auto"/>
      <w:jc w:val="both"/>
    </w:pPr>
    <w:rPr>
      <w:rFonts w:ascii="Times New Roman" w:eastAsia="Times New Roman" w:hAnsi="Times New Roman" w:cs="Times New Roman"/>
      <w:kern w:val="2"/>
      <w:sz w:val="24"/>
      <w:szCs w:val="24"/>
      <w:lang w:val="en-GB" w:eastAsia="ko-KR"/>
    </w:rPr>
  </w:style>
  <w:style w:type="paragraph" w:styleId="HTMLPreformatted">
    <w:name w:val="HTML Preformatted"/>
    <w:basedOn w:val="Normal"/>
    <w:link w:val="HTMLPreformattedChar"/>
    <w:uiPriority w:val="99"/>
    <w:semiHidden/>
    <w:unhideWhenUsed/>
    <w:rsid w:val="001A13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0" w:after="0" w:line="240" w:lineRule="auto"/>
      <w:jc w:val="left"/>
    </w:pPr>
    <w:rPr>
      <w:rFonts w:ascii="Courier New" w:hAnsi="Courier New" w:cs="Courier New"/>
      <w:kern w:val="0"/>
      <w:sz w:val="20"/>
      <w:szCs w:val="20"/>
      <w:lang w:val="en-NZ" w:eastAsia="en-NZ"/>
    </w:rPr>
  </w:style>
  <w:style w:type="character" w:customStyle="1" w:styleId="HTMLPreformattedChar">
    <w:name w:val="HTML Preformatted Char"/>
    <w:basedOn w:val="DefaultParagraphFont"/>
    <w:link w:val="HTMLPreformatted"/>
    <w:uiPriority w:val="99"/>
    <w:semiHidden/>
    <w:rsid w:val="001A131E"/>
    <w:rPr>
      <w:rFonts w:ascii="Courier New" w:eastAsia="Times New Roman" w:hAnsi="Courier New" w:cs="Courier New"/>
      <w:sz w:val="20"/>
      <w:szCs w:val="20"/>
      <w:lang w:val="en-NZ" w:eastAsia="en-NZ"/>
    </w:rPr>
  </w:style>
  <w:style w:type="paragraph" w:customStyle="1" w:styleId="StyleIndentedFirstline127cm">
    <w:name w:val="Style Indented First line:  1.27 cm"/>
    <w:basedOn w:val="Normal"/>
    <w:autoRedefine/>
    <w:rsid w:val="00887FD0"/>
    <w:pPr>
      <w:widowControl/>
      <w:wordWrap/>
      <w:autoSpaceDE/>
      <w:autoSpaceDN/>
      <w:spacing w:before="0" w:after="0" w:line="240" w:lineRule="auto"/>
      <w:ind w:firstLine="720"/>
      <w:jc w:val="left"/>
    </w:pPr>
    <w:rPr>
      <w:kern w:val="0"/>
      <w:szCs w:val="20"/>
      <w:lang w:val="en-NZ" w:eastAsia="en-US"/>
    </w:rPr>
  </w:style>
  <w:style w:type="table" w:customStyle="1" w:styleId="TableGrid2">
    <w:name w:val="Table Grid2"/>
    <w:basedOn w:val="TableNormal"/>
    <w:next w:val="TableGrid"/>
    <w:uiPriority w:val="59"/>
    <w:rsid w:val="00E316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021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349692">
      <w:bodyDiv w:val="1"/>
      <w:marLeft w:val="0"/>
      <w:marRight w:val="0"/>
      <w:marTop w:val="0"/>
      <w:marBottom w:val="0"/>
      <w:divBdr>
        <w:top w:val="none" w:sz="0" w:space="0" w:color="auto"/>
        <w:left w:val="none" w:sz="0" w:space="0" w:color="auto"/>
        <w:bottom w:val="none" w:sz="0" w:space="0" w:color="auto"/>
        <w:right w:val="none" w:sz="0" w:space="0" w:color="auto"/>
      </w:divBdr>
    </w:div>
    <w:div w:id="50547246">
      <w:bodyDiv w:val="1"/>
      <w:marLeft w:val="0"/>
      <w:marRight w:val="0"/>
      <w:marTop w:val="0"/>
      <w:marBottom w:val="0"/>
      <w:divBdr>
        <w:top w:val="none" w:sz="0" w:space="0" w:color="auto"/>
        <w:left w:val="none" w:sz="0" w:space="0" w:color="auto"/>
        <w:bottom w:val="none" w:sz="0" w:space="0" w:color="auto"/>
        <w:right w:val="none" w:sz="0" w:space="0" w:color="auto"/>
      </w:divBdr>
    </w:div>
    <w:div w:id="140971905">
      <w:bodyDiv w:val="1"/>
      <w:marLeft w:val="0"/>
      <w:marRight w:val="0"/>
      <w:marTop w:val="0"/>
      <w:marBottom w:val="0"/>
      <w:divBdr>
        <w:top w:val="none" w:sz="0" w:space="0" w:color="auto"/>
        <w:left w:val="none" w:sz="0" w:space="0" w:color="auto"/>
        <w:bottom w:val="none" w:sz="0" w:space="0" w:color="auto"/>
        <w:right w:val="none" w:sz="0" w:space="0" w:color="auto"/>
      </w:divBdr>
    </w:div>
    <w:div w:id="147871009">
      <w:bodyDiv w:val="1"/>
      <w:marLeft w:val="0"/>
      <w:marRight w:val="0"/>
      <w:marTop w:val="0"/>
      <w:marBottom w:val="0"/>
      <w:divBdr>
        <w:top w:val="none" w:sz="0" w:space="0" w:color="auto"/>
        <w:left w:val="none" w:sz="0" w:space="0" w:color="auto"/>
        <w:bottom w:val="none" w:sz="0" w:space="0" w:color="auto"/>
        <w:right w:val="none" w:sz="0" w:space="0" w:color="auto"/>
      </w:divBdr>
    </w:div>
    <w:div w:id="354041924">
      <w:bodyDiv w:val="1"/>
      <w:marLeft w:val="0"/>
      <w:marRight w:val="0"/>
      <w:marTop w:val="0"/>
      <w:marBottom w:val="0"/>
      <w:divBdr>
        <w:top w:val="none" w:sz="0" w:space="0" w:color="auto"/>
        <w:left w:val="none" w:sz="0" w:space="0" w:color="auto"/>
        <w:bottom w:val="none" w:sz="0" w:space="0" w:color="auto"/>
        <w:right w:val="none" w:sz="0" w:space="0" w:color="auto"/>
      </w:divBdr>
    </w:div>
    <w:div w:id="581988710">
      <w:bodyDiv w:val="1"/>
      <w:marLeft w:val="0"/>
      <w:marRight w:val="0"/>
      <w:marTop w:val="0"/>
      <w:marBottom w:val="0"/>
      <w:divBdr>
        <w:top w:val="none" w:sz="0" w:space="0" w:color="auto"/>
        <w:left w:val="none" w:sz="0" w:space="0" w:color="auto"/>
        <w:bottom w:val="none" w:sz="0" w:space="0" w:color="auto"/>
        <w:right w:val="none" w:sz="0" w:space="0" w:color="auto"/>
      </w:divBdr>
    </w:div>
    <w:div w:id="631181671">
      <w:bodyDiv w:val="1"/>
      <w:marLeft w:val="0"/>
      <w:marRight w:val="0"/>
      <w:marTop w:val="0"/>
      <w:marBottom w:val="0"/>
      <w:divBdr>
        <w:top w:val="none" w:sz="0" w:space="0" w:color="auto"/>
        <w:left w:val="none" w:sz="0" w:space="0" w:color="auto"/>
        <w:bottom w:val="none" w:sz="0" w:space="0" w:color="auto"/>
        <w:right w:val="none" w:sz="0" w:space="0" w:color="auto"/>
      </w:divBdr>
    </w:div>
    <w:div w:id="667370401">
      <w:bodyDiv w:val="1"/>
      <w:marLeft w:val="0"/>
      <w:marRight w:val="0"/>
      <w:marTop w:val="0"/>
      <w:marBottom w:val="0"/>
      <w:divBdr>
        <w:top w:val="none" w:sz="0" w:space="0" w:color="auto"/>
        <w:left w:val="none" w:sz="0" w:space="0" w:color="auto"/>
        <w:bottom w:val="none" w:sz="0" w:space="0" w:color="auto"/>
        <w:right w:val="none" w:sz="0" w:space="0" w:color="auto"/>
      </w:divBdr>
    </w:div>
    <w:div w:id="728921787">
      <w:bodyDiv w:val="1"/>
      <w:marLeft w:val="0"/>
      <w:marRight w:val="0"/>
      <w:marTop w:val="0"/>
      <w:marBottom w:val="0"/>
      <w:divBdr>
        <w:top w:val="none" w:sz="0" w:space="0" w:color="auto"/>
        <w:left w:val="none" w:sz="0" w:space="0" w:color="auto"/>
        <w:bottom w:val="none" w:sz="0" w:space="0" w:color="auto"/>
        <w:right w:val="none" w:sz="0" w:space="0" w:color="auto"/>
      </w:divBdr>
    </w:div>
    <w:div w:id="730232470">
      <w:bodyDiv w:val="1"/>
      <w:marLeft w:val="0"/>
      <w:marRight w:val="0"/>
      <w:marTop w:val="0"/>
      <w:marBottom w:val="0"/>
      <w:divBdr>
        <w:top w:val="none" w:sz="0" w:space="0" w:color="auto"/>
        <w:left w:val="none" w:sz="0" w:space="0" w:color="auto"/>
        <w:bottom w:val="none" w:sz="0" w:space="0" w:color="auto"/>
        <w:right w:val="none" w:sz="0" w:space="0" w:color="auto"/>
      </w:divBdr>
      <w:divsChild>
        <w:div w:id="1457067084">
          <w:marLeft w:val="0"/>
          <w:marRight w:val="-135"/>
          <w:marTop w:val="0"/>
          <w:marBottom w:val="0"/>
          <w:divBdr>
            <w:top w:val="none" w:sz="0" w:space="0" w:color="auto"/>
            <w:left w:val="none" w:sz="0" w:space="0" w:color="auto"/>
            <w:bottom w:val="none" w:sz="0" w:space="0" w:color="auto"/>
            <w:right w:val="none" w:sz="0" w:space="0" w:color="auto"/>
          </w:divBdr>
          <w:divsChild>
            <w:div w:id="1255094278">
              <w:marLeft w:val="0"/>
              <w:marRight w:val="0"/>
              <w:marTop w:val="0"/>
              <w:marBottom w:val="0"/>
              <w:divBdr>
                <w:top w:val="none" w:sz="0" w:space="0" w:color="auto"/>
                <w:left w:val="none" w:sz="0" w:space="0" w:color="auto"/>
                <w:bottom w:val="none" w:sz="0" w:space="0" w:color="auto"/>
                <w:right w:val="none" w:sz="0" w:space="0" w:color="auto"/>
              </w:divBdr>
              <w:divsChild>
                <w:div w:id="40653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637057">
      <w:bodyDiv w:val="1"/>
      <w:marLeft w:val="0"/>
      <w:marRight w:val="0"/>
      <w:marTop w:val="0"/>
      <w:marBottom w:val="0"/>
      <w:divBdr>
        <w:top w:val="none" w:sz="0" w:space="0" w:color="auto"/>
        <w:left w:val="none" w:sz="0" w:space="0" w:color="auto"/>
        <w:bottom w:val="none" w:sz="0" w:space="0" w:color="auto"/>
        <w:right w:val="none" w:sz="0" w:space="0" w:color="auto"/>
      </w:divBdr>
    </w:div>
    <w:div w:id="871265938">
      <w:bodyDiv w:val="1"/>
      <w:marLeft w:val="0"/>
      <w:marRight w:val="0"/>
      <w:marTop w:val="0"/>
      <w:marBottom w:val="0"/>
      <w:divBdr>
        <w:top w:val="none" w:sz="0" w:space="0" w:color="auto"/>
        <w:left w:val="none" w:sz="0" w:space="0" w:color="auto"/>
        <w:bottom w:val="none" w:sz="0" w:space="0" w:color="auto"/>
        <w:right w:val="none" w:sz="0" w:space="0" w:color="auto"/>
      </w:divBdr>
    </w:div>
    <w:div w:id="872813325">
      <w:bodyDiv w:val="1"/>
      <w:marLeft w:val="0"/>
      <w:marRight w:val="0"/>
      <w:marTop w:val="0"/>
      <w:marBottom w:val="0"/>
      <w:divBdr>
        <w:top w:val="none" w:sz="0" w:space="0" w:color="auto"/>
        <w:left w:val="none" w:sz="0" w:space="0" w:color="auto"/>
        <w:bottom w:val="none" w:sz="0" w:space="0" w:color="auto"/>
        <w:right w:val="none" w:sz="0" w:space="0" w:color="auto"/>
      </w:divBdr>
    </w:div>
    <w:div w:id="1234664411">
      <w:bodyDiv w:val="1"/>
      <w:marLeft w:val="0"/>
      <w:marRight w:val="0"/>
      <w:marTop w:val="0"/>
      <w:marBottom w:val="0"/>
      <w:divBdr>
        <w:top w:val="none" w:sz="0" w:space="0" w:color="auto"/>
        <w:left w:val="none" w:sz="0" w:space="0" w:color="auto"/>
        <w:bottom w:val="none" w:sz="0" w:space="0" w:color="auto"/>
        <w:right w:val="none" w:sz="0" w:space="0" w:color="auto"/>
      </w:divBdr>
    </w:div>
    <w:div w:id="1356540274">
      <w:bodyDiv w:val="1"/>
      <w:marLeft w:val="0"/>
      <w:marRight w:val="0"/>
      <w:marTop w:val="0"/>
      <w:marBottom w:val="0"/>
      <w:divBdr>
        <w:top w:val="none" w:sz="0" w:space="0" w:color="auto"/>
        <w:left w:val="none" w:sz="0" w:space="0" w:color="auto"/>
        <w:bottom w:val="none" w:sz="0" w:space="0" w:color="auto"/>
        <w:right w:val="none" w:sz="0" w:space="0" w:color="auto"/>
      </w:divBdr>
    </w:div>
    <w:div w:id="1356887246">
      <w:bodyDiv w:val="1"/>
      <w:marLeft w:val="0"/>
      <w:marRight w:val="0"/>
      <w:marTop w:val="0"/>
      <w:marBottom w:val="0"/>
      <w:divBdr>
        <w:top w:val="none" w:sz="0" w:space="0" w:color="auto"/>
        <w:left w:val="none" w:sz="0" w:space="0" w:color="auto"/>
        <w:bottom w:val="none" w:sz="0" w:space="0" w:color="auto"/>
        <w:right w:val="none" w:sz="0" w:space="0" w:color="auto"/>
      </w:divBdr>
    </w:div>
    <w:div w:id="1443185223">
      <w:bodyDiv w:val="1"/>
      <w:marLeft w:val="0"/>
      <w:marRight w:val="0"/>
      <w:marTop w:val="0"/>
      <w:marBottom w:val="0"/>
      <w:divBdr>
        <w:top w:val="none" w:sz="0" w:space="0" w:color="auto"/>
        <w:left w:val="none" w:sz="0" w:space="0" w:color="auto"/>
        <w:bottom w:val="none" w:sz="0" w:space="0" w:color="auto"/>
        <w:right w:val="none" w:sz="0" w:space="0" w:color="auto"/>
      </w:divBdr>
    </w:div>
    <w:div w:id="1474374650">
      <w:bodyDiv w:val="1"/>
      <w:marLeft w:val="0"/>
      <w:marRight w:val="0"/>
      <w:marTop w:val="0"/>
      <w:marBottom w:val="0"/>
      <w:divBdr>
        <w:top w:val="none" w:sz="0" w:space="0" w:color="auto"/>
        <w:left w:val="none" w:sz="0" w:space="0" w:color="auto"/>
        <w:bottom w:val="none" w:sz="0" w:space="0" w:color="auto"/>
        <w:right w:val="none" w:sz="0" w:space="0" w:color="auto"/>
      </w:divBdr>
    </w:div>
    <w:div w:id="1615748943">
      <w:bodyDiv w:val="1"/>
      <w:marLeft w:val="0"/>
      <w:marRight w:val="0"/>
      <w:marTop w:val="0"/>
      <w:marBottom w:val="0"/>
      <w:divBdr>
        <w:top w:val="none" w:sz="0" w:space="0" w:color="auto"/>
        <w:left w:val="none" w:sz="0" w:space="0" w:color="auto"/>
        <w:bottom w:val="none" w:sz="0" w:space="0" w:color="auto"/>
        <w:right w:val="none" w:sz="0" w:space="0" w:color="auto"/>
      </w:divBdr>
    </w:div>
    <w:div w:id="183757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6.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jp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image" Target="media/image5.jpg"/><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46D2A2-E908-4B11-9078-E7780DA4E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22</Pages>
  <Words>6943</Words>
  <Characters>39577</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University of Canberra</Company>
  <LinksUpToDate>false</LinksUpToDate>
  <CharactersWithSpaces>46428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s429217</dc:creator>
  <cp:keywords/>
  <dc:description/>
  <cp:lastModifiedBy>Richard.Duncan</cp:lastModifiedBy>
  <cp:revision>118</cp:revision>
  <cp:lastPrinted>2018-05-07T09:54:00Z</cp:lastPrinted>
  <dcterms:created xsi:type="dcterms:W3CDTF">2018-06-06T01:05:00Z</dcterms:created>
  <dcterms:modified xsi:type="dcterms:W3CDTF">2018-06-15T03:45:00Z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819356c4-09b5-3822-a08f-5ba20c52289c</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http://www.zotero.org/styles/american-sociological-association</vt:lpwstr>
  </property>
  <property fmtid="{D5CDD505-2E9C-101B-9397-08002B2CF9AE}" pid="9" name="Mendeley Recent Style Name 2_1">
    <vt:lpwstr>American Sociological Association</vt:lpwstr>
  </property>
  <property fmtid="{D5CDD505-2E9C-101B-9397-08002B2CF9AE}" pid="10" name="Mendeley Recent Style Id 3_1">
    <vt:lpwstr>http://www.zotero.org/styles/chicago-author-date</vt:lpwstr>
  </property>
  <property fmtid="{D5CDD505-2E9C-101B-9397-08002B2CF9AE}" pid="11" name="Mendeley Recent Style Name 3_1">
    <vt:lpwstr>Chicago Manual of Style 16th edition (author-date)</vt:lpwstr>
  </property>
  <property fmtid="{D5CDD505-2E9C-101B-9397-08002B2CF9AE}" pid="12" name="Mendeley Recent Style Id 4_1">
    <vt:lpwstr>http://www.zotero.org/styles/ecology-letters</vt:lpwstr>
  </property>
  <property fmtid="{D5CDD505-2E9C-101B-9397-08002B2CF9AE}" pid="13" name="Mendeley Recent Style Name 4_1">
    <vt:lpwstr>Ecology Letters</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http://www.zotero.org/styles/journal-of-applied-ecology</vt:lpwstr>
  </property>
  <property fmtid="{D5CDD505-2E9C-101B-9397-08002B2CF9AE}" pid="17" name="Mendeley Recent Style Name 6_1">
    <vt:lpwstr>Journal of Applied Ecology</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http://www.zotero.org/styles/national-library-of-medicine</vt:lpwstr>
  </property>
  <property fmtid="{D5CDD505-2E9C-101B-9397-08002B2CF9AE}" pid="21" name="Mendeley Recent Style Name 8_1">
    <vt:lpwstr>National Library of Medicine</vt:lpwstr>
  </property>
  <property fmtid="{D5CDD505-2E9C-101B-9397-08002B2CF9AE}" pid="22" name="Mendeley Recent Style Id 9_1">
    <vt:lpwstr>http://www.zotero.org/styles/new-zealand-plant-protection</vt:lpwstr>
  </property>
  <property fmtid="{D5CDD505-2E9C-101B-9397-08002B2CF9AE}" pid="23" name="Mendeley Recent Style Name 9_1">
    <vt:lpwstr>New Zealand Plant Protection</vt:lpwstr>
  </property>
  <property fmtid="{D5CDD505-2E9C-101B-9397-08002B2CF9AE}" pid="24" name="Mendeley Citation Style_1">
    <vt:lpwstr>http://www.zotero.org/styles/journal-of-applied-ecology</vt:lpwstr>
  </property>
</Properties>
</file>