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4053" w:rsidRPr="008A0596" w:rsidRDefault="00C84053" w:rsidP="00C84053">
      <w:pPr>
        <w:spacing w:before="100" w:beforeAutospacing="1" w:after="100" w:afterAutospacing="1" w:line="480" w:lineRule="auto"/>
        <w:jc w:val="center"/>
        <w:rPr>
          <w:rFonts w:ascii="Arial" w:hAnsi="Arial" w:cs="Arial"/>
          <w:sz w:val="36"/>
          <w:szCs w:val="36"/>
        </w:rPr>
      </w:pPr>
      <w:r>
        <w:rPr>
          <w:rFonts w:ascii="Arial" w:hAnsi="Arial" w:cs="Arial"/>
          <w:sz w:val="36"/>
          <w:szCs w:val="36"/>
        </w:rPr>
        <w:t>BGL Research Project</w:t>
      </w:r>
    </w:p>
    <w:p w:rsidR="00C84053" w:rsidRPr="008A0596" w:rsidRDefault="00BA3758" w:rsidP="00C84053">
      <w:pPr>
        <w:spacing w:before="100" w:beforeAutospacing="1" w:after="100" w:afterAutospacing="1" w:line="480" w:lineRule="auto"/>
        <w:jc w:val="center"/>
        <w:rPr>
          <w:rFonts w:ascii="Arial" w:hAnsi="Arial" w:cs="Arial"/>
          <w:sz w:val="36"/>
          <w:szCs w:val="36"/>
        </w:rPr>
      </w:pPr>
      <w:r>
        <w:rPr>
          <w:rFonts w:ascii="Arial" w:hAnsi="Arial" w:cs="Arial"/>
          <w:sz w:val="36"/>
          <w:szCs w:val="36"/>
        </w:rPr>
        <w:t>Report Writing</w:t>
      </w:r>
    </w:p>
    <w:p w:rsidR="00C84053" w:rsidRDefault="00C84053" w:rsidP="00C84053">
      <w:pPr>
        <w:spacing w:before="100" w:beforeAutospacing="1" w:after="100" w:afterAutospacing="1" w:line="480" w:lineRule="auto"/>
        <w:jc w:val="center"/>
        <w:rPr>
          <w:rFonts w:ascii="Arial" w:hAnsi="Arial" w:cs="Arial"/>
          <w:sz w:val="24"/>
          <w:szCs w:val="24"/>
        </w:rPr>
      </w:pPr>
    </w:p>
    <w:p w:rsidR="00C84053" w:rsidRDefault="00C84053" w:rsidP="00C84053">
      <w:pPr>
        <w:spacing w:before="100" w:beforeAutospacing="1" w:after="100" w:afterAutospacing="1" w:line="480" w:lineRule="auto"/>
        <w:jc w:val="center"/>
        <w:rPr>
          <w:rFonts w:ascii="Arial" w:hAnsi="Arial" w:cs="Arial"/>
          <w:sz w:val="24"/>
          <w:szCs w:val="24"/>
        </w:rPr>
      </w:pPr>
    </w:p>
    <w:p w:rsidR="00C84053" w:rsidRDefault="00C84053" w:rsidP="00C84053">
      <w:pPr>
        <w:spacing w:before="100" w:beforeAutospacing="1" w:after="100" w:afterAutospacing="1" w:line="480" w:lineRule="auto"/>
        <w:jc w:val="center"/>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p>
    <w:p w:rsidR="00C84053" w:rsidRDefault="00C84053" w:rsidP="00C84053">
      <w:pPr>
        <w:spacing w:before="100" w:beforeAutospacing="1" w:after="100" w:afterAutospacing="1" w:line="480" w:lineRule="auto"/>
        <w:jc w:val="both"/>
        <w:rPr>
          <w:rFonts w:ascii="Arial" w:hAnsi="Arial" w:cs="Arial"/>
          <w:sz w:val="24"/>
          <w:szCs w:val="24"/>
        </w:rPr>
      </w:pPr>
      <w:r>
        <w:rPr>
          <w:rFonts w:ascii="Arial" w:hAnsi="Arial" w:cs="Arial"/>
          <w:sz w:val="24"/>
          <w:szCs w:val="24"/>
        </w:rPr>
        <w:t>Name</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Muhammad </w:t>
      </w:r>
      <w:proofErr w:type="spellStart"/>
      <w:r>
        <w:rPr>
          <w:rFonts w:ascii="Arial" w:hAnsi="Arial" w:cs="Arial"/>
          <w:sz w:val="24"/>
          <w:szCs w:val="24"/>
        </w:rPr>
        <w:t>Haris</w:t>
      </w:r>
      <w:proofErr w:type="spellEnd"/>
      <w:r>
        <w:rPr>
          <w:rFonts w:ascii="Arial" w:hAnsi="Arial" w:cs="Arial"/>
          <w:sz w:val="24"/>
          <w:szCs w:val="24"/>
        </w:rPr>
        <w:t xml:space="preserve"> </w:t>
      </w:r>
      <w:proofErr w:type="spellStart"/>
      <w:r>
        <w:rPr>
          <w:rFonts w:ascii="Arial" w:hAnsi="Arial" w:cs="Arial"/>
          <w:sz w:val="24"/>
          <w:szCs w:val="24"/>
        </w:rPr>
        <w:t>Widihanto</w:t>
      </w:r>
      <w:proofErr w:type="spellEnd"/>
    </w:p>
    <w:p w:rsidR="00C84053" w:rsidRDefault="00C84053" w:rsidP="00C84053">
      <w:pPr>
        <w:spacing w:before="100" w:beforeAutospacing="1" w:after="100" w:afterAutospacing="1" w:line="480" w:lineRule="auto"/>
        <w:jc w:val="both"/>
        <w:rPr>
          <w:rFonts w:ascii="Arial" w:hAnsi="Arial" w:cs="Arial"/>
          <w:sz w:val="24"/>
          <w:szCs w:val="24"/>
        </w:rPr>
      </w:pPr>
      <w:r>
        <w:rPr>
          <w:rFonts w:ascii="Arial" w:hAnsi="Arial" w:cs="Arial"/>
          <w:sz w:val="24"/>
          <w:szCs w:val="24"/>
        </w:rPr>
        <w:t>Student ID</w:t>
      </w:r>
      <w:r>
        <w:rPr>
          <w:rFonts w:ascii="Arial" w:hAnsi="Arial" w:cs="Arial"/>
          <w:sz w:val="24"/>
          <w:szCs w:val="24"/>
        </w:rPr>
        <w:tab/>
      </w:r>
      <w:r>
        <w:rPr>
          <w:rFonts w:ascii="Arial" w:hAnsi="Arial" w:cs="Arial"/>
          <w:sz w:val="24"/>
          <w:szCs w:val="24"/>
        </w:rPr>
        <w:tab/>
        <w:t>: U3165264</w:t>
      </w:r>
    </w:p>
    <w:p w:rsidR="00C84053" w:rsidRDefault="00C84053" w:rsidP="00C84053">
      <w:pPr>
        <w:spacing w:before="100" w:beforeAutospacing="1" w:after="100" w:afterAutospacing="1" w:line="480" w:lineRule="auto"/>
        <w:jc w:val="both"/>
        <w:rPr>
          <w:rFonts w:ascii="Arial" w:hAnsi="Arial" w:cs="Arial"/>
          <w:sz w:val="24"/>
          <w:szCs w:val="24"/>
        </w:rPr>
      </w:pPr>
      <w:r>
        <w:rPr>
          <w:rFonts w:ascii="Arial" w:hAnsi="Arial" w:cs="Arial"/>
          <w:sz w:val="24"/>
          <w:szCs w:val="24"/>
        </w:rPr>
        <w:t>Unit Convener</w:t>
      </w:r>
      <w:r>
        <w:rPr>
          <w:rFonts w:ascii="Arial" w:hAnsi="Arial" w:cs="Arial"/>
          <w:sz w:val="24"/>
          <w:szCs w:val="24"/>
        </w:rPr>
        <w:tab/>
        <w:t xml:space="preserve">: Dr. </w:t>
      </w:r>
      <w:proofErr w:type="spellStart"/>
      <w:r>
        <w:rPr>
          <w:rFonts w:ascii="Arial" w:hAnsi="Arial" w:cs="Arial"/>
          <w:sz w:val="24"/>
          <w:szCs w:val="24"/>
        </w:rPr>
        <w:t>Raechel</w:t>
      </w:r>
      <w:proofErr w:type="spellEnd"/>
      <w:r>
        <w:rPr>
          <w:rFonts w:ascii="Arial" w:hAnsi="Arial" w:cs="Arial"/>
          <w:sz w:val="24"/>
          <w:szCs w:val="24"/>
        </w:rPr>
        <w:t xml:space="preserve"> Johns</w:t>
      </w:r>
    </w:p>
    <w:p w:rsidR="00625E2F" w:rsidRPr="00625E2F" w:rsidRDefault="00625E2F" w:rsidP="00625E2F">
      <w:pPr>
        <w:spacing w:before="100" w:beforeAutospacing="1" w:after="100" w:afterAutospacing="1" w:line="360" w:lineRule="auto"/>
        <w:contextualSpacing/>
        <w:jc w:val="center"/>
        <w:rPr>
          <w:rFonts w:ascii="Arial" w:eastAsia="Times New Roman" w:hAnsi="Arial" w:cs="Arial"/>
          <w:sz w:val="24"/>
          <w:szCs w:val="24"/>
          <w:lang w:eastAsia="en-AU"/>
        </w:rPr>
      </w:pPr>
      <w:r w:rsidRPr="00625E2F">
        <w:rPr>
          <w:rFonts w:ascii="Arial" w:eastAsia="Times New Roman" w:hAnsi="Arial" w:cs="Arial"/>
          <w:sz w:val="24"/>
          <w:szCs w:val="24"/>
          <w:lang w:eastAsia="en-AU"/>
        </w:rPr>
        <w:lastRenderedPageBreak/>
        <w:t xml:space="preserve">Do </w:t>
      </w:r>
      <w:r w:rsidR="00083D9F">
        <w:rPr>
          <w:rFonts w:ascii="Arial" w:eastAsia="Times New Roman" w:hAnsi="Arial" w:cs="Arial"/>
          <w:sz w:val="24"/>
          <w:szCs w:val="24"/>
          <w:lang w:eastAsia="en-AU"/>
        </w:rPr>
        <w:t xml:space="preserve">They Do Excessive </w:t>
      </w:r>
      <w:proofErr w:type="spellStart"/>
      <w:r w:rsidR="00083D9F">
        <w:rPr>
          <w:rFonts w:ascii="Arial" w:eastAsia="Times New Roman" w:hAnsi="Arial" w:cs="Arial"/>
          <w:sz w:val="24"/>
          <w:szCs w:val="24"/>
          <w:lang w:eastAsia="en-AU"/>
        </w:rPr>
        <w:t>Cyberslacking</w:t>
      </w:r>
      <w:proofErr w:type="spellEnd"/>
      <w:r w:rsidRPr="00625E2F">
        <w:rPr>
          <w:rFonts w:ascii="Arial" w:eastAsia="Times New Roman" w:hAnsi="Arial" w:cs="Arial"/>
          <w:sz w:val="24"/>
          <w:szCs w:val="24"/>
          <w:lang w:eastAsia="en-AU"/>
        </w:rPr>
        <w:t xml:space="preserve">? A </w:t>
      </w:r>
      <w:r w:rsidR="00EB10FE">
        <w:rPr>
          <w:rFonts w:ascii="Arial" w:eastAsia="Times New Roman" w:hAnsi="Arial" w:cs="Arial"/>
          <w:sz w:val="24"/>
          <w:szCs w:val="24"/>
          <w:lang w:eastAsia="en-AU"/>
        </w:rPr>
        <w:t>survey</w:t>
      </w:r>
      <w:r w:rsidRPr="00625E2F">
        <w:rPr>
          <w:rFonts w:ascii="Arial" w:eastAsia="Times New Roman" w:hAnsi="Arial" w:cs="Arial"/>
          <w:sz w:val="24"/>
          <w:szCs w:val="24"/>
          <w:lang w:eastAsia="en-AU"/>
        </w:rPr>
        <w:t xml:space="preserve"> on local government agencies in </w:t>
      </w:r>
      <w:proofErr w:type="spellStart"/>
      <w:r w:rsidRPr="00625E2F">
        <w:rPr>
          <w:rFonts w:ascii="Arial" w:eastAsia="Times New Roman" w:hAnsi="Arial" w:cs="Arial"/>
          <w:sz w:val="24"/>
          <w:szCs w:val="24"/>
          <w:lang w:eastAsia="en-AU"/>
        </w:rPr>
        <w:t>Bima</w:t>
      </w:r>
      <w:proofErr w:type="spellEnd"/>
      <w:r w:rsidRPr="00625E2F">
        <w:rPr>
          <w:rFonts w:ascii="Arial" w:eastAsia="Times New Roman" w:hAnsi="Arial" w:cs="Arial"/>
          <w:sz w:val="24"/>
          <w:szCs w:val="24"/>
          <w:lang w:eastAsia="en-AU"/>
        </w:rPr>
        <w:t>, Indonesia</w:t>
      </w:r>
    </w:p>
    <w:p w:rsidR="00625E2F" w:rsidRDefault="00625E2F"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p>
    <w:p w:rsidR="00B502A3" w:rsidRPr="005549B9" w:rsidRDefault="00C12D30" w:rsidP="00CA558C">
      <w:pPr>
        <w:pStyle w:val="ListParagraph"/>
        <w:numPr>
          <w:ilvl w:val="0"/>
          <w:numId w:val="2"/>
        </w:numPr>
        <w:spacing w:after="0" w:line="360" w:lineRule="auto"/>
        <w:ind w:left="426"/>
        <w:jc w:val="both"/>
        <w:rPr>
          <w:rFonts w:ascii="Arial" w:eastAsia="Times New Roman" w:hAnsi="Arial" w:cs="Arial"/>
          <w:sz w:val="24"/>
          <w:szCs w:val="24"/>
          <w:u w:val="single"/>
          <w:lang w:eastAsia="en-AU"/>
        </w:rPr>
      </w:pPr>
      <w:r w:rsidRPr="005549B9">
        <w:rPr>
          <w:rFonts w:ascii="Arial" w:eastAsia="Times New Roman" w:hAnsi="Arial" w:cs="Arial"/>
          <w:sz w:val="24"/>
          <w:szCs w:val="24"/>
          <w:u w:val="single"/>
          <w:lang w:eastAsia="en-AU"/>
        </w:rPr>
        <w:t>Introduction</w:t>
      </w:r>
    </w:p>
    <w:p w:rsidR="00044899" w:rsidRDefault="00546C47" w:rsidP="00CA558C">
      <w:pPr>
        <w:spacing w:after="0" w:line="360" w:lineRule="auto"/>
        <w:ind w:firstLine="426"/>
        <w:contextualSpacing/>
        <w:jc w:val="both"/>
        <w:rPr>
          <w:ins w:id="0" w:author="Anthony R Davidson" w:date="2018-01-23T08:40:00Z"/>
          <w:rFonts w:ascii="Arial" w:eastAsia="Times New Roman" w:hAnsi="Arial" w:cs="Arial"/>
          <w:sz w:val="24"/>
          <w:szCs w:val="24"/>
          <w:lang w:eastAsia="en-AU"/>
        </w:rPr>
      </w:pPr>
      <w:ins w:id="1" w:author="Anthony R Davidson" w:date="2018-01-23T08:33:00Z">
        <w:r>
          <w:rPr>
            <w:rFonts w:ascii="Arial" w:eastAsia="Times New Roman" w:hAnsi="Arial" w:cs="Arial"/>
            <w:sz w:val="24"/>
            <w:szCs w:val="24"/>
            <w:lang w:eastAsia="en-AU"/>
          </w:rPr>
          <w:t xml:space="preserve">Assess to an </w:t>
        </w:r>
      </w:ins>
      <w:del w:id="2" w:author="Anthony R Davidson" w:date="2018-01-23T08:33:00Z">
        <w:r w:rsidR="00366994" w:rsidDel="00546C47">
          <w:rPr>
            <w:rFonts w:ascii="Arial" w:eastAsia="Times New Roman" w:hAnsi="Arial" w:cs="Arial"/>
            <w:sz w:val="24"/>
            <w:szCs w:val="24"/>
            <w:lang w:eastAsia="en-AU"/>
          </w:rPr>
          <w:delText>I</w:delText>
        </w:r>
      </w:del>
      <w:ins w:id="3" w:author="Anthony R Davidson" w:date="2018-01-23T08:33:00Z">
        <w:r>
          <w:rPr>
            <w:rFonts w:ascii="Arial" w:eastAsia="Times New Roman" w:hAnsi="Arial" w:cs="Arial"/>
            <w:sz w:val="24"/>
            <w:szCs w:val="24"/>
            <w:lang w:eastAsia="en-AU"/>
          </w:rPr>
          <w:t>i</w:t>
        </w:r>
      </w:ins>
      <w:r w:rsidR="00366994">
        <w:rPr>
          <w:rFonts w:ascii="Arial" w:eastAsia="Times New Roman" w:hAnsi="Arial" w:cs="Arial"/>
          <w:sz w:val="24"/>
          <w:szCs w:val="24"/>
          <w:lang w:eastAsia="en-AU"/>
        </w:rPr>
        <w:t xml:space="preserve">nternet connection in a workplace is a primary resource </w:t>
      </w:r>
      <w:ins w:id="4" w:author="Anthony R Davidson" w:date="2018-01-23T08:34:00Z">
        <w:r>
          <w:rPr>
            <w:rFonts w:ascii="Arial" w:eastAsia="Times New Roman" w:hAnsi="Arial" w:cs="Arial"/>
            <w:sz w:val="24"/>
            <w:szCs w:val="24"/>
            <w:lang w:eastAsia="en-AU"/>
          </w:rPr>
          <w:t xml:space="preserve">needed </w:t>
        </w:r>
      </w:ins>
      <w:r w:rsidR="00366994">
        <w:rPr>
          <w:rFonts w:ascii="Arial" w:eastAsia="Times New Roman" w:hAnsi="Arial" w:cs="Arial"/>
          <w:sz w:val="24"/>
          <w:szCs w:val="24"/>
          <w:lang w:eastAsia="en-AU"/>
        </w:rPr>
        <w:t>to support work activities.</w:t>
      </w:r>
      <w:r w:rsidR="00B502A3">
        <w:rPr>
          <w:rFonts w:ascii="Arial" w:eastAsia="Times New Roman" w:hAnsi="Arial" w:cs="Arial"/>
          <w:sz w:val="24"/>
          <w:szCs w:val="24"/>
          <w:lang w:eastAsia="en-AU"/>
        </w:rPr>
        <w:t xml:space="preserve"> In </w:t>
      </w:r>
      <w:commentRangeStart w:id="5"/>
      <w:ins w:id="6" w:author="Anthony R Davidson" w:date="2018-01-23T08:35:00Z">
        <w:r>
          <w:rPr>
            <w:rFonts w:ascii="Arial" w:eastAsia="Times New Roman" w:hAnsi="Arial" w:cs="Arial"/>
            <w:sz w:val="24"/>
            <w:szCs w:val="24"/>
            <w:lang w:eastAsia="en-AU"/>
          </w:rPr>
          <w:t xml:space="preserve">the </w:t>
        </w:r>
      </w:ins>
      <w:r w:rsidR="00B502A3">
        <w:rPr>
          <w:rFonts w:ascii="Arial" w:eastAsia="Times New Roman" w:hAnsi="Arial" w:cs="Arial"/>
          <w:sz w:val="24"/>
          <w:szCs w:val="24"/>
          <w:lang w:eastAsia="en-AU"/>
        </w:rPr>
        <w:t>modern</w:t>
      </w:r>
      <w:ins w:id="7" w:author="Anthony R Davidson" w:date="2018-01-23T08:35:00Z">
        <w:r>
          <w:rPr>
            <w:rFonts w:ascii="Arial" w:eastAsia="Times New Roman" w:hAnsi="Arial" w:cs="Arial"/>
            <w:sz w:val="24"/>
            <w:szCs w:val="24"/>
            <w:lang w:eastAsia="en-AU"/>
          </w:rPr>
          <w:t>-</w:t>
        </w:r>
      </w:ins>
      <w:del w:id="8" w:author="Anthony R Davidson" w:date="2018-01-23T08:35:00Z">
        <w:r w:rsidR="00B502A3" w:rsidDel="00546C47">
          <w:rPr>
            <w:rFonts w:ascii="Arial" w:eastAsia="Times New Roman" w:hAnsi="Arial" w:cs="Arial"/>
            <w:sz w:val="24"/>
            <w:szCs w:val="24"/>
            <w:lang w:eastAsia="en-AU"/>
          </w:rPr>
          <w:delText xml:space="preserve"> </w:delText>
        </w:r>
      </w:del>
      <w:r w:rsidR="00B502A3">
        <w:rPr>
          <w:rFonts w:ascii="Arial" w:eastAsia="Times New Roman" w:hAnsi="Arial" w:cs="Arial"/>
          <w:sz w:val="24"/>
          <w:szCs w:val="24"/>
          <w:lang w:eastAsia="en-AU"/>
        </w:rPr>
        <w:t>day</w:t>
      </w:r>
      <w:ins w:id="9" w:author="Anthony R Davidson" w:date="2018-01-23T08:35:00Z">
        <w:r>
          <w:rPr>
            <w:rFonts w:ascii="Arial" w:eastAsia="Times New Roman" w:hAnsi="Arial" w:cs="Arial"/>
            <w:sz w:val="24"/>
            <w:szCs w:val="24"/>
            <w:lang w:eastAsia="en-AU"/>
          </w:rPr>
          <w:t xml:space="preserve"> workplace</w:t>
        </w:r>
      </w:ins>
      <w:commentRangeEnd w:id="5"/>
      <w:ins w:id="10" w:author="Anthony R Davidson" w:date="2018-01-23T08:36:00Z">
        <w:r>
          <w:rPr>
            <w:rStyle w:val="CommentReference"/>
          </w:rPr>
          <w:commentReference w:id="5"/>
        </w:r>
      </w:ins>
      <w:r w:rsidR="00B502A3">
        <w:rPr>
          <w:rFonts w:ascii="Arial" w:eastAsia="Times New Roman" w:hAnsi="Arial" w:cs="Arial"/>
          <w:sz w:val="24"/>
          <w:szCs w:val="24"/>
          <w:lang w:eastAsia="en-AU"/>
        </w:rPr>
        <w:t>, communication between</w:t>
      </w:r>
      <w:r w:rsidR="00F55AF2">
        <w:rPr>
          <w:rFonts w:ascii="Arial" w:eastAsia="Times New Roman" w:hAnsi="Arial" w:cs="Arial"/>
          <w:sz w:val="24"/>
          <w:szCs w:val="24"/>
          <w:lang w:eastAsia="en-AU"/>
        </w:rPr>
        <w:t xml:space="preserve"> organisations is</w:t>
      </w:r>
      <w:r w:rsidR="00B502A3">
        <w:rPr>
          <w:rFonts w:ascii="Arial" w:eastAsia="Times New Roman" w:hAnsi="Arial" w:cs="Arial"/>
          <w:sz w:val="24"/>
          <w:szCs w:val="24"/>
          <w:lang w:eastAsia="en-AU"/>
        </w:rPr>
        <w:t xml:space="preserve"> replaced by</w:t>
      </w:r>
      <w:r w:rsidR="004D0889">
        <w:rPr>
          <w:rFonts w:ascii="Arial" w:eastAsia="Times New Roman" w:hAnsi="Arial" w:cs="Arial"/>
          <w:sz w:val="24"/>
          <w:szCs w:val="24"/>
          <w:lang w:eastAsia="en-AU"/>
        </w:rPr>
        <w:t xml:space="preserve"> </w:t>
      </w:r>
      <w:r w:rsidR="00B502A3">
        <w:rPr>
          <w:rFonts w:ascii="Arial" w:eastAsia="Times New Roman" w:hAnsi="Arial" w:cs="Arial"/>
          <w:sz w:val="24"/>
          <w:szCs w:val="24"/>
          <w:lang w:eastAsia="en-AU"/>
        </w:rPr>
        <w:t xml:space="preserve">e-mail, </w:t>
      </w:r>
      <w:r w:rsidR="00636F2D">
        <w:rPr>
          <w:rFonts w:ascii="Arial" w:eastAsia="Times New Roman" w:hAnsi="Arial" w:cs="Arial"/>
          <w:sz w:val="24"/>
          <w:szCs w:val="24"/>
          <w:lang w:eastAsia="en-AU"/>
        </w:rPr>
        <w:t xml:space="preserve">messenger and </w:t>
      </w:r>
      <w:commentRangeStart w:id="11"/>
      <w:r w:rsidR="00636F2D">
        <w:rPr>
          <w:rFonts w:ascii="Arial" w:eastAsia="Times New Roman" w:hAnsi="Arial" w:cs="Arial"/>
          <w:sz w:val="24"/>
          <w:szCs w:val="24"/>
          <w:lang w:eastAsia="en-AU"/>
        </w:rPr>
        <w:t>internet telephon</w:t>
      </w:r>
      <w:ins w:id="12" w:author="Anthony R Davidson" w:date="2018-01-23T08:32:00Z">
        <w:r>
          <w:rPr>
            <w:rFonts w:ascii="Arial" w:eastAsia="Times New Roman" w:hAnsi="Arial" w:cs="Arial"/>
            <w:sz w:val="24"/>
            <w:szCs w:val="24"/>
            <w:lang w:eastAsia="en-AU"/>
          </w:rPr>
          <w:t>e</w:t>
        </w:r>
      </w:ins>
      <w:del w:id="13" w:author="Anthony R Davidson" w:date="2018-01-23T08:32:00Z">
        <w:r w:rsidR="00636F2D" w:rsidDel="00546C47">
          <w:rPr>
            <w:rFonts w:ascii="Arial" w:eastAsia="Times New Roman" w:hAnsi="Arial" w:cs="Arial"/>
            <w:sz w:val="24"/>
            <w:szCs w:val="24"/>
            <w:lang w:eastAsia="en-AU"/>
          </w:rPr>
          <w:delText>y</w:delText>
        </w:r>
      </w:del>
      <w:r w:rsidR="004D0889">
        <w:rPr>
          <w:rFonts w:ascii="Arial" w:eastAsia="Times New Roman" w:hAnsi="Arial" w:cs="Arial"/>
          <w:sz w:val="24"/>
          <w:szCs w:val="24"/>
          <w:lang w:eastAsia="en-AU"/>
        </w:rPr>
        <w:t xml:space="preserve"> </w:t>
      </w:r>
      <w:commentRangeEnd w:id="11"/>
      <w:r>
        <w:rPr>
          <w:rStyle w:val="CommentReference"/>
        </w:rPr>
        <w:commentReference w:id="11"/>
      </w:r>
      <w:r w:rsidR="004D0889">
        <w:rPr>
          <w:rFonts w:ascii="Arial" w:eastAsia="Times New Roman" w:hAnsi="Arial" w:cs="Arial"/>
          <w:sz w:val="24"/>
          <w:szCs w:val="24"/>
          <w:lang w:eastAsia="en-AU"/>
        </w:rPr>
        <w:t xml:space="preserve">which </w:t>
      </w:r>
      <w:del w:id="14" w:author="Anthony R Davidson" w:date="2018-01-23T08:33:00Z">
        <w:r w:rsidR="004D0889" w:rsidDel="00546C47">
          <w:rPr>
            <w:rFonts w:ascii="Arial" w:eastAsia="Times New Roman" w:hAnsi="Arial" w:cs="Arial"/>
            <w:sz w:val="24"/>
            <w:szCs w:val="24"/>
            <w:lang w:eastAsia="en-AU"/>
          </w:rPr>
          <w:delText>use the</w:delText>
        </w:r>
      </w:del>
      <w:ins w:id="15" w:author="Anthony R Davidson" w:date="2018-01-23T08:33:00Z">
        <w:r>
          <w:rPr>
            <w:rFonts w:ascii="Arial" w:eastAsia="Times New Roman" w:hAnsi="Arial" w:cs="Arial"/>
            <w:sz w:val="24"/>
            <w:szCs w:val="24"/>
            <w:lang w:eastAsia="en-AU"/>
          </w:rPr>
          <w:t xml:space="preserve">are dependent on </w:t>
        </w:r>
        <w:proofErr w:type="spellStart"/>
        <w:proofErr w:type="gramStart"/>
        <w:r>
          <w:rPr>
            <w:rFonts w:ascii="Arial" w:eastAsia="Times New Roman" w:hAnsi="Arial" w:cs="Arial"/>
            <w:sz w:val="24"/>
            <w:szCs w:val="24"/>
            <w:lang w:eastAsia="en-AU"/>
          </w:rPr>
          <w:t>a</w:t>
        </w:r>
      </w:ins>
      <w:proofErr w:type="spellEnd"/>
      <w:proofErr w:type="gramEnd"/>
      <w:r w:rsidR="004D0889">
        <w:rPr>
          <w:rFonts w:ascii="Arial" w:eastAsia="Times New Roman" w:hAnsi="Arial" w:cs="Arial"/>
          <w:sz w:val="24"/>
          <w:szCs w:val="24"/>
          <w:lang w:eastAsia="en-AU"/>
        </w:rPr>
        <w:t xml:space="preserve"> internet</w:t>
      </w:r>
      <w:ins w:id="16" w:author="Anthony R Davidson" w:date="2018-01-23T08:33:00Z">
        <w:r>
          <w:rPr>
            <w:rFonts w:ascii="Arial" w:eastAsia="Times New Roman" w:hAnsi="Arial" w:cs="Arial"/>
            <w:sz w:val="24"/>
            <w:szCs w:val="24"/>
            <w:lang w:eastAsia="en-AU"/>
          </w:rPr>
          <w:t xml:space="preserve"> connection</w:t>
        </w:r>
      </w:ins>
      <w:r w:rsidR="00636F2D">
        <w:rPr>
          <w:rFonts w:ascii="Arial" w:eastAsia="Times New Roman" w:hAnsi="Arial" w:cs="Arial"/>
          <w:sz w:val="24"/>
          <w:szCs w:val="24"/>
          <w:lang w:eastAsia="en-AU"/>
        </w:rPr>
        <w:t>.</w:t>
      </w:r>
      <w:r w:rsidR="00F55AF2">
        <w:rPr>
          <w:rFonts w:ascii="Arial" w:eastAsia="Times New Roman" w:hAnsi="Arial" w:cs="Arial"/>
          <w:sz w:val="24"/>
          <w:szCs w:val="24"/>
          <w:lang w:eastAsia="en-AU"/>
        </w:rPr>
        <w:t xml:space="preserve"> </w:t>
      </w:r>
      <w:r w:rsidR="00851D79">
        <w:rPr>
          <w:rFonts w:ascii="Arial" w:eastAsia="Times New Roman" w:hAnsi="Arial" w:cs="Arial"/>
          <w:sz w:val="24"/>
          <w:szCs w:val="24"/>
          <w:lang w:eastAsia="en-AU"/>
        </w:rPr>
        <w:t>Communication over</w:t>
      </w:r>
      <w:r w:rsidR="00823F54">
        <w:rPr>
          <w:rFonts w:ascii="Arial" w:eastAsia="Times New Roman" w:hAnsi="Arial" w:cs="Arial"/>
          <w:sz w:val="24"/>
          <w:szCs w:val="24"/>
          <w:lang w:eastAsia="en-AU"/>
        </w:rPr>
        <w:t xml:space="preserve"> </w:t>
      </w:r>
      <w:r w:rsidR="00851D79">
        <w:rPr>
          <w:rFonts w:ascii="Arial" w:eastAsia="Times New Roman" w:hAnsi="Arial" w:cs="Arial"/>
          <w:sz w:val="24"/>
          <w:szCs w:val="24"/>
          <w:lang w:eastAsia="en-AU"/>
        </w:rPr>
        <w:t xml:space="preserve">the </w:t>
      </w:r>
      <w:r w:rsidR="00823F54">
        <w:rPr>
          <w:rFonts w:ascii="Arial" w:eastAsia="Times New Roman" w:hAnsi="Arial" w:cs="Arial"/>
          <w:sz w:val="24"/>
          <w:szCs w:val="24"/>
          <w:lang w:eastAsia="en-AU"/>
        </w:rPr>
        <w:t xml:space="preserve">internet is faster, more reliable, more secure and </w:t>
      </w:r>
      <w:commentRangeStart w:id="17"/>
      <w:r w:rsidR="00823F54">
        <w:rPr>
          <w:rFonts w:ascii="Arial" w:eastAsia="Times New Roman" w:hAnsi="Arial" w:cs="Arial"/>
          <w:sz w:val="24"/>
          <w:szCs w:val="24"/>
          <w:lang w:eastAsia="en-AU"/>
        </w:rPr>
        <w:t>more</w:t>
      </w:r>
      <w:commentRangeEnd w:id="17"/>
      <w:r>
        <w:rPr>
          <w:rStyle w:val="CommentReference"/>
        </w:rPr>
        <w:commentReference w:id="17"/>
      </w:r>
      <w:r w:rsidR="00823F54">
        <w:rPr>
          <w:rFonts w:ascii="Arial" w:eastAsia="Times New Roman" w:hAnsi="Arial" w:cs="Arial"/>
          <w:sz w:val="24"/>
          <w:szCs w:val="24"/>
          <w:lang w:eastAsia="en-AU"/>
        </w:rPr>
        <w:t xml:space="preserve"> efficient rather than </w:t>
      </w:r>
      <w:r w:rsidR="00851D79">
        <w:rPr>
          <w:rFonts w:ascii="Arial" w:eastAsia="Times New Roman" w:hAnsi="Arial" w:cs="Arial"/>
          <w:sz w:val="24"/>
          <w:szCs w:val="24"/>
          <w:lang w:eastAsia="en-AU"/>
        </w:rPr>
        <w:t xml:space="preserve">the </w:t>
      </w:r>
      <w:r w:rsidR="00823F54">
        <w:rPr>
          <w:rFonts w:ascii="Arial" w:eastAsia="Times New Roman" w:hAnsi="Arial" w:cs="Arial"/>
          <w:sz w:val="24"/>
          <w:szCs w:val="24"/>
          <w:lang w:eastAsia="en-AU"/>
        </w:rPr>
        <w:t xml:space="preserve">traditional one. In addition, the internet </w:t>
      </w:r>
      <w:r w:rsidR="00796E96">
        <w:rPr>
          <w:rFonts w:ascii="Arial" w:eastAsia="Times New Roman" w:hAnsi="Arial" w:cs="Arial"/>
          <w:sz w:val="24"/>
          <w:szCs w:val="24"/>
          <w:lang w:eastAsia="en-AU"/>
        </w:rPr>
        <w:t xml:space="preserve">can also be </w:t>
      </w:r>
      <w:r w:rsidR="00823F54">
        <w:rPr>
          <w:rFonts w:ascii="Arial" w:eastAsia="Times New Roman" w:hAnsi="Arial" w:cs="Arial"/>
          <w:sz w:val="24"/>
          <w:szCs w:val="24"/>
          <w:lang w:eastAsia="en-AU"/>
        </w:rPr>
        <w:t xml:space="preserve">as a source to search </w:t>
      </w:r>
      <w:del w:id="18" w:author="Anthony R Davidson" w:date="2018-01-23T08:37:00Z">
        <w:r w:rsidR="00823F54" w:rsidDel="00546C47">
          <w:rPr>
            <w:rFonts w:ascii="Arial" w:eastAsia="Times New Roman" w:hAnsi="Arial" w:cs="Arial"/>
            <w:sz w:val="24"/>
            <w:szCs w:val="24"/>
            <w:lang w:eastAsia="en-AU"/>
          </w:rPr>
          <w:delText xml:space="preserve">some </w:delText>
        </w:r>
      </w:del>
      <w:ins w:id="19" w:author="Anthony R Davidson" w:date="2018-01-23T08:37:00Z">
        <w:r>
          <w:rPr>
            <w:rFonts w:ascii="Arial" w:eastAsia="Times New Roman" w:hAnsi="Arial" w:cs="Arial"/>
            <w:sz w:val="24"/>
            <w:szCs w:val="24"/>
            <w:lang w:eastAsia="en-AU"/>
          </w:rPr>
          <w:t>and find additional</w:t>
        </w:r>
        <w:r>
          <w:rPr>
            <w:rFonts w:ascii="Arial" w:eastAsia="Times New Roman" w:hAnsi="Arial" w:cs="Arial"/>
            <w:sz w:val="24"/>
            <w:szCs w:val="24"/>
            <w:lang w:eastAsia="en-AU"/>
          </w:rPr>
          <w:t xml:space="preserve"> </w:t>
        </w:r>
      </w:ins>
      <w:r w:rsidR="00823F54">
        <w:rPr>
          <w:rFonts w:ascii="Arial" w:eastAsia="Times New Roman" w:hAnsi="Arial" w:cs="Arial"/>
          <w:sz w:val="24"/>
          <w:szCs w:val="24"/>
          <w:lang w:eastAsia="en-AU"/>
        </w:rPr>
        <w:t>information</w:t>
      </w:r>
      <w:ins w:id="20" w:author="Anthony R Davidson" w:date="2018-01-23T08:38:00Z">
        <w:r>
          <w:rPr>
            <w:rFonts w:ascii="Arial" w:eastAsia="Times New Roman" w:hAnsi="Arial" w:cs="Arial"/>
            <w:sz w:val="24"/>
            <w:szCs w:val="24"/>
            <w:lang w:eastAsia="en-AU"/>
          </w:rPr>
          <w:t xml:space="preserve"> needed for workplace </w:t>
        </w:r>
        <w:proofErr w:type="spellStart"/>
        <w:r>
          <w:rPr>
            <w:rFonts w:ascii="Arial" w:eastAsia="Times New Roman" w:hAnsi="Arial" w:cs="Arial"/>
            <w:sz w:val="24"/>
            <w:szCs w:val="24"/>
            <w:lang w:eastAsia="en-AU"/>
          </w:rPr>
          <w:t>activites</w:t>
        </w:r>
      </w:ins>
      <w:proofErr w:type="spellEnd"/>
      <w:r w:rsidR="00823F54">
        <w:rPr>
          <w:rFonts w:ascii="Arial" w:eastAsia="Times New Roman" w:hAnsi="Arial" w:cs="Arial"/>
          <w:sz w:val="24"/>
          <w:szCs w:val="24"/>
          <w:lang w:eastAsia="en-AU"/>
        </w:rPr>
        <w:t xml:space="preserve">. </w:t>
      </w:r>
      <w:del w:id="21" w:author="Anthony R Davidson" w:date="2018-01-23T08:38:00Z">
        <w:r w:rsidR="00DD4C4F" w:rsidDel="00546C47">
          <w:rPr>
            <w:rFonts w:ascii="Arial" w:eastAsia="Times New Roman" w:hAnsi="Arial" w:cs="Arial"/>
            <w:sz w:val="24"/>
            <w:szCs w:val="24"/>
            <w:lang w:eastAsia="en-AU"/>
          </w:rPr>
          <w:delText>A large number of information can be found in the internet</w:delText>
        </w:r>
        <w:r w:rsidR="0026345B" w:rsidDel="00546C47">
          <w:rPr>
            <w:rFonts w:ascii="Arial" w:eastAsia="Times New Roman" w:hAnsi="Arial" w:cs="Arial"/>
            <w:sz w:val="24"/>
            <w:szCs w:val="24"/>
            <w:lang w:eastAsia="en-AU"/>
          </w:rPr>
          <w:delText xml:space="preserve">. </w:delText>
        </w:r>
      </w:del>
      <w:r w:rsidR="0026345B">
        <w:rPr>
          <w:rFonts w:ascii="Arial" w:eastAsia="Times New Roman" w:hAnsi="Arial" w:cs="Arial"/>
          <w:sz w:val="24"/>
          <w:szCs w:val="24"/>
          <w:lang w:eastAsia="en-AU"/>
        </w:rPr>
        <w:t xml:space="preserve">This will help employees to obtain information </w:t>
      </w:r>
      <w:r w:rsidR="00EE1B38">
        <w:rPr>
          <w:rFonts w:ascii="Arial" w:eastAsia="Times New Roman" w:hAnsi="Arial" w:cs="Arial"/>
          <w:sz w:val="24"/>
          <w:szCs w:val="24"/>
          <w:lang w:eastAsia="en-AU"/>
        </w:rPr>
        <w:t>which</w:t>
      </w:r>
      <w:r w:rsidR="0026345B">
        <w:rPr>
          <w:rFonts w:ascii="Arial" w:eastAsia="Times New Roman" w:hAnsi="Arial" w:cs="Arial"/>
          <w:sz w:val="24"/>
          <w:szCs w:val="24"/>
          <w:lang w:eastAsia="en-AU"/>
        </w:rPr>
        <w:t xml:space="preserve"> is important for business development</w:t>
      </w:r>
      <w:del w:id="22" w:author="Anthony R Davidson" w:date="2018-01-23T08:38:00Z">
        <w:r w:rsidR="0026345B" w:rsidDel="00546C47">
          <w:rPr>
            <w:rFonts w:ascii="Arial" w:eastAsia="Times New Roman" w:hAnsi="Arial" w:cs="Arial"/>
            <w:sz w:val="24"/>
            <w:szCs w:val="24"/>
            <w:lang w:eastAsia="en-AU"/>
          </w:rPr>
          <w:delText xml:space="preserve">. </w:delText>
        </w:r>
        <w:r w:rsidR="00020030" w:rsidRPr="00020030" w:rsidDel="00546C47">
          <w:rPr>
            <w:rFonts w:ascii="Arial" w:eastAsia="Times New Roman" w:hAnsi="Arial" w:cs="Arial"/>
            <w:sz w:val="24"/>
            <w:szCs w:val="24"/>
            <w:lang w:eastAsia="en-AU"/>
          </w:rPr>
          <w:delText xml:space="preserve">It </w:delText>
        </w:r>
        <w:r w:rsidR="00020030" w:rsidDel="00546C47">
          <w:rPr>
            <w:rFonts w:ascii="Arial" w:eastAsia="Times New Roman" w:hAnsi="Arial" w:cs="Arial"/>
            <w:sz w:val="24"/>
            <w:szCs w:val="24"/>
            <w:lang w:eastAsia="en-AU"/>
          </w:rPr>
          <w:delText>could</w:delText>
        </w:r>
      </w:del>
      <w:r w:rsidR="00020030" w:rsidRPr="00020030">
        <w:rPr>
          <w:rFonts w:ascii="Arial" w:eastAsia="Times New Roman" w:hAnsi="Arial" w:cs="Arial"/>
          <w:sz w:val="24"/>
          <w:szCs w:val="24"/>
          <w:lang w:eastAsia="en-AU"/>
        </w:rPr>
        <w:t xml:space="preserve"> create</w:t>
      </w:r>
      <w:ins w:id="23" w:author="Anthony R Davidson" w:date="2018-01-23T08:38:00Z">
        <w:r>
          <w:rPr>
            <w:rFonts w:ascii="Arial" w:eastAsia="Times New Roman" w:hAnsi="Arial" w:cs="Arial"/>
            <w:sz w:val="24"/>
            <w:szCs w:val="24"/>
            <w:lang w:eastAsia="en-AU"/>
          </w:rPr>
          <w:t>s a</w:t>
        </w:r>
      </w:ins>
      <w:r w:rsidR="00020030" w:rsidRPr="00020030">
        <w:rPr>
          <w:rFonts w:ascii="Arial" w:eastAsia="Times New Roman" w:hAnsi="Arial" w:cs="Arial"/>
          <w:sz w:val="24"/>
          <w:szCs w:val="24"/>
          <w:lang w:eastAsia="en-AU"/>
        </w:rPr>
        <w:t xml:space="preserve"> productiv</w:t>
      </w:r>
      <w:ins w:id="24" w:author="Anthony R Davidson" w:date="2018-01-23T08:38:00Z">
        <w:r>
          <w:rPr>
            <w:rFonts w:ascii="Arial" w:eastAsia="Times New Roman" w:hAnsi="Arial" w:cs="Arial"/>
            <w:sz w:val="24"/>
            <w:szCs w:val="24"/>
            <w:lang w:eastAsia="en-AU"/>
          </w:rPr>
          <w:t>e</w:t>
        </w:r>
      </w:ins>
      <w:del w:id="25" w:author="Anthony R Davidson" w:date="2018-01-23T08:38:00Z">
        <w:r w:rsidR="00020030" w:rsidRPr="00020030" w:rsidDel="00546C47">
          <w:rPr>
            <w:rFonts w:ascii="Arial" w:eastAsia="Times New Roman" w:hAnsi="Arial" w:cs="Arial"/>
            <w:sz w:val="24"/>
            <w:szCs w:val="24"/>
            <w:lang w:eastAsia="en-AU"/>
          </w:rPr>
          <w:delText>ity</w:delText>
        </w:r>
      </w:del>
      <w:r w:rsidR="00020030" w:rsidRPr="00020030">
        <w:rPr>
          <w:rFonts w:ascii="Arial" w:eastAsia="Times New Roman" w:hAnsi="Arial" w:cs="Arial"/>
          <w:sz w:val="24"/>
          <w:szCs w:val="24"/>
          <w:lang w:eastAsia="en-AU"/>
        </w:rPr>
        <w:t xml:space="preserve"> </w:t>
      </w:r>
      <w:del w:id="26" w:author="Anthony R Davidson" w:date="2018-01-23T08:39:00Z">
        <w:r w:rsidR="00020030" w:rsidRPr="00020030" w:rsidDel="00546C47">
          <w:rPr>
            <w:rFonts w:ascii="Arial" w:eastAsia="Times New Roman" w:hAnsi="Arial" w:cs="Arial"/>
            <w:sz w:val="24"/>
            <w:szCs w:val="24"/>
            <w:lang w:eastAsia="en-AU"/>
          </w:rPr>
          <w:delText xml:space="preserve">in the </w:delText>
        </w:r>
      </w:del>
      <w:r w:rsidR="00020030" w:rsidRPr="00020030">
        <w:rPr>
          <w:rFonts w:ascii="Arial" w:eastAsia="Times New Roman" w:hAnsi="Arial" w:cs="Arial"/>
          <w:sz w:val="24"/>
          <w:szCs w:val="24"/>
          <w:lang w:eastAsia="en-AU"/>
        </w:rPr>
        <w:t>workplace</w:t>
      </w:r>
      <w:r w:rsidR="00020030">
        <w:rPr>
          <w:rFonts w:ascii="Arial" w:eastAsia="Times New Roman" w:hAnsi="Arial" w:cs="Arial"/>
          <w:sz w:val="24"/>
          <w:szCs w:val="24"/>
          <w:lang w:eastAsia="en-AU"/>
        </w:rPr>
        <w:t xml:space="preserve">. </w:t>
      </w:r>
      <w:r w:rsidR="00CD3755">
        <w:rPr>
          <w:rFonts w:ascii="Arial" w:eastAsia="Times New Roman" w:hAnsi="Arial" w:cs="Arial"/>
          <w:sz w:val="24"/>
          <w:szCs w:val="24"/>
          <w:lang w:eastAsia="en-AU"/>
        </w:rPr>
        <w:t>Providing internet access for employees does not only give positive impacts.</w:t>
      </w:r>
      <w:r w:rsidR="00020030">
        <w:rPr>
          <w:rFonts w:ascii="Arial" w:eastAsia="Times New Roman" w:hAnsi="Arial" w:cs="Arial"/>
          <w:sz w:val="24"/>
          <w:szCs w:val="24"/>
          <w:lang w:eastAsia="en-AU"/>
        </w:rPr>
        <w:t xml:space="preserve"> There are also some negative impacts of it. Employees could access the internet </w:t>
      </w:r>
      <w:r w:rsidR="00F939E4">
        <w:rPr>
          <w:rFonts w:ascii="Arial" w:eastAsia="Times New Roman" w:hAnsi="Arial" w:cs="Arial"/>
          <w:sz w:val="24"/>
          <w:szCs w:val="24"/>
          <w:lang w:eastAsia="en-AU"/>
        </w:rPr>
        <w:t xml:space="preserve">for </w:t>
      </w:r>
      <w:r w:rsidR="006F2B90">
        <w:rPr>
          <w:rFonts w:ascii="Arial" w:eastAsia="Times New Roman" w:hAnsi="Arial" w:cs="Arial"/>
          <w:sz w:val="24"/>
          <w:szCs w:val="24"/>
          <w:lang w:eastAsia="en-AU"/>
        </w:rPr>
        <w:t>non-</w:t>
      </w:r>
      <w:r w:rsidR="00020030">
        <w:rPr>
          <w:rFonts w:ascii="Arial" w:eastAsia="Times New Roman" w:hAnsi="Arial" w:cs="Arial"/>
          <w:sz w:val="24"/>
          <w:szCs w:val="24"/>
          <w:lang w:eastAsia="en-AU"/>
        </w:rPr>
        <w:t>work</w:t>
      </w:r>
      <w:r w:rsidR="006F2B90">
        <w:rPr>
          <w:rFonts w:ascii="Arial" w:eastAsia="Times New Roman" w:hAnsi="Arial" w:cs="Arial"/>
          <w:sz w:val="24"/>
          <w:szCs w:val="24"/>
          <w:lang w:eastAsia="en-AU"/>
        </w:rPr>
        <w:t xml:space="preserve"> related</w:t>
      </w:r>
      <w:r w:rsidR="00020030">
        <w:rPr>
          <w:rFonts w:ascii="Arial" w:eastAsia="Times New Roman" w:hAnsi="Arial" w:cs="Arial"/>
          <w:sz w:val="24"/>
          <w:szCs w:val="24"/>
          <w:lang w:eastAsia="en-AU"/>
        </w:rPr>
        <w:t xml:space="preserve"> purposes. </w:t>
      </w:r>
      <w:commentRangeStart w:id="27"/>
      <w:r w:rsidR="00020030">
        <w:rPr>
          <w:rFonts w:ascii="Arial" w:eastAsia="Times New Roman" w:hAnsi="Arial" w:cs="Arial"/>
          <w:sz w:val="24"/>
          <w:szCs w:val="24"/>
          <w:lang w:eastAsia="en-AU"/>
        </w:rPr>
        <w:t>The activities to access the internet</w:t>
      </w:r>
      <w:r w:rsidR="00CD3755">
        <w:rPr>
          <w:rFonts w:ascii="Arial" w:eastAsia="Times New Roman" w:hAnsi="Arial" w:cs="Arial"/>
          <w:sz w:val="24"/>
          <w:szCs w:val="24"/>
          <w:lang w:eastAsia="en-AU"/>
        </w:rPr>
        <w:t xml:space="preserve"> </w:t>
      </w:r>
      <w:r w:rsidR="00020030">
        <w:rPr>
          <w:rFonts w:ascii="Arial" w:eastAsia="Times New Roman" w:hAnsi="Arial" w:cs="Arial"/>
          <w:sz w:val="24"/>
          <w:szCs w:val="24"/>
          <w:lang w:eastAsia="en-AU"/>
        </w:rPr>
        <w:t>during work</w:t>
      </w:r>
      <w:r w:rsidR="00F939E4">
        <w:rPr>
          <w:rFonts w:ascii="Arial" w:eastAsia="Times New Roman" w:hAnsi="Arial" w:cs="Arial"/>
          <w:sz w:val="24"/>
          <w:szCs w:val="24"/>
          <w:lang w:eastAsia="en-AU"/>
        </w:rPr>
        <w:t xml:space="preserve"> hours for individual purposes is known as Personal Web usage (PWU), </w:t>
      </w:r>
      <w:proofErr w:type="spellStart"/>
      <w:r w:rsidR="00F939E4">
        <w:rPr>
          <w:rFonts w:ascii="Arial" w:eastAsia="Times New Roman" w:hAnsi="Arial" w:cs="Arial"/>
          <w:sz w:val="24"/>
          <w:szCs w:val="24"/>
          <w:lang w:eastAsia="en-AU"/>
        </w:rPr>
        <w:t>cyberloafing</w:t>
      </w:r>
      <w:proofErr w:type="spellEnd"/>
      <w:r w:rsidR="00F939E4">
        <w:rPr>
          <w:rFonts w:ascii="Arial" w:eastAsia="Times New Roman" w:hAnsi="Arial" w:cs="Arial"/>
          <w:sz w:val="24"/>
          <w:szCs w:val="24"/>
          <w:lang w:eastAsia="en-AU"/>
        </w:rPr>
        <w:t xml:space="preserve">, </w:t>
      </w:r>
      <w:proofErr w:type="spellStart"/>
      <w:r w:rsidR="00F939E4">
        <w:rPr>
          <w:rFonts w:ascii="Arial" w:eastAsia="Times New Roman" w:hAnsi="Arial" w:cs="Arial"/>
          <w:sz w:val="24"/>
          <w:szCs w:val="24"/>
          <w:lang w:eastAsia="en-AU"/>
        </w:rPr>
        <w:t>cyberslacking</w:t>
      </w:r>
      <w:proofErr w:type="spellEnd"/>
      <w:r w:rsidR="00F939E4">
        <w:rPr>
          <w:rFonts w:ascii="Arial" w:eastAsia="Times New Roman" w:hAnsi="Arial" w:cs="Arial"/>
          <w:sz w:val="24"/>
          <w:szCs w:val="24"/>
          <w:lang w:eastAsia="en-AU"/>
        </w:rPr>
        <w:t>, Non Work Related Computing (NRWC) and internet abuse</w:t>
      </w:r>
      <w:r w:rsidR="00515D55">
        <w:rPr>
          <w:rFonts w:ascii="Arial" w:eastAsia="Times New Roman" w:hAnsi="Arial" w:cs="Arial"/>
          <w:sz w:val="24"/>
          <w:szCs w:val="24"/>
          <w:lang w:eastAsia="en-AU"/>
        </w:rPr>
        <w:t xml:space="preserve"> (Kym &amp; Byrne 2011)</w:t>
      </w:r>
      <w:r w:rsidR="00F939E4">
        <w:rPr>
          <w:rFonts w:ascii="Arial" w:eastAsia="Times New Roman" w:hAnsi="Arial" w:cs="Arial"/>
          <w:sz w:val="24"/>
          <w:szCs w:val="24"/>
          <w:lang w:eastAsia="en-AU"/>
        </w:rPr>
        <w:t>.</w:t>
      </w:r>
      <w:r w:rsidR="00515D55">
        <w:rPr>
          <w:rFonts w:ascii="Arial" w:eastAsia="Times New Roman" w:hAnsi="Arial" w:cs="Arial"/>
          <w:sz w:val="24"/>
          <w:szCs w:val="24"/>
          <w:lang w:eastAsia="en-AU"/>
        </w:rPr>
        <w:t xml:space="preserve"> </w:t>
      </w:r>
      <w:commentRangeEnd w:id="27"/>
      <w:r>
        <w:rPr>
          <w:rStyle w:val="CommentReference"/>
        </w:rPr>
        <w:commentReference w:id="27"/>
      </w:r>
    </w:p>
    <w:p w:rsidR="00546C47" w:rsidRDefault="00546C47" w:rsidP="00CA558C">
      <w:pPr>
        <w:spacing w:after="0" w:line="360" w:lineRule="auto"/>
        <w:ind w:firstLine="426"/>
        <w:contextualSpacing/>
        <w:jc w:val="both"/>
        <w:rPr>
          <w:ins w:id="28" w:author="Anthony R Davidson" w:date="2018-01-23T08:40:00Z"/>
          <w:rFonts w:ascii="Arial" w:eastAsia="Times New Roman" w:hAnsi="Arial" w:cs="Arial"/>
          <w:sz w:val="24"/>
          <w:szCs w:val="24"/>
          <w:lang w:eastAsia="en-AU"/>
        </w:rPr>
      </w:pPr>
    </w:p>
    <w:p w:rsidR="00546C47" w:rsidRDefault="00546C47" w:rsidP="00CA558C">
      <w:pPr>
        <w:spacing w:after="0" w:line="360" w:lineRule="auto"/>
        <w:ind w:firstLine="426"/>
        <w:contextualSpacing/>
        <w:jc w:val="both"/>
        <w:rPr>
          <w:ins w:id="29" w:author="Anthony R Davidson" w:date="2018-01-23T08:42:00Z"/>
          <w:rFonts w:ascii="Arial" w:eastAsia="Times New Roman" w:hAnsi="Arial" w:cs="Arial"/>
          <w:sz w:val="24"/>
          <w:szCs w:val="24"/>
          <w:lang w:eastAsia="en-AU"/>
        </w:rPr>
      </w:pPr>
      <w:ins w:id="30" w:author="Anthony R Davidson" w:date="2018-01-23T08:40:00Z">
        <w:r w:rsidRPr="00546C47">
          <w:rPr>
            <w:rFonts w:ascii="Arial" w:eastAsia="Times New Roman" w:hAnsi="Arial" w:cs="Arial"/>
            <w:sz w:val="24"/>
            <w:szCs w:val="24"/>
            <w:highlight w:val="yellow"/>
            <w:lang w:eastAsia="en-AU"/>
            <w:rPrChange w:id="31" w:author="Anthony R Davidson" w:date="2018-01-23T08:43:00Z">
              <w:rPr>
                <w:rFonts w:ascii="Arial" w:eastAsia="Times New Roman" w:hAnsi="Arial" w:cs="Arial"/>
                <w:sz w:val="24"/>
                <w:szCs w:val="24"/>
                <w:lang w:eastAsia="en-AU"/>
              </w:rPr>
            </w:rPrChange>
          </w:rPr>
          <w:t xml:space="preserve">The above paragraph is an example of the modifications that could be made to make the </w:t>
        </w:r>
      </w:ins>
      <w:ins w:id="32" w:author="Anthony R Davidson" w:date="2018-01-23T08:41:00Z">
        <w:r w:rsidRPr="00546C47">
          <w:rPr>
            <w:rFonts w:ascii="Arial" w:eastAsia="Times New Roman" w:hAnsi="Arial" w:cs="Arial"/>
            <w:sz w:val="24"/>
            <w:szCs w:val="24"/>
            <w:highlight w:val="yellow"/>
            <w:lang w:eastAsia="en-AU"/>
            <w:rPrChange w:id="33" w:author="Anthony R Davidson" w:date="2018-01-23T08:43:00Z">
              <w:rPr>
                <w:rFonts w:ascii="Arial" w:eastAsia="Times New Roman" w:hAnsi="Arial" w:cs="Arial"/>
                <w:sz w:val="24"/>
                <w:szCs w:val="24"/>
                <w:lang w:eastAsia="en-AU"/>
              </w:rPr>
            </w:rPrChange>
          </w:rPr>
          <w:t>writing easier to read. I would recommend spending some more time editing and correcting grammar but this is not my exp</w:t>
        </w:r>
      </w:ins>
      <w:ins w:id="34" w:author="Anthony R Davidson" w:date="2018-01-23T08:42:00Z">
        <w:r w:rsidRPr="00546C47">
          <w:rPr>
            <w:rFonts w:ascii="Arial" w:eastAsia="Times New Roman" w:hAnsi="Arial" w:cs="Arial"/>
            <w:sz w:val="24"/>
            <w:szCs w:val="24"/>
            <w:highlight w:val="yellow"/>
            <w:lang w:eastAsia="en-AU"/>
            <w:rPrChange w:id="35" w:author="Anthony R Davidson" w:date="2018-01-23T08:43:00Z">
              <w:rPr>
                <w:rFonts w:ascii="Arial" w:eastAsia="Times New Roman" w:hAnsi="Arial" w:cs="Arial"/>
                <w:sz w:val="24"/>
                <w:szCs w:val="24"/>
                <w:lang w:eastAsia="en-AU"/>
              </w:rPr>
            </w:rPrChange>
          </w:rPr>
          <w:t>ertise. I will just look at content and research based changes from here on.</w:t>
        </w:r>
      </w:ins>
    </w:p>
    <w:p w:rsidR="00546C47" w:rsidRDefault="00546C47" w:rsidP="00CA558C">
      <w:pPr>
        <w:spacing w:after="0" w:line="360" w:lineRule="auto"/>
        <w:ind w:firstLine="426"/>
        <w:contextualSpacing/>
        <w:jc w:val="both"/>
        <w:rPr>
          <w:rFonts w:ascii="Arial" w:eastAsia="Times New Roman" w:hAnsi="Arial" w:cs="Arial"/>
          <w:sz w:val="24"/>
          <w:szCs w:val="24"/>
          <w:lang w:eastAsia="en-AU"/>
        </w:rPr>
      </w:pPr>
    </w:p>
    <w:p w:rsidR="00CA558C" w:rsidRDefault="008477B6" w:rsidP="00CA558C">
      <w:pPr>
        <w:spacing w:before="100" w:beforeAutospacing="1" w:after="100" w:afterAutospacing="1" w:line="360" w:lineRule="auto"/>
        <w:ind w:firstLine="720"/>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A local autonomy </w:t>
      </w:r>
      <w:r w:rsidR="005063E0">
        <w:rPr>
          <w:rFonts w:ascii="Arial" w:eastAsia="Times New Roman" w:hAnsi="Arial" w:cs="Arial"/>
          <w:sz w:val="24"/>
          <w:szCs w:val="24"/>
          <w:lang w:eastAsia="en-AU"/>
        </w:rPr>
        <w:t>has</w:t>
      </w:r>
      <w:r>
        <w:rPr>
          <w:rFonts w:ascii="Arial" w:eastAsia="Times New Roman" w:hAnsi="Arial" w:cs="Arial"/>
          <w:sz w:val="24"/>
          <w:szCs w:val="24"/>
          <w:lang w:eastAsia="en-AU"/>
        </w:rPr>
        <w:t xml:space="preserve"> </w:t>
      </w:r>
      <w:r w:rsidR="00BB4201">
        <w:rPr>
          <w:rFonts w:ascii="Arial" w:eastAsia="Times New Roman" w:hAnsi="Arial" w:cs="Arial"/>
          <w:sz w:val="24"/>
          <w:szCs w:val="24"/>
          <w:lang w:eastAsia="en-AU"/>
        </w:rPr>
        <w:t xml:space="preserve">been </w:t>
      </w:r>
      <w:r>
        <w:rPr>
          <w:rFonts w:ascii="Arial" w:eastAsia="Times New Roman" w:hAnsi="Arial" w:cs="Arial"/>
          <w:sz w:val="24"/>
          <w:szCs w:val="24"/>
          <w:lang w:eastAsia="en-AU"/>
        </w:rPr>
        <w:t xml:space="preserve">used by local governments </w:t>
      </w:r>
      <w:r w:rsidR="005063E0">
        <w:rPr>
          <w:rFonts w:ascii="Arial" w:eastAsia="Times New Roman" w:hAnsi="Arial" w:cs="Arial"/>
          <w:sz w:val="24"/>
          <w:szCs w:val="24"/>
          <w:lang w:eastAsia="en-AU"/>
        </w:rPr>
        <w:t>since</w:t>
      </w:r>
      <w:r>
        <w:rPr>
          <w:rFonts w:ascii="Arial" w:eastAsia="Times New Roman" w:hAnsi="Arial" w:cs="Arial"/>
          <w:sz w:val="24"/>
          <w:szCs w:val="24"/>
          <w:lang w:eastAsia="en-AU"/>
        </w:rPr>
        <w:t xml:space="preserve"> 1999</w:t>
      </w:r>
      <w:ins w:id="36" w:author="Anthony R Davidson" w:date="2018-01-23T08:43:00Z">
        <w:r w:rsidR="00546C47">
          <w:rPr>
            <w:rFonts w:ascii="Arial" w:eastAsia="Times New Roman" w:hAnsi="Arial" w:cs="Arial"/>
            <w:sz w:val="24"/>
            <w:szCs w:val="24"/>
            <w:lang w:eastAsia="en-AU"/>
          </w:rPr>
          <w:t xml:space="preserve"> (reference???)</w:t>
        </w:r>
      </w:ins>
      <w:r>
        <w:rPr>
          <w:rFonts w:ascii="Arial" w:eastAsia="Times New Roman" w:hAnsi="Arial" w:cs="Arial"/>
          <w:sz w:val="24"/>
          <w:szCs w:val="24"/>
          <w:lang w:eastAsia="en-AU"/>
        </w:rPr>
        <w:t xml:space="preserve">. This form of a </w:t>
      </w:r>
      <w:r w:rsidR="00DD196B">
        <w:rPr>
          <w:rFonts w:ascii="Arial" w:eastAsia="Times New Roman" w:hAnsi="Arial" w:cs="Arial"/>
          <w:sz w:val="24"/>
          <w:szCs w:val="24"/>
          <w:lang w:eastAsia="en-AU"/>
        </w:rPr>
        <w:t>governance</w:t>
      </w:r>
      <w:r>
        <w:rPr>
          <w:rFonts w:ascii="Arial" w:eastAsia="Times New Roman" w:hAnsi="Arial" w:cs="Arial"/>
          <w:sz w:val="24"/>
          <w:szCs w:val="24"/>
          <w:lang w:eastAsia="en-AU"/>
        </w:rPr>
        <w:t xml:space="preserve"> replaced centralisation into decentralisation. A Local autonomy gives a local government to </w:t>
      </w:r>
      <w:r w:rsidR="00AE79F5">
        <w:rPr>
          <w:rFonts w:ascii="Arial" w:eastAsia="Times New Roman" w:hAnsi="Arial" w:cs="Arial"/>
          <w:sz w:val="24"/>
          <w:szCs w:val="24"/>
          <w:lang w:eastAsia="en-AU"/>
        </w:rPr>
        <w:t>manage</w:t>
      </w:r>
      <w:r>
        <w:rPr>
          <w:rFonts w:ascii="Arial" w:eastAsia="Times New Roman" w:hAnsi="Arial" w:cs="Arial"/>
          <w:sz w:val="24"/>
          <w:szCs w:val="24"/>
          <w:lang w:eastAsia="en-AU"/>
        </w:rPr>
        <w:t xml:space="preserve"> theirs governance without intervention from a central government</w:t>
      </w:r>
      <w:r w:rsidR="00AE79F5">
        <w:rPr>
          <w:rFonts w:ascii="Arial" w:eastAsia="Times New Roman" w:hAnsi="Arial" w:cs="Arial"/>
          <w:sz w:val="24"/>
          <w:szCs w:val="24"/>
          <w:lang w:eastAsia="en-AU"/>
        </w:rPr>
        <w:t xml:space="preserve"> in accordance with the prevailing laws and regulations </w:t>
      </w:r>
      <w:commentRangeStart w:id="37"/>
      <w:r w:rsidR="00AE79F5">
        <w:rPr>
          <w:rFonts w:ascii="Arial" w:eastAsia="Times New Roman" w:hAnsi="Arial" w:cs="Arial"/>
          <w:sz w:val="24"/>
          <w:szCs w:val="24"/>
          <w:lang w:eastAsia="en-AU"/>
        </w:rPr>
        <w:t>(Wikipedia 2017)</w:t>
      </w:r>
      <w:commentRangeEnd w:id="37"/>
      <w:r w:rsidR="00546C47">
        <w:rPr>
          <w:rStyle w:val="CommentReference"/>
        </w:rPr>
        <w:commentReference w:id="37"/>
      </w:r>
      <w:r w:rsidR="005063E0">
        <w:rPr>
          <w:rFonts w:ascii="Arial" w:eastAsia="Times New Roman" w:hAnsi="Arial" w:cs="Arial"/>
          <w:sz w:val="24"/>
          <w:szCs w:val="24"/>
          <w:lang w:eastAsia="en-AU"/>
        </w:rPr>
        <w:t>.</w:t>
      </w:r>
      <w:r w:rsidR="00AA2514">
        <w:rPr>
          <w:rFonts w:ascii="Arial" w:eastAsia="Times New Roman" w:hAnsi="Arial" w:cs="Arial"/>
          <w:sz w:val="24"/>
          <w:szCs w:val="24"/>
          <w:lang w:eastAsia="en-AU"/>
        </w:rPr>
        <w:t xml:space="preserve"> </w:t>
      </w:r>
      <w:r w:rsidR="00B933C8">
        <w:rPr>
          <w:rFonts w:ascii="Arial" w:eastAsia="Times New Roman" w:hAnsi="Arial" w:cs="Arial"/>
          <w:sz w:val="24"/>
          <w:szCs w:val="24"/>
          <w:lang w:eastAsia="en-AU"/>
        </w:rPr>
        <w:t>Since then, local government employees is a vital key for development processes in the region.</w:t>
      </w:r>
      <w:r>
        <w:rPr>
          <w:rFonts w:ascii="Arial" w:eastAsia="Times New Roman" w:hAnsi="Arial" w:cs="Arial"/>
          <w:sz w:val="24"/>
          <w:szCs w:val="24"/>
          <w:lang w:eastAsia="en-AU"/>
        </w:rPr>
        <w:t xml:space="preserve"> </w:t>
      </w:r>
      <w:r w:rsidR="00DD196B">
        <w:rPr>
          <w:rFonts w:ascii="Arial" w:eastAsia="Times New Roman" w:hAnsi="Arial" w:cs="Arial"/>
          <w:sz w:val="24"/>
          <w:szCs w:val="24"/>
          <w:lang w:eastAsia="en-AU"/>
        </w:rPr>
        <w:t>Development of region will need facilities and infrastructures to assist civil servants in order to improve</w:t>
      </w:r>
      <w:r w:rsidR="0019179F">
        <w:rPr>
          <w:rFonts w:ascii="Arial" w:eastAsia="Times New Roman" w:hAnsi="Arial" w:cs="Arial"/>
          <w:sz w:val="24"/>
          <w:szCs w:val="24"/>
          <w:lang w:eastAsia="en-AU"/>
        </w:rPr>
        <w:t xml:space="preserve"> theirs competencies</w:t>
      </w:r>
      <w:r w:rsidR="00DD196B">
        <w:rPr>
          <w:rFonts w:ascii="Arial" w:eastAsia="Times New Roman" w:hAnsi="Arial" w:cs="Arial"/>
          <w:sz w:val="24"/>
          <w:szCs w:val="24"/>
          <w:lang w:eastAsia="en-AU"/>
        </w:rPr>
        <w:t xml:space="preserve">. However, there are some cases of misuse of </w:t>
      </w:r>
      <w:r w:rsidR="00DD196B">
        <w:rPr>
          <w:rFonts w:ascii="Arial" w:eastAsia="Times New Roman" w:hAnsi="Arial" w:cs="Arial"/>
          <w:sz w:val="24"/>
          <w:szCs w:val="24"/>
          <w:lang w:eastAsia="en-AU"/>
        </w:rPr>
        <w:lastRenderedPageBreak/>
        <w:t>government facilities and infrastructur</w:t>
      </w:r>
      <w:r w:rsidR="00B37D4B">
        <w:rPr>
          <w:rFonts w:ascii="Arial" w:eastAsia="Times New Roman" w:hAnsi="Arial" w:cs="Arial"/>
          <w:sz w:val="24"/>
          <w:szCs w:val="24"/>
          <w:lang w:eastAsia="en-AU"/>
        </w:rPr>
        <w:t xml:space="preserve">es by government employees, for example </w:t>
      </w:r>
      <w:commentRangeStart w:id="38"/>
      <w:r w:rsidR="00B37D4B">
        <w:rPr>
          <w:rFonts w:ascii="Arial" w:eastAsia="Times New Roman" w:hAnsi="Arial" w:cs="Arial"/>
          <w:sz w:val="24"/>
          <w:szCs w:val="24"/>
          <w:lang w:eastAsia="en-AU"/>
        </w:rPr>
        <w:t>using of office telephone</w:t>
      </w:r>
      <w:r w:rsidR="00F90227">
        <w:rPr>
          <w:rFonts w:ascii="Arial" w:eastAsia="Times New Roman" w:hAnsi="Arial" w:cs="Arial"/>
          <w:sz w:val="24"/>
          <w:szCs w:val="24"/>
          <w:lang w:eastAsia="en-AU"/>
        </w:rPr>
        <w:t>s</w:t>
      </w:r>
      <w:r w:rsidR="00B37D4B">
        <w:rPr>
          <w:rFonts w:ascii="Arial" w:eastAsia="Times New Roman" w:hAnsi="Arial" w:cs="Arial"/>
          <w:sz w:val="24"/>
          <w:szCs w:val="24"/>
          <w:lang w:eastAsia="en-AU"/>
        </w:rPr>
        <w:t xml:space="preserve"> and </w:t>
      </w:r>
      <w:r w:rsidR="00F90227">
        <w:rPr>
          <w:rFonts w:ascii="Arial" w:eastAsia="Times New Roman" w:hAnsi="Arial" w:cs="Arial"/>
          <w:sz w:val="24"/>
          <w:szCs w:val="24"/>
          <w:lang w:eastAsia="en-AU"/>
        </w:rPr>
        <w:t>cars</w:t>
      </w:r>
      <w:r w:rsidR="00B37D4B">
        <w:rPr>
          <w:rFonts w:ascii="Arial" w:eastAsia="Times New Roman" w:hAnsi="Arial" w:cs="Arial"/>
          <w:sz w:val="24"/>
          <w:szCs w:val="24"/>
          <w:lang w:eastAsia="en-AU"/>
        </w:rPr>
        <w:t xml:space="preserve"> </w:t>
      </w:r>
      <w:commentRangeEnd w:id="38"/>
      <w:r w:rsidR="00546C47">
        <w:rPr>
          <w:rStyle w:val="CommentReference"/>
        </w:rPr>
        <w:commentReference w:id="38"/>
      </w:r>
      <w:r w:rsidR="00F90227">
        <w:rPr>
          <w:rFonts w:ascii="Arial" w:eastAsia="Times New Roman" w:hAnsi="Arial" w:cs="Arial"/>
          <w:sz w:val="24"/>
          <w:szCs w:val="24"/>
          <w:lang w:eastAsia="en-AU"/>
        </w:rPr>
        <w:t>(</w:t>
      </w:r>
      <w:proofErr w:type="spellStart"/>
      <w:r w:rsidR="00F90227">
        <w:rPr>
          <w:rFonts w:ascii="Arial" w:eastAsia="Times New Roman" w:hAnsi="Arial" w:cs="Arial"/>
          <w:sz w:val="24"/>
          <w:szCs w:val="24"/>
          <w:lang w:eastAsia="en-AU"/>
        </w:rPr>
        <w:t>Astri</w:t>
      </w:r>
      <w:proofErr w:type="spellEnd"/>
      <w:r w:rsidR="00F90227">
        <w:rPr>
          <w:rFonts w:ascii="Arial" w:eastAsia="Times New Roman" w:hAnsi="Arial" w:cs="Arial"/>
          <w:sz w:val="24"/>
          <w:szCs w:val="24"/>
          <w:lang w:eastAsia="en-AU"/>
        </w:rPr>
        <w:t xml:space="preserve"> 2014, as cited in </w:t>
      </w:r>
      <w:proofErr w:type="spellStart"/>
      <w:r w:rsidR="00F90227">
        <w:rPr>
          <w:rFonts w:ascii="Arial" w:eastAsia="Times New Roman" w:hAnsi="Arial" w:cs="Arial"/>
          <w:sz w:val="24"/>
          <w:szCs w:val="24"/>
          <w:lang w:eastAsia="en-AU"/>
        </w:rPr>
        <w:t>Ardilasari</w:t>
      </w:r>
      <w:proofErr w:type="spellEnd"/>
      <w:r w:rsidR="00F90227">
        <w:rPr>
          <w:rFonts w:ascii="Arial" w:eastAsia="Times New Roman" w:hAnsi="Arial" w:cs="Arial"/>
          <w:sz w:val="24"/>
          <w:szCs w:val="24"/>
          <w:lang w:eastAsia="en-AU"/>
        </w:rPr>
        <w:t xml:space="preserve"> 2017). </w:t>
      </w:r>
    </w:p>
    <w:p w:rsidR="0019179F" w:rsidRPr="00CA558C" w:rsidRDefault="00F90227" w:rsidP="00CA558C">
      <w:pPr>
        <w:spacing w:before="100" w:beforeAutospacing="1" w:after="100" w:afterAutospacing="1" w:line="360" w:lineRule="auto"/>
        <w:ind w:firstLine="720"/>
        <w:contextualSpacing/>
        <w:jc w:val="both"/>
        <w:rPr>
          <w:rFonts w:ascii="Arial" w:eastAsia="Times New Roman" w:hAnsi="Arial" w:cs="Arial"/>
          <w:sz w:val="24"/>
          <w:szCs w:val="24"/>
          <w:lang w:eastAsia="en-AU"/>
        </w:rPr>
      </w:pPr>
      <w:commentRangeStart w:id="39"/>
      <w:r>
        <w:rPr>
          <w:rFonts w:ascii="Arial" w:eastAsia="Times New Roman" w:hAnsi="Arial" w:cs="Arial"/>
          <w:sz w:val="24"/>
          <w:szCs w:val="24"/>
          <w:lang w:eastAsia="en-AU"/>
        </w:rPr>
        <w:t xml:space="preserve">The internet is one of facilities that can be used by employees to improve theirs competencies for a country </w:t>
      </w:r>
      <w:commentRangeStart w:id="40"/>
      <w:r>
        <w:rPr>
          <w:rFonts w:ascii="Arial" w:eastAsia="Times New Roman" w:hAnsi="Arial" w:cs="Arial"/>
          <w:sz w:val="24"/>
          <w:szCs w:val="24"/>
          <w:lang w:eastAsia="en-AU"/>
        </w:rPr>
        <w:t>development</w:t>
      </w:r>
      <w:commentRangeEnd w:id="40"/>
      <w:r w:rsidR="00546C47">
        <w:rPr>
          <w:rStyle w:val="CommentReference"/>
        </w:rPr>
        <w:commentReference w:id="40"/>
      </w:r>
      <w:commentRangeEnd w:id="39"/>
      <w:r w:rsidR="00546C47">
        <w:rPr>
          <w:rStyle w:val="CommentReference"/>
        </w:rPr>
        <w:commentReference w:id="39"/>
      </w:r>
      <w:r>
        <w:rPr>
          <w:rFonts w:ascii="Arial" w:eastAsia="Times New Roman" w:hAnsi="Arial" w:cs="Arial"/>
          <w:sz w:val="24"/>
          <w:szCs w:val="24"/>
          <w:lang w:eastAsia="en-AU"/>
        </w:rPr>
        <w:t>. In contrary, the internet can also been abused</w:t>
      </w:r>
      <w:r w:rsidR="00D44626">
        <w:rPr>
          <w:rFonts w:ascii="Arial" w:eastAsia="Times New Roman" w:hAnsi="Arial" w:cs="Arial"/>
          <w:sz w:val="24"/>
          <w:szCs w:val="24"/>
          <w:lang w:eastAsia="en-AU"/>
        </w:rPr>
        <w:t xml:space="preserve"> by them for unrelated work activities which are known as </w:t>
      </w:r>
      <w:commentRangeStart w:id="41"/>
      <w:proofErr w:type="spellStart"/>
      <w:r w:rsidR="00D44626">
        <w:rPr>
          <w:rFonts w:ascii="Arial" w:eastAsia="Times New Roman" w:hAnsi="Arial" w:cs="Arial"/>
          <w:sz w:val="24"/>
          <w:szCs w:val="24"/>
          <w:lang w:eastAsia="en-AU"/>
        </w:rPr>
        <w:t>cyberloafing</w:t>
      </w:r>
      <w:commentRangeEnd w:id="41"/>
      <w:proofErr w:type="spellEnd"/>
      <w:r w:rsidR="00546C47">
        <w:rPr>
          <w:rStyle w:val="CommentReference"/>
        </w:rPr>
        <w:commentReference w:id="41"/>
      </w:r>
      <w:r w:rsidR="00D44626">
        <w:rPr>
          <w:rFonts w:ascii="Arial" w:eastAsia="Times New Roman" w:hAnsi="Arial" w:cs="Arial"/>
          <w:sz w:val="24"/>
          <w:szCs w:val="24"/>
          <w:lang w:eastAsia="en-AU"/>
        </w:rPr>
        <w:t xml:space="preserve">. </w:t>
      </w:r>
      <w:r w:rsidR="0019179F">
        <w:rPr>
          <w:rFonts w:ascii="Arial" w:eastAsia="Times New Roman" w:hAnsi="Arial" w:cs="Arial"/>
          <w:sz w:val="24"/>
          <w:szCs w:val="24"/>
          <w:lang w:eastAsia="en-AU"/>
        </w:rPr>
        <w:t xml:space="preserve">A study of </w:t>
      </w:r>
      <w:proofErr w:type="spellStart"/>
      <w:r w:rsidR="0019179F">
        <w:rPr>
          <w:rFonts w:ascii="Arial" w:eastAsia="Times New Roman" w:hAnsi="Arial" w:cs="Arial"/>
          <w:sz w:val="24"/>
          <w:szCs w:val="24"/>
          <w:lang w:eastAsia="en-AU"/>
        </w:rPr>
        <w:t>cyberloafing</w:t>
      </w:r>
      <w:proofErr w:type="spellEnd"/>
      <w:r w:rsidR="0019179F">
        <w:rPr>
          <w:rFonts w:ascii="Arial" w:eastAsia="Times New Roman" w:hAnsi="Arial" w:cs="Arial"/>
          <w:sz w:val="24"/>
          <w:szCs w:val="24"/>
          <w:lang w:eastAsia="en-AU"/>
        </w:rPr>
        <w:t xml:space="preserve"> in Indonesia shows that employees accessed the internet within one hour for </w:t>
      </w:r>
      <w:proofErr w:type="spellStart"/>
      <w:r w:rsidR="0019179F">
        <w:rPr>
          <w:rFonts w:ascii="Arial" w:eastAsia="Times New Roman" w:hAnsi="Arial" w:cs="Arial"/>
          <w:sz w:val="24"/>
          <w:szCs w:val="24"/>
          <w:lang w:eastAsia="en-AU"/>
        </w:rPr>
        <w:t>non related</w:t>
      </w:r>
      <w:proofErr w:type="spellEnd"/>
      <w:r w:rsidR="0019179F">
        <w:rPr>
          <w:rFonts w:ascii="Arial" w:eastAsia="Times New Roman" w:hAnsi="Arial" w:cs="Arial"/>
          <w:sz w:val="24"/>
          <w:szCs w:val="24"/>
          <w:lang w:eastAsia="en-AU"/>
        </w:rPr>
        <w:t xml:space="preserve"> work</w:t>
      </w:r>
      <w:r w:rsidR="00BB672C">
        <w:rPr>
          <w:rFonts w:ascii="Arial" w:eastAsia="Times New Roman" w:hAnsi="Arial" w:cs="Arial"/>
          <w:sz w:val="24"/>
          <w:szCs w:val="24"/>
          <w:lang w:eastAsia="en-AU"/>
        </w:rPr>
        <w:t xml:space="preserve"> </w:t>
      </w:r>
      <w:commentRangeStart w:id="42"/>
      <w:r w:rsidR="00BB672C">
        <w:rPr>
          <w:rFonts w:ascii="Arial" w:eastAsia="Times New Roman" w:hAnsi="Arial" w:cs="Arial"/>
          <w:sz w:val="24"/>
          <w:szCs w:val="24"/>
          <w:lang w:eastAsia="en-AU"/>
        </w:rPr>
        <w:t>(</w:t>
      </w:r>
      <w:proofErr w:type="spellStart"/>
      <w:r w:rsidR="00BB672C">
        <w:rPr>
          <w:rFonts w:ascii="Arial" w:eastAsia="Times New Roman" w:hAnsi="Arial" w:cs="Arial"/>
          <w:sz w:val="24"/>
          <w:szCs w:val="24"/>
          <w:lang w:eastAsia="en-AU"/>
        </w:rPr>
        <w:t>Antariksa</w:t>
      </w:r>
      <w:proofErr w:type="spellEnd"/>
      <w:r w:rsidR="00BB672C">
        <w:rPr>
          <w:rFonts w:ascii="Arial" w:eastAsia="Times New Roman" w:hAnsi="Arial" w:cs="Arial"/>
          <w:sz w:val="24"/>
          <w:szCs w:val="24"/>
          <w:lang w:eastAsia="en-AU"/>
        </w:rPr>
        <w:t xml:space="preserve"> 2012,</w:t>
      </w:r>
      <w:r w:rsidR="00CA558C">
        <w:rPr>
          <w:rFonts w:ascii="Arial" w:eastAsia="Times New Roman" w:hAnsi="Arial" w:cs="Arial"/>
          <w:sz w:val="24"/>
          <w:szCs w:val="24"/>
          <w:lang w:eastAsia="en-AU"/>
        </w:rPr>
        <w:t xml:space="preserve"> </w:t>
      </w:r>
      <w:r w:rsidR="00BB672C">
        <w:rPr>
          <w:rFonts w:ascii="Arial" w:eastAsia="Times New Roman" w:hAnsi="Arial" w:cs="Arial"/>
          <w:sz w:val="24"/>
          <w:szCs w:val="24"/>
          <w:lang w:eastAsia="en-AU"/>
        </w:rPr>
        <w:t>a</w:t>
      </w:r>
      <w:r w:rsidR="00CA558C">
        <w:rPr>
          <w:rFonts w:ascii="Arial" w:eastAsia="Times New Roman" w:hAnsi="Arial" w:cs="Arial"/>
          <w:sz w:val="24"/>
          <w:szCs w:val="24"/>
          <w:lang w:eastAsia="en-AU"/>
        </w:rPr>
        <w:t xml:space="preserve">s cited in </w:t>
      </w:r>
      <w:proofErr w:type="spellStart"/>
      <w:r w:rsidR="00CA558C">
        <w:rPr>
          <w:rFonts w:ascii="Arial" w:eastAsia="Times New Roman" w:hAnsi="Arial" w:cs="Arial"/>
          <w:sz w:val="24"/>
          <w:szCs w:val="24"/>
          <w:lang w:eastAsia="en-AU"/>
        </w:rPr>
        <w:t>Ardilas</w:t>
      </w:r>
      <w:r w:rsidR="00BB672C">
        <w:rPr>
          <w:rFonts w:ascii="Arial" w:eastAsia="Times New Roman" w:hAnsi="Arial" w:cs="Arial"/>
          <w:sz w:val="24"/>
          <w:szCs w:val="24"/>
          <w:lang w:eastAsia="en-AU"/>
        </w:rPr>
        <w:t>ar</w:t>
      </w:r>
      <w:r w:rsidR="00CA558C">
        <w:rPr>
          <w:rFonts w:ascii="Arial" w:eastAsia="Times New Roman" w:hAnsi="Arial" w:cs="Arial"/>
          <w:sz w:val="24"/>
          <w:szCs w:val="24"/>
          <w:lang w:eastAsia="en-AU"/>
        </w:rPr>
        <w:t>i</w:t>
      </w:r>
      <w:proofErr w:type="spellEnd"/>
      <w:r w:rsidR="00CA558C">
        <w:rPr>
          <w:rFonts w:ascii="Arial" w:eastAsia="Times New Roman" w:hAnsi="Arial" w:cs="Arial"/>
          <w:sz w:val="24"/>
          <w:szCs w:val="24"/>
          <w:lang w:eastAsia="en-AU"/>
        </w:rPr>
        <w:t xml:space="preserve"> 2017)</w:t>
      </w:r>
      <w:commentRangeEnd w:id="42"/>
      <w:r w:rsidR="00546C47">
        <w:rPr>
          <w:rStyle w:val="CommentReference"/>
        </w:rPr>
        <w:commentReference w:id="42"/>
      </w:r>
      <w:r w:rsidR="0019179F">
        <w:rPr>
          <w:rFonts w:ascii="Arial" w:eastAsia="Times New Roman" w:hAnsi="Arial" w:cs="Arial"/>
          <w:sz w:val="24"/>
          <w:szCs w:val="24"/>
          <w:lang w:eastAsia="en-AU"/>
        </w:rPr>
        <w:t>.</w:t>
      </w:r>
      <w:r w:rsidR="00CA558C">
        <w:rPr>
          <w:rFonts w:ascii="Arial" w:eastAsia="Times New Roman" w:hAnsi="Arial" w:cs="Arial"/>
          <w:sz w:val="24"/>
          <w:szCs w:val="24"/>
          <w:lang w:eastAsia="en-AU"/>
        </w:rPr>
        <w:t xml:space="preserve"> </w:t>
      </w:r>
      <w:r w:rsidR="0019179F">
        <w:rPr>
          <w:rFonts w:ascii="Arial" w:eastAsia="Times New Roman" w:hAnsi="Arial" w:cs="Arial"/>
          <w:sz w:val="24"/>
          <w:szCs w:val="24"/>
          <w:lang w:eastAsia="en-AU"/>
        </w:rPr>
        <w:t xml:space="preserve"> </w:t>
      </w:r>
      <w:r w:rsidR="00D44626">
        <w:rPr>
          <w:rFonts w:ascii="Arial" w:eastAsia="Times New Roman" w:hAnsi="Arial" w:cs="Arial"/>
          <w:sz w:val="24"/>
          <w:szCs w:val="24"/>
          <w:lang w:eastAsia="en-AU"/>
        </w:rPr>
        <w:t xml:space="preserve">Accessing </w:t>
      </w:r>
      <w:proofErr w:type="spellStart"/>
      <w:r w:rsidR="00D44626">
        <w:rPr>
          <w:rFonts w:ascii="Arial" w:eastAsia="Times New Roman" w:hAnsi="Arial" w:cs="Arial"/>
          <w:sz w:val="24"/>
          <w:szCs w:val="24"/>
          <w:lang w:eastAsia="en-AU"/>
        </w:rPr>
        <w:t>facebook</w:t>
      </w:r>
      <w:proofErr w:type="spellEnd"/>
      <w:r w:rsidR="00D44626">
        <w:rPr>
          <w:rFonts w:ascii="Arial" w:eastAsia="Times New Roman" w:hAnsi="Arial" w:cs="Arial"/>
          <w:sz w:val="24"/>
          <w:szCs w:val="24"/>
          <w:lang w:eastAsia="en-AU"/>
        </w:rPr>
        <w:t xml:space="preserve"> during work hours is a kind of </w:t>
      </w:r>
      <w:proofErr w:type="spellStart"/>
      <w:r w:rsidR="00D44626">
        <w:rPr>
          <w:rFonts w:ascii="Arial" w:eastAsia="Times New Roman" w:hAnsi="Arial" w:cs="Arial"/>
          <w:sz w:val="24"/>
          <w:szCs w:val="24"/>
          <w:lang w:eastAsia="en-AU"/>
        </w:rPr>
        <w:t>cyberloafing</w:t>
      </w:r>
      <w:proofErr w:type="spellEnd"/>
      <w:r w:rsidR="00D44626">
        <w:rPr>
          <w:rFonts w:ascii="Arial" w:eastAsia="Times New Roman" w:hAnsi="Arial" w:cs="Arial"/>
          <w:sz w:val="24"/>
          <w:szCs w:val="24"/>
          <w:lang w:eastAsia="en-AU"/>
        </w:rPr>
        <w:t xml:space="preserve"> that is done by civil servants. </w:t>
      </w:r>
      <w:proofErr w:type="spellStart"/>
      <w:r w:rsidR="00D44626">
        <w:rPr>
          <w:rFonts w:ascii="Arial" w:eastAsia="Times New Roman" w:hAnsi="Arial" w:cs="Arial"/>
          <w:sz w:val="24"/>
          <w:szCs w:val="24"/>
          <w:lang w:eastAsia="en-AU"/>
        </w:rPr>
        <w:t>Ardilasari</w:t>
      </w:r>
      <w:proofErr w:type="spellEnd"/>
      <w:r w:rsidR="00D44626">
        <w:rPr>
          <w:rFonts w:ascii="Arial" w:eastAsia="Times New Roman" w:hAnsi="Arial" w:cs="Arial"/>
          <w:sz w:val="24"/>
          <w:szCs w:val="24"/>
          <w:lang w:eastAsia="en-AU"/>
        </w:rPr>
        <w:t xml:space="preserve"> (2017) state</w:t>
      </w:r>
      <w:r w:rsidR="00BB672C">
        <w:rPr>
          <w:rFonts w:ascii="Arial" w:eastAsia="Times New Roman" w:hAnsi="Arial" w:cs="Arial"/>
          <w:sz w:val="24"/>
          <w:szCs w:val="24"/>
          <w:lang w:eastAsia="en-AU"/>
        </w:rPr>
        <w:t>s</w:t>
      </w:r>
      <w:r w:rsidR="00D44626">
        <w:rPr>
          <w:rFonts w:ascii="Arial" w:eastAsia="Times New Roman" w:hAnsi="Arial" w:cs="Arial"/>
          <w:sz w:val="24"/>
          <w:szCs w:val="24"/>
          <w:lang w:eastAsia="en-AU"/>
        </w:rPr>
        <w:t xml:space="preserve"> that civil servants are more interested to access </w:t>
      </w:r>
      <w:proofErr w:type="spellStart"/>
      <w:r w:rsidR="00D44626">
        <w:rPr>
          <w:rFonts w:ascii="Arial" w:eastAsia="Times New Roman" w:hAnsi="Arial" w:cs="Arial"/>
          <w:sz w:val="24"/>
          <w:szCs w:val="24"/>
          <w:lang w:eastAsia="en-AU"/>
        </w:rPr>
        <w:t>facebook</w:t>
      </w:r>
      <w:proofErr w:type="spellEnd"/>
      <w:r w:rsidR="00D44626">
        <w:rPr>
          <w:rFonts w:ascii="Arial" w:eastAsia="Times New Roman" w:hAnsi="Arial" w:cs="Arial"/>
          <w:sz w:val="24"/>
          <w:szCs w:val="24"/>
          <w:lang w:eastAsia="en-AU"/>
        </w:rPr>
        <w:t xml:space="preserve"> instead of finishing </w:t>
      </w:r>
      <w:commentRangeStart w:id="43"/>
      <w:r w:rsidR="00D44626">
        <w:rPr>
          <w:rFonts w:ascii="Arial" w:eastAsia="Times New Roman" w:hAnsi="Arial" w:cs="Arial"/>
          <w:sz w:val="24"/>
          <w:szCs w:val="24"/>
          <w:lang w:eastAsia="en-AU"/>
        </w:rPr>
        <w:t>theirs</w:t>
      </w:r>
      <w:commentRangeEnd w:id="43"/>
      <w:r w:rsidR="00546C47">
        <w:rPr>
          <w:rStyle w:val="CommentReference"/>
        </w:rPr>
        <w:commentReference w:id="43"/>
      </w:r>
      <w:r w:rsidR="00D44626">
        <w:rPr>
          <w:rFonts w:ascii="Arial" w:eastAsia="Times New Roman" w:hAnsi="Arial" w:cs="Arial"/>
          <w:sz w:val="24"/>
          <w:szCs w:val="24"/>
          <w:lang w:eastAsia="en-AU"/>
        </w:rPr>
        <w:t xml:space="preserve"> works.</w:t>
      </w:r>
      <w:r w:rsidR="00CA558C">
        <w:rPr>
          <w:rFonts w:ascii="Arial" w:eastAsia="Times New Roman" w:hAnsi="Arial" w:cs="Arial"/>
          <w:sz w:val="24"/>
          <w:szCs w:val="24"/>
          <w:lang w:eastAsia="en-AU"/>
        </w:rPr>
        <w:t xml:space="preserve"> For this reason, a</w:t>
      </w:r>
      <w:r w:rsidR="0019179F">
        <w:rPr>
          <w:rFonts w:ascii="Arial" w:eastAsia="Times New Roman" w:hAnsi="Arial" w:cs="Arial"/>
          <w:sz w:val="24"/>
          <w:szCs w:val="24"/>
          <w:lang w:eastAsia="en-AU"/>
        </w:rPr>
        <w:t xml:space="preserve"> local government agency in Banjar on South Kalimantan province implemented limitation of </w:t>
      </w:r>
      <w:proofErr w:type="spellStart"/>
      <w:r w:rsidR="0019179F">
        <w:rPr>
          <w:rFonts w:ascii="Arial" w:eastAsia="Times New Roman" w:hAnsi="Arial" w:cs="Arial"/>
          <w:sz w:val="24"/>
          <w:szCs w:val="24"/>
          <w:lang w:eastAsia="en-AU"/>
        </w:rPr>
        <w:t>facebook</w:t>
      </w:r>
      <w:proofErr w:type="spellEnd"/>
      <w:r w:rsidR="0019179F">
        <w:rPr>
          <w:rFonts w:ascii="Arial" w:eastAsia="Times New Roman" w:hAnsi="Arial" w:cs="Arial"/>
          <w:sz w:val="24"/>
          <w:szCs w:val="24"/>
          <w:lang w:eastAsia="en-AU"/>
        </w:rPr>
        <w:t xml:space="preserve"> access during work hours</w:t>
      </w:r>
      <w:r w:rsidR="00CA558C">
        <w:rPr>
          <w:rFonts w:ascii="Arial" w:eastAsia="Times New Roman" w:hAnsi="Arial" w:cs="Arial"/>
          <w:sz w:val="24"/>
          <w:szCs w:val="24"/>
          <w:lang w:eastAsia="en-AU"/>
        </w:rPr>
        <w:t xml:space="preserve"> (BBC 2010)</w:t>
      </w:r>
      <w:r w:rsidR="0019179F">
        <w:rPr>
          <w:rFonts w:ascii="Arial" w:eastAsia="Times New Roman" w:hAnsi="Arial" w:cs="Arial"/>
          <w:sz w:val="24"/>
          <w:szCs w:val="24"/>
          <w:lang w:eastAsia="en-AU"/>
        </w:rPr>
        <w:t>.</w:t>
      </w:r>
    </w:p>
    <w:p w:rsidR="00C6124C" w:rsidRDefault="004323CE" w:rsidP="00CA558C">
      <w:pPr>
        <w:spacing w:before="100" w:beforeAutospacing="1" w:after="100" w:afterAutospacing="1" w:line="360" w:lineRule="auto"/>
        <w:ind w:firstLine="720"/>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That </w:t>
      </w:r>
      <w:r w:rsidR="00F878A3">
        <w:rPr>
          <w:rFonts w:ascii="Arial" w:eastAsia="Times New Roman" w:hAnsi="Arial" w:cs="Arial"/>
          <w:sz w:val="24"/>
          <w:szCs w:val="24"/>
          <w:lang w:eastAsia="en-AU"/>
        </w:rPr>
        <w:t>information is very interesting to examine further</w:t>
      </w:r>
      <w:r>
        <w:rPr>
          <w:rFonts w:ascii="Arial" w:eastAsia="Times New Roman" w:hAnsi="Arial" w:cs="Arial"/>
          <w:sz w:val="24"/>
          <w:szCs w:val="24"/>
          <w:lang w:eastAsia="en-AU"/>
        </w:rPr>
        <w:t xml:space="preserve"> </w:t>
      </w:r>
      <w:r w:rsidR="00F878A3">
        <w:rPr>
          <w:rFonts w:ascii="Arial" w:eastAsia="Times New Roman" w:hAnsi="Arial" w:cs="Arial"/>
          <w:sz w:val="24"/>
          <w:szCs w:val="24"/>
          <w:lang w:eastAsia="en-AU"/>
        </w:rPr>
        <w:t>on other local governments</w:t>
      </w:r>
      <w:r>
        <w:rPr>
          <w:rFonts w:ascii="Arial" w:eastAsia="Times New Roman" w:hAnsi="Arial" w:cs="Arial"/>
          <w:sz w:val="24"/>
          <w:szCs w:val="24"/>
          <w:lang w:eastAsia="en-AU"/>
        </w:rPr>
        <w:t xml:space="preserve">. </w:t>
      </w:r>
      <w:proofErr w:type="spellStart"/>
      <w:r w:rsidR="00F878A3">
        <w:rPr>
          <w:rFonts w:ascii="Arial" w:eastAsia="Times New Roman" w:hAnsi="Arial" w:cs="Arial"/>
          <w:sz w:val="24"/>
          <w:szCs w:val="24"/>
          <w:lang w:eastAsia="en-AU"/>
        </w:rPr>
        <w:t>Bima</w:t>
      </w:r>
      <w:proofErr w:type="spellEnd"/>
      <w:r w:rsidR="00F878A3">
        <w:rPr>
          <w:rFonts w:ascii="Arial" w:eastAsia="Times New Roman" w:hAnsi="Arial" w:cs="Arial"/>
          <w:sz w:val="24"/>
          <w:szCs w:val="24"/>
          <w:lang w:eastAsia="en-AU"/>
        </w:rPr>
        <w:t xml:space="preserve"> city, one of area in West Nusa Tenggara province, is located 1.356 km from Jakarta, the capital city of Indonesia. In 2016, </w:t>
      </w:r>
      <w:proofErr w:type="spellStart"/>
      <w:r w:rsidR="00F878A3">
        <w:rPr>
          <w:rFonts w:ascii="Arial" w:eastAsia="Times New Roman" w:hAnsi="Arial" w:cs="Arial"/>
          <w:sz w:val="24"/>
          <w:szCs w:val="24"/>
          <w:lang w:eastAsia="en-AU"/>
        </w:rPr>
        <w:t>Palapa</w:t>
      </w:r>
      <w:proofErr w:type="spellEnd"/>
      <w:r w:rsidR="00F878A3">
        <w:rPr>
          <w:rFonts w:ascii="Arial" w:eastAsia="Times New Roman" w:hAnsi="Arial" w:cs="Arial"/>
          <w:sz w:val="24"/>
          <w:szCs w:val="24"/>
          <w:lang w:eastAsia="en-AU"/>
        </w:rPr>
        <w:t xml:space="preserve"> ring project was active and ready to deliver high speed internet access in </w:t>
      </w:r>
      <w:proofErr w:type="spellStart"/>
      <w:r w:rsidR="00F878A3">
        <w:rPr>
          <w:rFonts w:ascii="Arial" w:eastAsia="Times New Roman" w:hAnsi="Arial" w:cs="Arial"/>
          <w:sz w:val="24"/>
          <w:szCs w:val="24"/>
          <w:lang w:eastAsia="en-AU"/>
        </w:rPr>
        <w:t>Bima</w:t>
      </w:r>
      <w:proofErr w:type="spellEnd"/>
      <w:r w:rsidR="00F878A3">
        <w:rPr>
          <w:rFonts w:ascii="Arial" w:eastAsia="Times New Roman" w:hAnsi="Arial" w:cs="Arial"/>
          <w:sz w:val="24"/>
          <w:szCs w:val="24"/>
          <w:lang w:eastAsia="en-AU"/>
        </w:rPr>
        <w:t xml:space="preserve">. Indonesian government launched </w:t>
      </w:r>
      <w:proofErr w:type="spellStart"/>
      <w:r w:rsidR="00F878A3">
        <w:rPr>
          <w:rFonts w:ascii="Arial" w:eastAsia="Times New Roman" w:hAnsi="Arial" w:cs="Arial"/>
          <w:sz w:val="24"/>
          <w:szCs w:val="24"/>
          <w:lang w:eastAsia="en-AU"/>
        </w:rPr>
        <w:t>Palapa</w:t>
      </w:r>
      <w:proofErr w:type="spellEnd"/>
      <w:r w:rsidR="00F878A3">
        <w:rPr>
          <w:rFonts w:ascii="Arial" w:eastAsia="Times New Roman" w:hAnsi="Arial" w:cs="Arial"/>
          <w:sz w:val="24"/>
          <w:szCs w:val="24"/>
          <w:lang w:eastAsia="en-AU"/>
        </w:rPr>
        <w:t xml:space="preserve"> Ring project in 2015 to install fibre optic cable throughout Indonesia in order to deliver fast internet access (</w:t>
      </w:r>
      <w:proofErr w:type="spellStart"/>
      <w:r w:rsidR="00F878A3">
        <w:rPr>
          <w:rFonts w:ascii="Arial" w:eastAsia="Times New Roman" w:hAnsi="Arial" w:cs="Arial"/>
          <w:sz w:val="24"/>
          <w:szCs w:val="24"/>
          <w:lang w:eastAsia="en-AU"/>
        </w:rPr>
        <w:t>Baziad</w:t>
      </w:r>
      <w:proofErr w:type="spellEnd"/>
      <w:r w:rsidR="00F878A3">
        <w:rPr>
          <w:rFonts w:ascii="Arial" w:eastAsia="Times New Roman" w:hAnsi="Arial" w:cs="Arial"/>
          <w:sz w:val="24"/>
          <w:szCs w:val="24"/>
          <w:lang w:eastAsia="en-AU"/>
        </w:rPr>
        <w:t xml:space="preserve"> 2015). This project has reached 50% of Indonesian area and it is estimated to finish in 2019.</w:t>
      </w:r>
      <w:r w:rsidR="00EF2AD4">
        <w:rPr>
          <w:rFonts w:ascii="Arial" w:eastAsia="Times New Roman" w:hAnsi="Arial" w:cs="Arial"/>
          <w:sz w:val="24"/>
          <w:szCs w:val="24"/>
          <w:lang w:eastAsia="en-AU"/>
        </w:rPr>
        <w:t xml:space="preserve"> Many </w:t>
      </w:r>
      <w:r w:rsidR="00C6124C">
        <w:rPr>
          <w:rFonts w:ascii="Arial" w:eastAsia="Times New Roman" w:hAnsi="Arial" w:cs="Arial"/>
          <w:sz w:val="24"/>
          <w:szCs w:val="24"/>
          <w:lang w:eastAsia="en-AU"/>
        </w:rPr>
        <w:t xml:space="preserve">government agencies in </w:t>
      </w:r>
      <w:proofErr w:type="spellStart"/>
      <w:r w:rsidR="00C6124C">
        <w:rPr>
          <w:rFonts w:ascii="Arial" w:eastAsia="Times New Roman" w:hAnsi="Arial" w:cs="Arial"/>
          <w:sz w:val="24"/>
          <w:szCs w:val="24"/>
          <w:lang w:eastAsia="en-AU"/>
        </w:rPr>
        <w:t>Bima</w:t>
      </w:r>
      <w:proofErr w:type="spellEnd"/>
      <w:r w:rsidR="00C6124C">
        <w:rPr>
          <w:rFonts w:ascii="Arial" w:eastAsia="Times New Roman" w:hAnsi="Arial" w:cs="Arial"/>
          <w:sz w:val="24"/>
          <w:szCs w:val="24"/>
          <w:lang w:eastAsia="en-AU"/>
        </w:rPr>
        <w:t xml:space="preserve"> installed the internet since then. The internet will help local government agencies to get valuable information in order to upgrade their knowledge and it will support the government employees to give good services for communities. </w:t>
      </w:r>
      <w:r w:rsidR="00726EA8">
        <w:rPr>
          <w:rFonts w:ascii="Arial" w:eastAsia="Times New Roman" w:hAnsi="Arial" w:cs="Arial"/>
          <w:sz w:val="24"/>
          <w:szCs w:val="24"/>
          <w:lang w:eastAsia="en-AU"/>
        </w:rPr>
        <w:t xml:space="preserve">As government agencies which are funded by taxes, every </w:t>
      </w:r>
      <w:proofErr w:type="gramStart"/>
      <w:r w:rsidR="00726EA8">
        <w:rPr>
          <w:rFonts w:ascii="Arial" w:eastAsia="Times New Roman" w:hAnsi="Arial" w:cs="Arial"/>
          <w:sz w:val="24"/>
          <w:szCs w:val="24"/>
          <w:lang w:eastAsia="en-AU"/>
        </w:rPr>
        <w:t>facilities</w:t>
      </w:r>
      <w:proofErr w:type="gramEnd"/>
      <w:r w:rsidR="00726EA8">
        <w:rPr>
          <w:rFonts w:ascii="Arial" w:eastAsia="Times New Roman" w:hAnsi="Arial" w:cs="Arial"/>
          <w:sz w:val="24"/>
          <w:szCs w:val="24"/>
          <w:lang w:eastAsia="en-AU"/>
        </w:rPr>
        <w:t xml:space="preserve"> that are provided for employees should be utilised for positive activities. </w:t>
      </w:r>
      <w:r w:rsidR="00C6124C">
        <w:rPr>
          <w:rFonts w:ascii="Arial" w:eastAsia="Times New Roman" w:hAnsi="Arial" w:cs="Arial"/>
          <w:sz w:val="24"/>
          <w:szCs w:val="24"/>
          <w:lang w:eastAsia="en-AU"/>
        </w:rPr>
        <w:t xml:space="preserve">This project will take a survey of civil servants in </w:t>
      </w:r>
      <w:proofErr w:type="spellStart"/>
      <w:r w:rsidR="00C6124C">
        <w:rPr>
          <w:rFonts w:ascii="Arial" w:eastAsia="Times New Roman" w:hAnsi="Arial" w:cs="Arial"/>
          <w:sz w:val="24"/>
          <w:szCs w:val="24"/>
          <w:lang w:eastAsia="en-AU"/>
        </w:rPr>
        <w:t>Bima</w:t>
      </w:r>
      <w:proofErr w:type="spellEnd"/>
      <w:r w:rsidR="00C6124C">
        <w:rPr>
          <w:rFonts w:ascii="Arial" w:eastAsia="Times New Roman" w:hAnsi="Arial" w:cs="Arial"/>
          <w:sz w:val="24"/>
          <w:szCs w:val="24"/>
          <w:lang w:eastAsia="en-AU"/>
        </w:rPr>
        <w:t xml:space="preserve"> city to identify internet activities during work hours. </w:t>
      </w:r>
      <w:r w:rsidR="00726EA8">
        <w:rPr>
          <w:rFonts w:ascii="Arial" w:eastAsia="Times New Roman" w:hAnsi="Arial" w:cs="Arial"/>
          <w:sz w:val="24"/>
          <w:szCs w:val="24"/>
          <w:lang w:eastAsia="en-AU"/>
        </w:rPr>
        <w:t>R</w:t>
      </w:r>
      <w:r w:rsidR="00C6124C">
        <w:rPr>
          <w:rFonts w:ascii="Arial" w:eastAsia="Times New Roman" w:hAnsi="Arial" w:cs="Arial"/>
          <w:sz w:val="24"/>
          <w:szCs w:val="24"/>
          <w:lang w:eastAsia="en-AU"/>
        </w:rPr>
        <w:t>esult</w:t>
      </w:r>
      <w:r w:rsidR="00726EA8">
        <w:rPr>
          <w:rFonts w:ascii="Arial" w:eastAsia="Times New Roman" w:hAnsi="Arial" w:cs="Arial"/>
          <w:sz w:val="24"/>
          <w:szCs w:val="24"/>
          <w:lang w:eastAsia="en-AU"/>
        </w:rPr>
        <w:t xml:space="preserve"> of this survey</w:t>
      </w:r>
      <w:r w:rsidR="00C6124C">
        <w:rPr>
          <w:rFonts w:ascii="Arial" w:eastAsia="Times New Roman" w:hAnsi="Arial" w:cs="Arial"/>
          <w:sz w:val="24"/>
          <w:szCs w:val="24"/>
          <w:lang w:eastAsia="en-AU"/>
        </w:rPr>
        <w:t xml:space="preserve"> will </w:t>
      </w:r>
      <w:r w:rsidR="00726EA8">
        <w:rPr>
          <w:rFonts w:ascii="Arial" w:eastAsia="Times New Roman" w:hAnsi="Arial" w:cs="Arial"/>
          <w:sz w:val="24"/>
          <w:szCs w:val="24"/>
          <w:lang w:eastAsia="en-AU"/>
        </w:rPr>
        <w:t>identify</w:t>
      </w:r>
      <w:r w:rsidR="00C6124C">
        <w:rPr>
          <w:rFonts w:ascii="Arial" w:eastAsia="Times New Roman" w:hAnsi="Arial" w:cs="Arial"/>
          <w:sz w:val="24"/>
          <w:szCs w:val="24"/>
          <w:lang w:eastAsia="en-AU"/>
        </w:rPr>
        <w:t xml:space="preserve"> </w:t>
      </w:r>
      <w:proofErr w:type="spellStart"/>
      <w:r w:rsidR="00C6124C">
        <w:rPr>
          <w:rFonts w:ascii="Arial" w:eastAsia="Times New Roman" w:hAnsi="Arial" w:cs="Arial"/>
          <w:sz w:val="24"/>
          <w:szCs w:val="24"/>
          <w:lang w:eastAsia="en-AU"/>
        </w:rPr>
        <w:t>cyberloafing</w:t>
      </w:r>
      <w:proofErr w:type="spellEnd"/>
      <w:r w:rsidR="00C6124C">
        <w:rPr>
          <w:rFonts w:ascii="Arial" w:eastAsia="Times New Roman" w:hAnsi="Arial" w:cs="Arial"/>
          <w:sz w:val="24"/>
          <w:szCs w:val="24"/>
          <w:lang w:eastAsia="en-AU"/>
        </w:rPr>
        <w:t xml:space="preserve"> level and</w:t>
      </w:r>
      <w:r w:rsidR="00B62DAA">
        <w:rPr>
          <w:rFonts w:ascii="Arial" w:eastAsia="Times New Roman" w:hAnsi="Arial" w:cs="Arial"/>
          <w:sz w:val="24"/>
          <w:szCs w:val="24"/>
          <w:lang w:eastAsia="en-AU"/>
        </w:rPr>
        <w:t xml:space="preserve"> </w:t>
      </w:r>
      <w:r w:rsidR="00CC7FD5">
        <w:rPr>
          <w:rFonts w:ascii="Arial" w:eastAsia="Times New Roman" w:hAnsi="Arial" w:cs="Arial"/>
          <w:sz w:val="24"/>
          <w:szCs w:val="24"/>
          <w:lang w:eastAsia="en-AU"/>
        </w:rPr>
        <w:t xml:space="preserve">provide </w:t>
      </w:r>
      <w:r w:rsidR="00B62DAA">
        <w:rPr>
          <w:rFonts w:ascii="Arial" w:eastAsia="Times New Roman" w:hAnsi="Arial" w:cs="Arial"/>
          <w:sz w:val="24"/>
          <w:szCs w:val="24"/>
          <w:lang w:eastAsia="en-AU"/>
        </w:rPr>
        <w:t>an insight for high level stake holder (a</w:t>
      </w:r>
      <w:r w:rsidR="00053552">
        <w:rPr>
          <w:rFonts w:ascii="Arial" w:eastAsia="Times New Roman" w:hAnsi="Arial" w:cs="Arial"/>
          <w:sz w:val="24"/>
          <w:szCs w:val="24"/>
          <w:lang w:eastAsia="en-AU"/>
        </w:rPr>
        <w:t xml:space="preserve"> city</w:t>
      </w:r>
      <w:r w:rsidR="00B62DAA">
        <w:rPr>
          <w:rFonts w:ascii="Arial" w:eastAsia="Times New Roman" w:hAnsi="Arial" w:cs="Arial"/>
          <w:sz w:val="24"/>
          <w:szCs w:val="24"/>
          <w:lang w:eastAsia="en-AU"/>
        </w:rPr>
        <w:t xml:space="preserve"> major)</w:t>
      </w:r>
      <w:r w:rsidR="00C6124C">
        <w:rPr>
          <w:rFonts w:ascii="Arial" w:eastAsia="Times New Roman" w:hAnsi="Arial" w:cs="Arial"/>
          <w:sz w:val="24"/>
          <w:szCs w:val="24"/>
          <w:lang w:eastAsia="en-AU"/>
        </w:rPr>
        <w:t xml:space="preserve"> </w:t>
      </w:r>
      <w:r w:rsidR="00053552">
        <w:rPr>
          <w:rFonts w:ascii="Arial" w:eastAsia="Times New Roman" w:hAnsi="Arial" w:cs="Arial"/>
          <w:sz w:val="24"/>
          <w:szCs w:val="24"/>
          <w:lang w:eastAsia="en-AU"/>
        </w:rPr>
        <w:t xml:space="preserve">to understand the negative impacts of </w:t>
      </w:r>
      <w:proofErr w:type="spellStart"/>
      <w:r w:rsidR="00053552">
        <w:rPr>
          <w:rFonts w:ascii="Arial" w:eastAsia="Times New Roman" w:hAnsi="Arial" w:cs="Arial"/>
          <w:sz w:val="24"/>
          <w:szCs w:val="24"/>
          <w:lang w:eastAsia="en-AU"/>
        </w:rPr>
        <w:t>cyberloafing</w:t>
      </w:r>
      <w:proofErr w:type="spellEnd"/>
      <w:r w:rsidR="00053552">
        <w:rPr>
          <w:rFonts w:ascii="Arial" w:eastAsia="Times New Roman" w:hAnsi="Arial" w:cs="Arial"/>
          <w:sz w:val="24"/>
          <w:szCs w:val="24"/>
          <w:lang w:eastAsia="en-AU"/>
        </w:rPr>
        <w:t>. As a result, they can prepare to</w:t>
      </w:r>
      <w:r w:rsidR="00B62DAA">
        <w:rPr>
          <w:rFonts w:ascii="Arial" w:eastAsia="Times New Roman" w:hAnsi="Arial" w:cs="Arial"/>
          <w:sz w:val="24"/>
          <w:szCs w:val="24"/>
          <w:lang w:eastAsia="en-AU"/>
        </w:rPr>
        <w:t xml:space="preserve"> </w:t>
      </w:r>
      <w:r w:rsidR="00AB6A99">
        <w:rPr>
          <w:rFonts w:ascii="Arial" w:eastAsia="Times New Roman" w:hAnsi="Arial" w:cs="Arial"/>
          <w:sz w:val="24"/>
          <w:szCs w:val="24"/>
          <w:lang w:eastAsia="en-AU"/>
        </w:rPr>
        <w:t>establish</w:t>
      </w:r>
      <w:r w:rsidR="00B62DAA">
        <w:rPr>
          <w:rFonts w:ascii="Arial" w:eastAsia="Times New Roman" w:hAnsi="Arial" w:cs="Arial"/>
          <w:sz w:val="24"/>
          <w:szCs w:val="24"/>
          <w:lang w:eastAsia="en-AU"/>
        </w:rPr>
        <w:t xml:space="preserve"> a</w:t>
      </w:r>
      <w:r w:rsidR="00C6124C">
        <w:rPr>
          <w:rFonts w:ascii="Arial" w:eastAsia="Times New Roman" w:hAnsi="Arial" w:cs="Arial"/>
          <w:sz w:val="24"/>
          <w:szCs w:val="24"/>
          <w:lang w:eastAsia="en-AU"/>
        </w:rPr>
        <w:t xml:space="preserve"> </w:t>
      </w:r>
      <w:r w:rsidR="00B62DAA">
        <w:rPr>
          <w:rFonts w:ascii="Arial" w:eastAsia="Times New Roman" w:hAnsi="Arial" w:cs="Arial"/>
          <w:sz w:val="24"/>
          <w:szCs w:val="24"/>
          <w:lang w:eastAsia="en-AU"/>
        </w:rPr>
        <w:t>regulation</w:t>
      </w:r>
      <w:r w:rsidR="00C6124C">
        <w:rPr>
          <w:rFonts w:ascii="Arial" w:eastAsia="Times New Roman" w:hAnsi="Arial" w:cs="Arial"/>
          <w:sz w:val="24"/>
          <w:szCs w:val="24"/>
          <w:lang w:eastAsia="en-AU"/>
        </w:rPr>
        <w:t xml:space="preserve"> </w:t>
      </w:r>
      <w:r w:rsidR="00CC7FD5">
        <w:rPr>
          <w:rFonts w:ascii="Arial" w:eastAsia="Times New Roman" w:hAnsi="Arial" w:cs="Arial"/>
          <w:sz w:val="24"/>
          <w:szCs w:val="24"/>
          <w:lang w:eastAsia="en-AU"/>
        </w:rPr>
        <w:t>of</w:t>
      </w:r>
      <w:r w:rsidR="00C6124C">
        <w:rPr>
          <w:rFonts w:ascii="Arial" w:eastAsia="Times New Roman" w:hAnsi="Arial" w:cs="Arial"/>
          <w:sz w:val="24"/>
          <w:szCs w:val="24"/>
          <w:lang w:eastAsia="en-AU"/>
        </w:rPr>
        <w:t xml:space="preserve"> internet</w:t>
      </w:r>
      <w:r w:rsidR="00CC7FD5">
        <w:rPr>
          <w:rFonts w:ascii="Arial" w:eastAsia="Times New Roman" w:hAnsi="Arial" w:cs="Arial"/>
          <w:sz w:val="24"/>
          <w:szCs w:val="24"/>
          <w:lang w:eastAsia="en-AU"/>
        </w:rPr>
        <w:t xml:space="preserve"> usage</w:t>
      </w:r>
      <w:r w:rsidR="00C6124C">
        <w:rPr>
          <w:rFonts w:ascii="Arial" w:eastAsia="Times New Roman" w:hAnsi="Arial" w:cs="Arial"/>
          <w:sz w:val="24"/>
          <w:szCs w:val="24"/>
          <w:lang w:eastAsia="en-AU"/>
        </w:rPr>
        <w:t xml:space="preserve"> </w:t>
      </w:r>
      <w:r w:rsidR="00D8278A">
        <w:rPr>
          <w:rFonts w:ascii="Arial" w:eastAsia="Times New Roman" w:hAnsi="Arial" w:cs="Arial"/>
          <w:sz w:val="24"/>
          <w:szCs w:val="24"/>
          <w:lang w:eastAsia="en-AU"/>
        </w:rPr>
        <w:t xml:space="preserve">for civil servants </w:t>
      </w:r>
      <w:r w:rsidR="00C6124C">
        <w:rPr>
          <w:rFonts w:ascii="Arial" w:eastAsia="Times New Roman" w:hAnsi="Arial" w:cs="Arial"/>
          <w:sz w:val="24"/>
          <w:szCs w:val="24"/>
          <w:lang w:eastAsia="en-AU"/>
        </w:rPr>
        <w:t>during work hours</w:t>
      </w:r>
      <w:r w:rsidR="00AB6A99">
        <w:rPr>
          <w:rFonts w:ascii="Arial" w:eastAsia="Times New Roman" w:hAnsi="Arial" w:cs="Arial"/>
          <w:sz w:val="24"/>
          <w:szCs w:val="24"/>
          <w:lang w:eastAsia="en-AU"/>
        </w:rPr>
        <w:t xml:space="preserve">. </w:t>
      </w:r>
    </w:p>
    <w:p w:rsidR="006817D1" w:rsidRDefault="00DC054D" w:rsidP="00CA558C">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p>
    <w:p w:rsidR="00E32742" w:rsidRPr="005549B9" w:rsidRDefault="00E32742" w:rsidP="00CA558C">
      <w:pPr>
        <w:pStyle w:val="ListParagraph"/>
        <w:numPr>
          <w:ilvl w:val="0"/>
          <w:numId w:val="2"/>
        </w:numPr>
        <w:spacing w:after="0" w:line="360" w:lineRule="auto"/>
        <w:ind w:left="426"/>
        <w:jc w:val="both"/>
        <w:rPr>
          <w:rFonts w:ascii="Arial" w:eastAsia="Times New Roman" w:hAnsi="Arial" w:cs="Arial"/>
          <w:sz w:val="24"/>
          <w:szCs w:val="24"/>
          <w:u w:val="single"/>
          <w:lang w:eastAsia="en-AU"/>
        </w:rPr>
      </w:pPr>
      <w:r w:rsidRPr="005549B9">
        <w:rPr>
          <w:rFonts w:ascii="Arial" w:eastAsia="Times New Roman" w:hAnsi="Arial" w:cs="Arial"/>
          <w:sz w:val="24"/>
          <w:szCs w:val="24"/>
          <w:u w:val="single"/>
          <w:lang w:eastAsia="en-AU"/>
        </w:rPr>
        <w:t>Literature review</w:t>
      </w:r>
    </w:p>
    <w:p w:rsidR="00F42936" w:rsidRDefault="00F42936" w:rsidP="00CA558C">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Internet abuse in companies is predicted to </w:t>
      </w:r>
      <w:commentRangeStart w:id="44"/>
      <w:r>
        <w:rPr>
          <w:rFonts w:ascii="Arial" w:eastAsia="Times New Roman" w:hAnsi="Arial" w:cs="Arial"/>
          <w:sz w:val="24"/>
          <w:szCs w:val="24"/>
          <w:lang w:eastAsia="en-AU"/>
        </w:rPr>
        <w:t>increase</w:t>
      </w:r>
      <w:commentRangeEnd w:id="44"/>
      <w:r w:rsidR="00546C47">
        <w:rPr>
          <w:rStyle w:val="CommentReference"/>
        </w:rPr>
        <w:commentReference w:id="44"/>
      </w:r>
      <w:r>
        <w:rPr>
          <w:rFonts w:ascii="Arial" w:eastAsia="Times New Roman" w:hAnsi="Arial" w:cs="Arial"/>
          <w:sz w:val="24"/>
          <w:szCs w:val="24"/>
          <w:lang w:eastAsia="en-AU"/>
        </w:rPr>
        <w:t>. The survey estimated that there was more than half of employees misuse the internet in the workplaces (</w:t>
      </w:r>
      <w:r w:rsidR="00AD7658">
        <w:rPr>
          <w:rFonts w:ascii="Arial" w:eastAsia="Times New Roman" w:hAnsi="Arial" w:cs="Arial"/>
          <w:sz w:val="24"/>
          <w:szCs w:val="24"/>
          <w:lang w:eastAsia="en-AU"/>
        </w:rPr>
        <w:t>Greenfield &amp; Davis 2002; Young &amp; Case 2004).</w:t>
      </w:r>
      <w:r>
        <w:rPr>
          <w:rFonts w:ascii="Arial" w:eastAsia="Times New Roman" w:hAnsi="Arial" w:cs="Arial"/>
          <w:sz w:val="24"/>
          <w:szCs w:val="24"/>
          <w:lang w:eastAsia="en-AU"/>
        </w:rPr>
        <w:t xml:space="preserve"> </w:t>
      </w:r>
      <w:commentRangeStart w:id="45"/>
      <w:r w:rsidR="00DF73E3">
        <w:rPr>
          <w:rFonts w:ascii="Arial" w:eastAsia="Times New Roman" w:hAnsi="Arial" w:cs="Arial"/>
          <w:sz w:val="24"/>
          <w:szCs w:val="24"/>
          <w:lang w:eastAsia="en-AU"/>
        </w:rPr>
        <w:t>Vault.com</w:t>
      </w:r>
      <w:commentRangeEnd w:id="45"/>
      <w:r w:rsidR="00546C47">
        <w:rPr>
          <w:rStyle w:val="CommentReference"/>
        </w:rPr>
        <w:commentReference w:id="45"/>
      </w:r>
      <w:r w:rsidR="00DF73E3">
        <w:rPr>
          <w:rFonts w:ascii="Arial" w:eastAsia="Times New Roman" w:hAnsi="Arial" w:cs="Arial"/>
          <w:sz w:val="24"/>
          <w:szCs w:val="24"/>
          <w:lang w:eastAsia="en-AU"/>
        </w:rPr>
        <w:t xml:space="preserve"> published the survey </w:t>
      </w:r>
      <w:r w:rsidR="00DF73E3">
        <w:rPr>
          <w:rFonts w:ascii="Arial" w:eastAsia="Times New Roman" w:hAnsi="Arial" w:cs="Arial"/>
          <w:sz w:val="24"/>
          <w:szCs w:val="24"/>
          <w:lang w:eastAsia="en-AU"/>
        </w:rPr>
        <w:lastRenderedPageBreak/>
        <w:t xml:space="preserve">result of 1439 employees that there were employees browsing constantly in the workplaces (37%), online a few times a day (32%) and a few times a week (21%). They also informed that 42% </w:t>
      </w:r>
      <w:r w:rsidR="00EA04A7">
        <w:rPr>
          <w:rFonts w:ascii="Arial" w:eastAsia="Times New Roman" w:hAnsi="Arial" w:cs="Arial"/>
          <w:sz w:val="24"/>
          <w:szCs w:val="24"/>
          <w:lang w:eastAsia="en-AU"/>
        </w:rPr>
        <w:t>pornography, 13% online chatting, 12% gaming, 8% sports, 7% investing and 7%</w:t>
      </w:r>
      <w:r w:rsidR="00DF73E3">
        <w:rPr>
          <w:rFonts w:ascii="Arial" w:eastAsia="Times New Roman" w:hAnsi="Arial" w:cs="Arial"/>
          <w:sz w:val="24"/>
          <w:szCs w:val="24"/>
          <w:lang w:eastAsia="en-AU"/>
        </w:rPr>
        <w:t xml:space="preserve"> </w:t>
      </w:r>
      <w:r w:rsidR="00EA04A7">
        <w:rPr>
          <w:rFonts w:ascii="Arial" w:eastAsia="Times New Roman" w:hAnsi="Arial" w:cs="Arial"/>
          <w:sz w:val="24"/>
          <w:szCs w:val="24"/>
          <w:lang w:eastAsia="en-AU"/>
        </w:rPr>
        <w:t>online shopping</w:t>
      </w:r>
      <w:r w:rsidR="00BC2FDF">
        <w:rPr>
          <w:rFonts w:ascii="Arial" w:eastAsia="Times New Roman" w:hAnsi="Arial" w:cs="Arial"/>
          <w:sz w:val="24"/>
          <w:szCs w:val="24"/>
          <w:lang w:eastAsia="en-AU"/>
        </w:rPr>
        <w:t xml:space="preserve"> was accessed during the workhours</w:t>
      </w:r>
      <w:r w:rsidR="00EA04A7">
        <w:rPr>
          <w:rFonts w:ascii="Arial" w:eastAsia="Times New Roman" w:hAnsi="Arial" w:cs="Arial"/>
          <w:sz w:val="24"/>
          <w:szCs w:val="24"/>
          <w:lang w:eastAsia="en-AU"/>
        </w:rPr>
        <w:t xml:space="preserve"> (Young &amp; Case 2004).</w:t>
      </w:r>
      <w:r w:rsidR="001B1D2D">
        <w:rPr>
          <w:rFonts w:ascii="Arial" w:eastAsia="Times New Roman" w:hAnsi="Arial" w:cs="Arial"/>
          <w:sz w:val="24"/>
          <w:szCs w:val="24"/>
          <w:lang w:eastAsia="en-AU"/>
        </w:rPr>
        <w:t xml:space="preserve"> There are some drawbacks of </w:t>
      </w:r>
      <w:proofErr w:type="spellStart"/>
      <w:r w:rsidR="001B1D2D">
        <w:rPr>
          <w:rFonts w:ascii="Arial" w:eastAsia="Times New Roman" w:hAnsi="Arial" w:cs="Arial"/>
          <w:sz w:val="24"/>
          <w:szCs w:val="24"/>
          <w:lang w:eastAsia="en-AU"/>
        </w:rPr>
        <w:t>cyberslacking</w:t>
      </w:r>
      <w:proofErr w:type="spellEnd"/>
      <w:r w:rsidR="001B1D2D">
        <w:rPr>
          <w:rFonts w:ascii="Arial" w:eastAsia="Times New Roman" w:hAnsi="Arial" w:cs="Arial"/>
          <w:sz w:val="24"/>
          <w:szCs w:val="24"/>
          <w:lang w:eastAsia="en-AU"/>
        </w:rPr>
        <w:t xml:space="preserve"> in the workplaces such as lost productivity,</w:t>
      </w:r>
      <w:r w:rsidR="002827FD">
        <w:rPr>
          <w:rFonts w:ascii="Arial" w:eastAsia="Times New Roman" w:hAnsi="Arial" w:cs="Arial"/>
          <w:sz w:val="24"/>
          <w:szCs w:val="24"/>
          <w:lang w:eastAsia="en-AU"/>
        </w:rPr>
        <w:t xml:space="preserve"> increase cost, negative publicity, overload network bandwidth, threat network security and increasing storage space (Greenfield &amp; Davis 2004; Young &amp; Case 2004; </w:t>
      </w:r>
      <w:r w:rsidR="006A1761">
        <w:rPr>
          <w:rFonts w:ascii="Arial" w:eastAsia="Times New Roman" w:hAnsi="Arial" w:cs="Arial"/>
          <w:sz w:val="24"/>
          <w:szCs w:val="24"/>
          <w:lang w:eastAsia="en-AU"/>
        </w:rPr>
        <w:t>Young 2010;</w:t>
      </w:r>
      <w:r w:rsidR="0064552F">
        <w:rPr>
          <w:rFonts w:ascii="Arial" w:eastAsia="Times New Roman" w:hAnsi="Arial" w:cs="Arial"/>
          <w:sz w:val="24"/>
          <w:szCs w:val="24"/>
          <w:lang w:eastAsia="en-AU"/>
        </w:rPr>
        <w:t xml:space="preserve"> </w:t>
      </w:r>
      <w:proofErr w:type="spellStart"/>
      <w:r w:rsidR="0064552F">
        <w:rPr>
          <w:rFonts w:ascii="Arial" w:eastAsia="Times New Roman" w:hAnsi="Arial" w:cs="Arial"/>
          <w:sz w:val="24"/>
          <w:szCs w:val="24"/>
          <w:lang w:eastAsia="en-AU"/>
        </w:rPr>
        <w:t>Vitak</w:t>
      </w:r>
      <w:proofErr w:type="spellEnd"/>
      <w:r w:rsidR="0064552F">
        <w:rPr>
          <w:rFonts w:ascii="Arial" w:eastAsia="Times New Roman" w:hAnsi="Arial" w:cs="Arial"/>
          <w:sz w:val="24"/>
          <w:szCs w:val="24"/>
          <w:lang w:eastAsia="en-AU"/>
        </w:rPr>
        <w:t>, Crouse &amp; Larose 2011).</w:t>
      </w:r>
      <w:r w:rsidR="00EB286E">
        <w:rPr>
          <w:rFonts w:ascii="Arial" w:eastAsia="Times New Roman" w:hAnsi="Arial" w:cs="Arial"/>
          <w:sz w:val="24"/>
          <w:szCs w:val="24"/>
          <w:lang w:eastAsia="en-AU"/>
        </w:rPr>
        <w:t xml:space="preserve"> Computer Economics firm estimated that the companies lost $5.3 billion because of recreational internet surfing. Vault.com researched that lost productivity in </w:t>
      </w:r>
      <w:proofErr w:type="spellStart"/>
      <w:r w:rsidR="00EB286E">
        <w:rPr>
          <w:rFonts w:ascii="Arial" w:eastAsia="Times New Roman" w:hAnsi="Arial" w:cs="Arial"/>
          <w:sz w:val="24"/>
          <w:szCs w:val="24"/>
          <w:lang w:eastAsia="en-AU"/>
        </w:rPr>
        <w:t>cyberloafing</w:t>
      </w:r>
      <w:proofErr w:type="spellEnd"/>
      <w:r w:rsidR="00EB286E">
        <w:rPr>
          <w:rFonts w:ascii="Arial" w:eastAsia="Times New Roman" w:hAnsi="Arial" w:cs="Arial"/>
          <w:sz w:val="24"/>
          <w:szCs w:val="24"/>
          <w:lang w:eastAsia="en-AU"/>
        </w:rPr>
        <w:t xml:space="preserve"> costs $54 billion annually. ZDNet informed that American companies lost $470 million in productivity during the Clinton-Lewinsky scandals because employees accessed the salacious document online (</w:t>
      </w:r>
      <w:r w:rsidR="00F60169">
        <w:rPr>
          <w:rFonts w:ascii="Arial" w:eastAsia="Times New Roman" w:hAnsi="Arial" w:cs="Arial"/>
          <w:sz w:val="24"/>
          <w:szCs w:val="24"/>
          <w:lang w:eastAsia="en-AU"/>
        </w:rPr>
        <w:t>Young &amp; Case 2004).</w:t>
      </w:r>
    </w:p>
    <w:p w:rsidR="008B0A81" w:rsidRDefault="00215962" w:rsidP="00822DEC">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There are some companies that allow their employees to work with their own devices in the office. This policy is known as Bring Your Own Devices (BYOD). It will make employees to be free to access materials that do not have relation with works because they feel that they access the internet without using office devices. BYOD will make difficulties for offices to block and filter inappropriate materials from the internet</w:t>
      </w:r>
      <w:r w:rsidR="00A52863">
        <w:rPr>
          <w:rFonts w:ascii="Arial" w:eastAsia="Times New Roman" w:hAnsi="Arial" w:cs="Arial"/>
          <w:sz w:val="24"/>
          <w:szCs w:val="24"/>
          <w:lang w:eastAsia="en-AU"/>
        </w:rPr>
        <w:t xml:space="preserve"> because they do not have access to set every employee personal devices. The new </w:t>
      </w:r>
      <w:proofErr w:type="spellStart"/>
      <w:r w:rsidR="00A52863">
        <w:rPr>
          <w:rFonts w:ascii="Arial" w:eastAsia="Times New Roman" w:hAnsi="Arial" w:cs="Arial"/>
          <w:sz w:val="24"/>
          <w:szCs w:val="24"/>
          <w:lang w:eastAsia="en-AU"/>
        </w:rPr>
        <w:t>iGeneration</w:t>
      </w:r>
      <w:proofErr w:type="spellEnd"/>
      <w:r w:rsidR="00A52863">
        <w:rPr>
          <w:rFonts w:ascii="Arial" w:eastAsia="Times New Roman" w:hAnsi="Arial" w:cs="Arial"/>
          <w:sz w:val="24"/>
          <w:szCs w:val="24"/>
          <w:lang w:eastAsia="en-AU"/>
        </w:rPr>
        <w:t xml:space="preserve"> of employees also cause worse problems on internet access in the workplace because they feel that they have right to be online (Rosen 2010, as cited in </w:t>
      </w:r>
      <w:r w:rsidR="00AD4AF0">
        <w:rPr>
          <w:rFonts w:ascii="Arial" w:eastAsia="Times New Roman" w:hAnsi="Arial" w:cs="Arial"/>
          <w:sz w:val="24"/>
          <w:szCs w:val="24"/>
          <w:lang w:eastAsia="en-AU"/>
        </w:rPr>
        <w:t>Young 2010).</w:t>
      </w:r>
      <w:r w:rsidR="00124E9F">
        <w:rPr>
          <w:rFonts w:ascii="Arial" w:eastAsia="Times New Roman" w:hAnsi="Arial" w:cs="Arial"/>
          <w:sz w:val="24"/>
          <w:szCs w:val="24"/>
          <w:lang w:eastAsia="en-AU"/>
        </w:rPr>
        <w:t xml:space="preserve"> Internet abuse in the workplaces should be managed carefully by the management. It will affect negatively on private or public sectors. Private sectors will get profit loss due to uncontrolled internet access. While, public sectors will spend budget useless. Each company should aware and identify the internet on their work to tackle this problem.  </w:t>
      </w:r>
    </w:p>
    <w:p w:rsidR="00215962" w:rsidRPr="00215962" w:rsidRDefault="00A52863" w:rsidP="00822DEC">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p>
    <w:p w:rsidR="00F07D91" w:rsidRPr="0044340C" w:rsidRDefault="00F07D91" w:rsidP="00822DEC">
      <w:pPr>
        <w:pStyle w:val="ListParagraph"/>
        <w:numPr>
          <w:ilvl w:val="0"/>
          <w:numId w:val="2"/>
        </w:numPr>
        <w:spacing w:after="0" w:line="360" w:lineRule="auto"/>
        <w:ind w:left="426"/>
        <w:jc w:val="both"/>
        <w:rPr>
          <w:rFonts w:ascii="Arial" w:eastAsia="Times New Roman" w:hAnsi="Arial" w:cs="Arial"/>
          <w:sz w:val="24"/>
          <w:szCs w:val="24"/>
          <w:u w:val="single"/>
          <w:lang w:eastAsia="en-AU"/>
        </w:rPr>
      </w:pPr>
      <w:r w:rsidRPr="0044340C">
        <w:rPr>
          <w:rFonts w:ascii="Arial" w:eastAsia="Times New Roman" w:hAnsi="Arial" w:cs="Arial"/>
          <w:sz w:val="24"/>
          <w:szCs w:val="24"/>
          <w:u w:val="single"/>
          <w:lang w:eastAsia="en-AU"/>
        </w:rPr>
        <w:t>Methodology</w:t>
      </w:r>
    </w:p>
    <w:p w:rsidR="00546C47" w:rsidRDefault="00480FB7" w:rsidP="008E6F5F">
      <w:pPr>
        <w:spacing w:after="0" w:line="360" w:lineRule="auto"/>
        <w:ind w:firstLine="426"/>
        <w:contextualSpacing/>
        <w:jc w:val="both"/>
        <w:rPr>
          <w:ins w:id="46" w:author="Anthony R Davidson" w:date="2018-01-23T08:57:00Z"/>
          <w:rFonts w:ascii="Arial" w:eastAsia="Times New Roman" w:hAnsi="Arial" w:cs="Arial"/>
          <w:sz w:val="24"/>
          <w:szCs w:val="24"/>
          <w:lang w:eastAsia="en-AU"/>
        </w:rPr>
      </w:pPr>
      <w:r>
        <w:rPr>
          <w:rFonts w:ascii="Arial" w:eastAsia="Times New Roman" w:hAnsi="Arial" w:cs="Arial"/>
          <w:sz w:val="24"/>
          <w:szCs w:val="24"/>
          <w:lang w:eastAsia="en-AU"/>
        </w:rPr>
        <w:t xml:space="preserve">The data will be collected online. The number of </w:t>
      </w:r>
      <w:commentRangeStart w:id="47"/>
      <w:r>
        <w:rPr>
          <w:rFonts w:ascii="Arial" w:eastAsia="Times New Roman" w:hAnsi="Arial" w:cs="Arial"/>
          <w:sz w:val="24"/>
          <w:szCs w:val="24"/>
          <w:lang w:eastAsia="en-AU"/>
        </w:rPr>
        <w:t>respondents</w:t>
      </w:r>
      <w:commentRangeEnd w:id="47"/>
      <w:r w:rsidR="00546C47">
        <w:rPr>
          <w:rStyle w:val="CommentReference"/>
        </w:rPr>
        <w:commentReference w:id="47"/>
      </w:r>
      <w:r>
        <w:rPr>
          <w:rFonts w:ascii="Arial" w:eastAsia="Times New Roman" w:hAnsi="Arial" w:cs="Arial"/>
          <w:sz w:val="24"/>
          <w:szCs w:val="24"/>
          <w:lang w:eastAsia="en-AU"/>
        </w:rPr>
        <w:t xml:space="preserve"> is </w:t>
      </w:r>
      <w:r w:rsidR="00CB0D3A">
        <w:rPr>
          <w:rFonts w:ascii="Arial" w:eastAsia="Times New Roman" w:hAnsi="Arial" w:cs="Arial"/>
          <w:sz w:val="24"/>
          <w:szCs w:val="24"/>
          <w:lang w:eastAsia="en-AU"/>
        </w:rPr>
        <w:t>8</w:t>
      </w:r>
      <w:r>
        <w:rPr>
          <w:rFonts w:ascii="Arial" w:eastAsia="Times New Roman" w:hAnsi="Arial" w:cs="Arial"/>
          <w:sz w:val="24"/>
          <w:szCs w:val="24"/>
          <w:lang w:eastAsia="en-AU"/>
        </w:rPr>
        <w:t xml:space="preserve">0. The survey </w:t>
      </w:r>
      <w:commentRangeStart w:id="48"/>
      <w:r>
        <w:rPr>
          <w:rFonts w:ascii="Arial" w:eastAsia="Times New Roman" w:hAnsi="Arial" w:cs="Arial"/>
          <w:sz w:val="24"/>
          <w:szCs w:val="24"/>
          <w:lang w:eastAsia="en-AU"/>
        </w:rPr>
        <w:t>will be performed</w:t>
      </w:r>
      <w:commentRangeEnd w:id="48"/>
      <w:r w:rsidR="00546C47">
        <w:rPr>
          <w:rStyle w:val="CommentReference"/>
        </w:rPr>
        <w:commentReference w:id="48"/>
      </w:r>
      <w:r>
        <w:rPr>
          <w:rFonts w:ascii="Arial" w:eastAsia="Times New Roman" w:hAnsi="Arial" w:cs="Arial"/>
          <w:sz w:val="24"/>
          <w:szCs w:val="24"/>
          <w:lang w:eastAsia="en-AU"/>
        </w:rPr>
        <w:t xml:space="preserve"> on civil servants in </w:t>
      </w:r>
      <w:proofErr w:type="spellStart"/>
      <w:r>
        <w:rPr>
          <w:rFonts w:ascii="Arial" w:eastAsia="Times New Roman" w:hAnsi="Arial" w:cs="Arial"/>
          <w:sz w:val="24"/>
          <w:szCs w:val="24"/>
          <w:lang w:eastAsia="en-AU"/>
        </w:rPr>
        <w:t>Bima</w:t>
      </w:r>
      <w:proofErr w:type="spellEnd"/>
      <w:r>
        <w:rPr>
          <w:rFonts w:ascii="Arial" w:eastAsia="Times New Roman" w:hAnsi="Arial" w:cs="Arial"/>
          <w:sz w:val="24"/>
          <w:szCs w:val="24"/>
          <w:lang w:eastAsia="en-AU"/>
        </w:rPr>
        <w:t xml:space="preserve"> government agencies. </w:t>
      </w:r>
    </w:p>
    <w:p w:rsidR="00546C47" w:rsidRDefault="00546C47" w:rsidP="008E6F5F">
      <w:pPr>
        <w:spacing w:after="0" w:line="360" w:lineRule="auto"/>
        <w:ind w:firstLine="426"/>
        <w:contextualSpacing/>
        <w:jc w:val="both"/>
        <w:rPr>
          <w:ins w:id="49" w:author="Anthony R Davidson" w:date="2018-01-23T08:56:00Z"/>
          <w:rFonts w:ascii="Arial" w:eastAsia="Times New Roman" w:hAnsi="Arial" w:cs="Arial"/>
          <w:sz w:val="24"/>
          <w:szCs w:val="24"/>
          <w:lang w:eastAsia="en-AU"/>
        </w:rPr>
      </w:pPr>
    </w:p>
    <w:p w:rsidR="00546C47" w:rsidRDefault="00546C47" w:rsidP="008E6F5F">
      <w:pPr>
        <w:spacing w:after="0" w:line="360" w:lineRule="auto"/>
        <w:ind w:firstLine="426"/>
        <w:contextualSpacing/>
        <w:jc w:val="both"/>
        <w:rPr>
          <w:ins w:id="50" w:author="Anthony R Davidson" w:date="2018-01-23T08:56:00Z"/>
          <w:rFonts w:ascii="Arial" w:eastAsia="Times New Roman" w:hAnsi="Arial" w:cs="Arial"/>
          <w:sz w:val="24"/>
          <w:szCs w:val="24"/>
          <w:lang w:eastAsia="en-AU"/>
        </w:rPr>
      </w:pPr>
      <w:ins w:id="51" w:author="Anthony R Davidson" w:date="2018-01-23T08:56:00Z">
        <w:r w:rsidRPr="00546C47">
          <w:rPr>
            <w:rFonts w:ascii="Arial" w:eastAsia="Times New Roman" w:hAnsi="Arial" w:cs="Arial"/>
            <w:sz w:val="24"/>
            <w:szCs w:val="24"/>
            <w:highlight w:val="yellow"/>
            <w:lang w:eastAsia="en-AU"/>
            <w:rPrChange w:id="52" w:author="Anthony R Davidson" w:date="2018-01-23T08:58:00Z">
              <w:rPr>
                <w:rFonts w:ascii="Arial" w:eastAsia="Times New Roman" w:hAnsi="Arial" w:cs="Arial"/>
                <w:sz w:val="24"/>
                <w:szCs w:val="24"/>
                <w:lang w:eastAsia="en-AU"/>
              </w:rPr>
            </w:rPrChange>
          </w:rPr>
          <w:t>What ci</w:t>
        </w:r>
      </w:ins>
      <w:ins w:id="53" w:author="Anthony R Davidson" w:date="2018-01-23T08:57:00Z">
        <w:r w:rsidRPr="00546C47">
          <w:rPr>
            <w:rFonts w:ascii="Arial" w:eastAsia="Times New Roman" w:hAnsi="Arial" w:cs="Arial"/>
            <w:sz w:val="24"/>
            <w:szCs w:val="24"/>
            <w:highlight w:val="yellow"/>
            <w:lang w:eastAsia="en-AU"/>
            <w:rPrChange w:id="54" w:author="Anthony R Davidson" w:date="2018-01-23T08:58:00Z">
              <w:rPr>
                <w:rFonts w:ascii="Arial" w:eastAsia="Times New Roman" w:hAnsi="Arial" w:cs="Arial"/>
                <w:sz w:val="24"/>
                <w:szCs w:val="24"/>
                <w:lang w:eastAsia="en-AU"/>
              </w:rPr>
            </w:rPrChange>
          </w:rPr>
          <w:t xml:space="preserve">vil </w:t>
        </w:r>
        <w:proofErr w:type="spellStart"/>
        <w:r w:rsidRPr="00546C47">
          <w:rPr>
            <w:rFonts w:ascii="Arial" w:eastAsia="Times New Roman" w:hAnsi="Arial" w:cs="Arial"/>
            <w:sz w:val="24"/>
            <w:szCs w:val="24"/>
            <w:highlight w:val="yellow"/>
            <w:lang w:eastAsia="en-AU"/>
            <w:rPrChange w:id="55" w:author="Anthony R Davidson" w:date="2018-01-23T08:58:00Z">
              <w:rPr>
                <w:rFonts w:ascii="Arial" w:eastAsia="Times New Roman" w:hAnsi="Arial" w:cs="Arial"/>
                <w:sz w:val="24"/>
                <w:szCs w:val="24"/>
                <w:lang w:eastAsia="en-AU"/>
              </w:rPr>
            </w:rPrChange>
          </w:rPr>
          <w:t>survents</w:t>
        </w:r>
        <w:proofErr w:type="spellEnd"/>
        <w:r w:rsidRPr="00546C47">
          <w:rPr>
            <w:rFonts w:ascii="Arial" w:eastAsia="Times New Roman" w:hAnsi="Arial" w:cs="Arial"/>
            <w:sz w:val="24"/>
            <w:szCs w:val="24"/>
            <w:highlight w:val="yellow"/>
            <w:lang w:eastAsia="en-AU"/>
            <w:rPrChange w:id="56" w:author="Anthony R Davidson" w:date="2018-01-23T08:58:00Z">
              <w:rPr>
                <w:rFonts w:ascii="Arial" w:eastAsia="Times New Roman" w:hAnsi="Arial" w:cs="Arial"/>
                <w:sz w:val="24"/>
                <w:szCs w:val="24"/>
                <w:lang w:eastAsia="en-AU"/>
              </w:rPr>
            </w:rPrChange>
          </w:rPr>
          <w:t xml:space="preserve">? Why 80? How is this </w:t>
        </w:r>
        <w:proofErr w:type="spellStart"/>
        <w:r w:rsidRPr="00546C47">
          <w:rPr>
            <w:rFonts w:ascii="Arial" w:eastAsia="Times New Roman" w:hAnsi="Arial" w:cs="Arial"/>
            <w:sz w:val="24"/>
            <w:szCs w:val="24"/>
            <w:highlight w:val="yellow"/>
            <w:lang w:eastAsia="en-AU"/>
            <w:rPrChange w:id="57" w:author="Anthony R Davidson" w:date="2018-01-23T08:58:00Z">
              <w:rPr>
                <w:rFonts w:ascii="Arial" w:eastAsia="Times New Roman" w:hAnsi="Arial" w:cs="Arial"/>
                <w:sz w:val="24"/>
                <w:szCs w:val="24"/>
                <w:lang w:eastAsia="en-AU"/>
              </w:rPr>
            </w:rPrChange>
          </w:rPr>
          <w:t>representivite</w:t>
        </w:r>
        <w:proofErr w:type="spellEnd"/>
        <w:r w:rsidRPr="00546C47">
          <w:rPr>
            <w:rFonts w:ascii="Arial" w:eastAsia="Times New Roman" w:hAnsi="Arial" w:cs="Arial"/>
            <w:sz w:val="24"/>
            <w:szCs w:val="24"/>
            <w:highlight w:val="yellow"/>
            <w:lang w:eastAsia="en-AU"/>
            <w:rPrChange w:id="58" w:author="Anthony R Davidson" w:date="2018-01-23T08:58:00Z">
              <w:rPr>
                <w:rFonts w:ascii="Arial" w:eastAsia="Times New Roman" w:hAnsi="Arial" w:cs="Arial"/>
                <w:sz w:val="24"/>
                <w:szCs w:val="24"/>
                <w:lang w:eastAsia="en-AU"/>
              </w:rPr>
            </w:rPrChange>
          </w:rPr>
          <w:t xml:space="preserve"> of the group of interest?</w:t>
        </w:r>
      </w:ins>
    </w:p>
    <w:p w:rsidR="00546C47" w:rsidRDefault="00546C47" w:rsidP="008E6F5F">
      <w:pPr>
        <w:spacing w:after="0" w:line="360" w:lineRule="auto"/>
        <w:ind w:firstLine="426"/>
        <w:contextualSpacing/>
        <w:jc w:val="both"/>
        <w:rPr>
          <w:ins w:id="59" w:author="Anthony R Davidson" w:date="2018-01-23T08:57:00Z"/>
          <w:rFonts w:ascii="Arial" w:eastAsia="Times New Roman" w:hAnsi="Arial" w:cs="Arial"/>
          <w:sz w:val="24"/>
          <w:szCs w:val="24"/>
          <w:lang w:eastAsia="en-AU"/>
        </w:rPr>
      </w:pPr>
    </w:p>
    <w:p w:rsidR="005048F0" w:rsidRDefault="00480FB7" w:rsidP="008E6F5F">
      <w:pPr>
        <w:spacing w:after="0" w:line="360" w:lineRule="auto"/>
        <w:ind w:firstLine="426"/>
        <w:contextualSpacing/>
        <w:jc w:val="both"/>
        <w:rPr>
          <w:ins w:id="60" w:author="Anthony R Davidson" w:date="2018-01-23T08:58:00Z"/>
          <w:rFonts w:ascii="Arial" w:eastAsia="Times New Roman" w:hAnsi="Arial" w:cs="Arial"/>
          <w:sz w:val="24"/>
          <w:szCs w:val="24"/>
          <w:lang w:eastAsia="en-AU"/>
        </w:rPr>
      </w:pPr>
      <w:commentRangeStart w:id="61"/>
      <w:r>
        <w:rPr>
          <w:rFonts w:ascii="Arial" w:eastAsia="Times New Roman" w:hAnsi="Arial" w:cs="Arial"/>
          <w:sz w:val="24"/>
          <w:szCs w:val="24"/>
          <w:lang w:eastAsia="en-AU"/>
        </w:rPr>
        <w:lastRenderedPageBreak/>
        <w:t>The survey return from respondents is predicted 95%</w:t>
      </w:r>
      <w:r w:rsidR="00BE428B">
        <w:rPr>
          <w:rFonts w:ascii="Arial" w:eastAsia="Times New Roman" w:hAnsi="Arial" w:cs="Arial"/>
          <w:sz w:val="24"/>
          <w:szCs w:val="24"/>
          <w:lang w:eastAsia="en-AU"/>
        </w:rPr>
        <w:t xml:space="preserve">. </w:t>
      </w:r>
      <w:commentRangeEnd w:id="61"/>
      <w:r w:rsidR="00546C47">
        <w:rPr>
          <w:rStyle w:val="CommentReference"/>
        </w:rPr>
        <w:commentReference w:id="61"/>
      </w:r>
      <w:r w:rsidR="00BE428B">
        <w:rPr>
          <w:rFonts w:ascii="Arial" w:eastAsia="Times New Roman" w:hAnsi="Arial" w:cs="Arial"/>
          <w:sz w:val="24"/>
          <w:szCs w:val="24"/>
          <w:lang w:eastAsia="en-AU"/>
        </w:rPr>
        <w:t xml:space="preserve">The questionnaires will be </w:t>
      </w:r>
      <w:proofErr w:type="gramStart"/>
      <w:r w:rsidR="00BE428B">
        <w:rPr>
          <w:rFonts w:ascii="Arial" w:eastAsia="Times New Roman" w:hAnsi="Arial" w:cs="Arial"/>
          <w:sz w:val="24"/>
          <w:szCs w:val="24"/>
          <w:lang w:eastAsia="en-AU"/>
        </w:rPr>
        <w:t>designed</w:t>
      </w:r>
      <w:proofErr w:type="gramEnd"/>
      <w:r w:rsidR="00BE428B">
        <w:rPr>
          <w:rFonts w:ascii="Arial" w:eastAsia="Times New Roman" w:hAnsi="Arial" w:cs="Arial"/>
          <w:sz w:val="24"/>
          <w:szCs w:val="24"/>
          <w:lang w:eastAsia="en-AU"/>
        </w:rPr>
        <w:t xml:space="preserve"> on the basis of point scale measurement in order to measure and find the pattern of internet activities during work hours. </w:t>
      </w:r>
      <w:commentRangeStart w:id="62"/>
      <w:r w:rsidR="00EF737E">
        <w:rPr>
          <w:rFonts w:ascii="Arial" w:eastAsia="Times New Roman" w:hAnsi="Arial" w:cs="Arial"/>
          <w:sz w:val="24"/>
          <w:szCs w:val="24"/>
          <w:lang w:eastAsia="en-AU"/>
        </w:rPr>
        <w:t>The questionnaires are based on previous research</w:t>
      </w:r>
      <w:r w:rsidR="00CB0D3A">
        <w:rPr>
          <w:rFonts w:ascii="Arial" w:eastAsia="Times New Roman" w:hAnsi="Arial" w:cs="Arial"/>
          <w:sz w:val="24"/>
          <w:szCs w:val="24"/>
          <w:lang w:eastAsia="en-AU"/>
        </w:rPr>
        <w:t xml:space="preserve"> (Coker 2011)</w:t>
      </w:r>
      <w:r w:rsidR="00EF737E">
        <w:rPr>
          <w:rFonts w:ascii="Arial" w:eastAsia="Times New Roman" w:hAnsi="Arial" w:cs="Arial"/>
          <w:sz w:val="24"/>
          <w:szCs w:val="24"/>
          <w:lang w:eastAsia="en-AU"/>
        </w:rPr>
        <w:t xml:space="preserve"> and </w:t>
      </w:r>
      <w:r w:rsidR="00C13E74">
        <w:rPr>
          <w:rFonts w:ascii="Arial" w:eastAsia="Times New Roman" w:hAnsi="Arial" w:cs="Arial"/>
          <w:sz w:val="24"/>
          <w:szCs w:val="24"/>
          <w:lang w:eastAsia="en-AU"/>
        </w:rPr>
        <w:t>modify to</w:t>
      </w:r>
      <w:r w:rsidR="00EF737E">
        <w:rPr>
          <w:rFonts w:ascii="Arial" w:eastAsia="Times New Roman" w:hAnsi="Arial" w:cs="Arial"/>
          <w:sz w:val="24"/>
          <w:szCs w:val="24"/>
          <w:lang w:eastAsia="en-AU"/>
        </w:rPr>
        <w:t xml:space="preserve"> represent internet activities on public</w:t>
      </w:r>
      <w:r w:rsidR="005048F0">
        <w:rPr>
          <w:rFonts w:ascii="Arial" w:eastAsia="Times New Roman" w:hAnsi="Arial" w:cs="Arial"/>
          <w:sz w:val="24"/>
          <w:szCs w:val="24"/>
          <w:lang w:eastAsia="en-AU"/>
        </w:rPr>
        <w:t xml:space="preserve"> sector or developing countries</w:t>
      </w:r>
      <w:commentRangeEnd w:id="62"/>
      <w:r w:rsidR="00546C47">
        <w:rPr>
          <w:rStyle w:val="CommentReference"/>
        </w:rPr>
        <w:commentReference w:id="62"/>
      </w:r>
    </w:p>
    <w:p w:rsidR="00546C47" w:rsidRDefault="00546C47" w:rsidP="008E6F5F">
      <w:pPr>
        <w:spacing w:after="0" w:line="360" w:lineRule="auto"/>
        <w:ind w:firstLine="426"/>
        <w:contextualSpacing/>
        <w:jc w:val="both"/>
        <w:rPr>
          <w:rFonts w:ascii="Arial" w:eastAsia="Times New Roman" w:hAnsi="Arial" w:cs="Arial"/>
          <w:sz w:val="24"/>
          <w:szCs w:val="24"/>
          <w:lang w:eastAsia="en-AU"/>
        </w:rPr>
      </w:pPr>
      <w:commentRangeStart w:id="63"/>
    </w:p>
    <w:tbl>
      <w:tblPr>
        <w:tblStyle w:val="TableGrid"/>
        <w:tblW w:w="9322" w:type="dxa"/>
        <w:tblLook w:val="04A0" w:firstRow="1" w:lastRow="0" w:firstColumn="1" w:lastColumn="0" w:noHBand="0" w:noVBand="1"/>
      </w:tblPr>
      <w:tblGrid>
        <w:gridCol w:w="675"/>
        <w:gridCol w:w="8647"/>
      </w:tblGrid>
      <w:tr w:rsidR="005048F0" w:rsidRPr="00173A81" w:rsidTr="00173A81">
        <w:tc>
          <w:tcPr>
            <w:tcW w:w="675" w:type="dxa"/>
          </w:tcPr>
          <w:p w:rsidR="005048F0" w:rsidRPr="00173A81" w:rsidRDefault="005048F0" w:rsidP="008E6F5F">
            <w:pPr>
              <w:spacing w:line="360" w:lineRule="auto"/>
              <w:contextualSpacing/>
              <w:jc w:val="both"/>
              <w:rPr>
                <w:rFonts w:ascii="Arial" w:eastAsia="Times New Roman" w:hAnsi="Arial" w:cs="Arial"/>
                <w:lang w:eastAsia="en-AU"/>
              </w:rPr>
            </w:pPr>
          </w:p>
        </w:tc>
        <w:tc>
          <w:tcPr>
            <w:tcW w:w="8647" w:type="dxa"/>
          </w:tcPr>
          <w:p w:rsidR="005048F0" w:rsidRPr="00173A81" w:rsidRDefault="00173A81" w:rsidP="00173A81">
            <w:pPr>
              <w:spacing w:line="360" w:lineRule="auto"/>
              <w:contextualSpacing/>
              <w:jc w:val="both"/>
              <w:rPr>
                <w:rFonts w:ascii="Arial" w:eastAsia="Times New Roman" w:hAnsi="Arial" w:cs="Arial"/>
                <w:lang w:eastAsia="en-AU"/>
              </w:rPr>
            </w:pPr>
            <w:proofErr w:type="spellStart"/>
            <w:r w:rsidRPr="00173A81">
              <w:rPr>
                <w:rStyle w:val="current-selection"/>
                <w:rFonts w:ascii="Arial" w:hAnsi="Arial" w:cs="Arial"/>
                <w:color w:val="231F20"/>
                <w:shd w:val="clear" w:color="auto" w:fill="FFFFFF"/>
              </w:rPr>
              <w:t>Cyberloafing</w:t>
            </w:r>
            <w:proofErr w:type="spellEnd"/>
            <w:r w:rsidRPr="00173A81">
              <w:rPr>
                <w:rStyle w:val="current-selection"/>
                <w:rFonts w:ascii="Arial" w:hAnsi="Arial" w:cs="Arial"/>
                <w:color w:val="231F20"/>
                <w:shd w:val="clear" w:color="auto" w:fill="FFFFFF"/>
              </w:rPr>
              <w:t xml:space="preserve"> activities</w:t>
            </w:r>
          </w:p>
        </w:tc>
      </w:tr>
      <w:tr w:rsidR="005048F0" w:rsidRPr="00173A81" w:rsidTr="00173A81">
        <w:tc>
          <w:tcPr>
            <w:tcW w:w="675" w:type="dxa"/>
          </w:tcPr>
          <w:p w:rsidR="005048F0" w:rsidRPr="00173A81" w:rsidRDefault="00173A81" w:rsidP="00B70C33">
            <w:pPr>
              <w:spacing w:line="360" w:lineRule="auto"/>
              <w:contextualSpacing/>
              <w:jc w:val="center"/>
              <w:rPr>
                <w:rFonts w:ascii="Arial" w:eastAsia="Times New Roman" w:hAnsi="Arial" w:cs="Arial"/>
                <w:lang w:eastAsia="en-AU"/>
              </w:rPr>
            </w:pPr>
            <w:r w:rsidRPr="00173A81">
              <w:rPr>
                <w:rFonts w:ascii="Arial" w:eastAsia="Times New Roman" w:hAnsi="Arial" w:cs="Arial"/>
                <w:lang w:eastAsia="en-AU"/>
              </w:rPr>
              <w:t>1.</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Reading online news websites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2.</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Checking online sport results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3.</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Checking lottery results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4.</w:t>
            </w:r>
          </w:p>
        </w:tc>
        <w:tc>
          <w:tcPr>
            <w:tcW w:w="8647" w:type="dxa"/>
          </w:tcPr>
          <w:p w:rsidR="005048F0" w:rsidRPr="00173A81" w:rsidRDefault="00173A81" w:rsidP="00173A81">
            <w:pPr>
              <w:spacing w:line="360" w:lineRule="auto"/>
              <w:contextualSpacing/>
              <w:jc w:val="both"/>
              <w:rPr>
                <w:rFonts w:ascii="Arial" w:eastAsia="Times New Roman" w:hAnsi="Arial" w:cs="Arial"/>
                <w:lang w:eastAsia="en-AU"/>
              </w:rPr>
            </w:pPr>
            <w:r w:rsidRPr="00173A81">
              <w:rPr>
                <w:rFonts w:ascii="Arial" w:eastAsia="Times New Roman" w:hAnsi="Arial" w:cs="Arial"/>
                <w:lang w:eastAsia="en-AU"/>
              </w:rPr>
              <w:t xml:space="preserve">Reading non-work blogs (including </w:t>
            </w:r>
            <w:r>
              <w:rPr>
                <w:rFonts w:ascii="Arial" w:eastAsia="Times New Roman" w:hAnsi="Arial" w:cs="Arial"/>
                <w:lang w:eastAsia="en-AU"/>
              </w:rPr>
              <w:t>T</w:t>
            </w:r>
            <w:r w:rsidRPr="00173A81">
              <w:rPr>
                <w:rFonts w:ascii="Arial" w:eastAsia="Times New Roman" w:hAnsi="Arial" w:cs="Arial"/>
                <w:lang w:eastAsia="en-AU"/>
              </w:rPr>
              <w:t>witter and Facebook)</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5.</w:t>
            </w:r>
          </w:p>
        </w:tc>
        <w:tc>
          <w:tcPr>
            <w:tcW w:w="8647" w:type="dxa"/>
          </w:tcPr>
          <w:p w:rsidR="005048F0" w:rsidRPr="00173A81" w:rsidRDefault="00173A81" w:rsidP="00173A81">
            <w:pPr>
              <w:spacing w:line="360" w:lineRule="auto"/>
              <w:contextualSpacing/>
              <w:jc w:val="both"/>
              <w:rPr>
                <w:rFonts w:ascii="Arial" w:eastAsia="Times New Roman" w:hAnsi="Arial" w:cs="Arial"/>
                <w:lang w:eastAsia="en-AU"/>
              </w:rPr>
            </w:pPr>
            <w:r>
              <w:rPr>
                <w:rFonts w:ascii="Arial" w:eastAsia="Times New Roman" w:hAnsi="Arial" w:cs="Arial"/>
                <w:lang w:eastAsia="en-AU"/>
              </w:rPr>
              <w:t>Writing personal blogs (including Twitter and Facebook</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6.</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Reading/writing newsgroup/discussion forum messages</w:t>
            </w:r>
          </w:p>
        </w:tc>
      </w:tr>
      <w:tr w:rsidR="005048F0" w:rsidRPr="00173A81" w:rsidTr="00173A81">
        <w:tc>
          <w:tcPr>
            <w:tcW w:w="675" w:type="dxa"/>
          </w:tcPr>
          <w:p w:rsidR="005048F0"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7.</w:t>
            </w:r>
          </w:p>
        </w:tc>
        <w:tc>
          <w:tcPr>
            <w:tcW w:w="8647" w:type="dxa"/>
          </w:tcPr>
          <w:p w:rsidR="005048F0"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Shopping (browsing with an intention to purchase products and services)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8.</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Browsing online shopping catalogues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9.</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Browsing or participating in online auction websites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10.</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Organising personal financial affairs (e.g. online banking, stock trading)</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11.</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Watching online media (e.g. YouTube)</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12.</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Playing online games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13.</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Checking/writing personal emails from a non-work related email account</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14.</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Searching for information about hobbies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15.</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Browsing websites for products or services of interest (no goal of specific purchase)</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16.</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Participating in online gambling activities</w:t>
            </w:r>
          </w:p>
        </w:tc>
      </w:tr>
      <w:tr w:rsidR="00173A81" w:rsidRPr="00173A81" w:rsidTr="00173A81">
        <w:tc>
          <w:tcPr>
            <w:tcW w:w="675" w:type="dxa"/>
          </w:tcPr>
          <w:p w:rsidR="00173A81" w:rsidRPr="00173A81" w:rsidRDefault="00B70C33" w:rsidP="00B70C33">
            <w:pPr>
              <w:spacing w:line="360" w:lineRule="auto"/>
              <w:contextualSpacing/>
              <w:jc w:val="center"/>
              <w:rPr>
                <w:rFonts w:ascii="Arial" w:eastAsia="Times New Roman" w:hAnsi="Arial" w:cs="Arial"/>
                <w:lang w:eastAsia="en-AU"/>
              </w:rPr>
            </w:pPr>
            <w:r>
              <w:rPr>
                <w:rFonts w:ascii="Arial" w:eastAsia="Times New Roman" w:hAnsi="Arial" w:cs="Arial"/>
                <w:lang w:eastAsia="en-AU"/>
              </w:rPr>
              <w:t>17.</w:t>
            </w:r>
          </w:p>
        </w:tc>
        <w:tc>
          <w:tcPr>
            <w:tcW w:w="8647" w:type="dxa"/>
          </w:tcPr>
          <w:p w:rsidR="00173A81" w:rsidRPr="00173A81" w:rsidRDefault="00173A81" w:rsidP="008E6F5F">
            <w:pPr>
              <w:spacing w:line="360" w:lineRule="auto"/>
              <w:contextualSpacing/>
              <w:jc w:val="both"/>
              <w:rPr>
                <w:rFonts w:ascii="Arial" w:eastAsia="Times New Roman" w:hAnsi="Arial" w:cs="Arial"/>
                <w:lang w:eastAsia="en-AU"/>
              </w:rPr>
            </w:pPr>
            <w:r>
              <w:rPr>
                <w:rFonts w:ascii="Arial" w:eastAsia="Times New Roman" w:hAnsi="Arial" w:cs="Arial"/>
                <w:lang w:eastAsia="en-AU"/>
              </w:rPr>
              <w:t>Viewing adults websites</w:t>
            </w:r>
          </w:p>
        </w:tc>
      </w:tr>
    </w:tbl>
    <w:commentRangeEnd w:id="63"/>
    <w:p w:rsidR="005048F0" w:rsidRDefault="00546C47" w:rsidP="008E6F5F">
      <w:pPr>
        <w:spacing w:after="0" w:line="360" w:lineRule="auto"/>
        <w:ind w:firstLine="426"/>
        <w:contextualSpacing/>
        <w:jc w:val="both"/>
        <w:rPr>
          <w:rFonts w:ascii="Arial" w:eastAsia="Times New Roman" w:hAnsi="Arial" w:cs="Arial"/>
          <w:sz w:val="24"/>
          <w:szCs w:val="24"/>
          <w:lang w:eastAsia="en-AU"/>
        </w:rPr>
      </w:pPr>
      <w:r>
        <w:rPr>
          <w:rStyle w:val="CommentReference"/>
        </w:rPr>
        <w:commentReference w:id="63"/>
      </w:r>
      <w:r w:rsidR="00173A81">
        <w:rPr>
          <w:rFonts w:ascii="Arial" w:eastAsia="Times New Roman" w:hAnsi="Arial" w:cs="Arial"/>
          <w:sz w:val="24"/>
          <w:szCs w:val="24"/>
          <w:lang w:eastAsia="en-AU"/>
        </w:rPr>
        <w:t>(Cooker 2011)</w:t>
      </w:r>
    </w:p>
    <w:p w:rsidR="005048F0" w:rsidRDefault="005048F0" w:rsidP="008E6F5F">
      <w:pPr>
        <w:spacing w:after="0" w:line="360" w:lineRule="auto"/>
        <w:ind w:firstLine="426"/>
        <w:contextualSpacing/>
        <w:jc w:val="both"/>
        <w:rPr>
          <w:rFonts w:ascii="Arial" w:eastAsia="Times New Roman" w:hAnsi="Arial" w:cs="Arial"/>
          <w:sz w:val="24"/>
          <w:szCs w:val="24"/>
          <w:lang w:eastAsia="en-AU"/>
        </w:rPr>
      </w:pPr>
    </w:p>
    <w:p w:rsidR="008B0A81" w:rsidRDefault="007267FD" w:rsidP="008E6F5F">
      <w:pPr>
        <w:spacing w:after="0" w:line="360" w:lineRule="auto"/>
        <w:ind w:firstLine="426"/>
        <w:contextualSpacing/>
        <w:jc w:val="both"/>
        <w:rPr>
          <w:rFonts w:ascii="Arial" w:eastAsia="Times New Roman" w:hAnsi="Arial" w:cs="Arial"/>
          <w:sz w:val="24"/>
          <w:szCs w:val="24"/>
          <w:lang w:eastAsia="en-AU"/>
        </w:rPr>
      </w:pPr>
      <w:commentRangeStart w:id="64"/>
      <w:r>
        <w:rPr>
          <w:rFonts w:ascii="Arial" w:eastAsia="Times New Roman" w:hAnsi="Arial" w:cs="Arial"/>
          <w:sz w:val="24"/>
          <w:szCs w:val="24"/>
          <w:lang w:eastAsia="en-AU"/>
        </w:rPr>
        <w:t xml:space="preserve"> The level of </w:t>
      </w:r>
      <w:proofErr w:type="spellStart"/>
      <w:r>
        <w:rPr>
          <w:rFonts w:ascii="Arial" w:eastAsia="Times New Roman" w:hAnsi="Arial" w:cs="Arial"/>
          <w:sz w:val="24"/>
          <w:szCs w:val="24"/>
          <w:lang w:eastAsia="en-AU"/>
        </w:rPr>
        <w:t>cyberloafing</w:t>
      </w:r>
      <w:proofErr w:type="spellEnd"/>
      <w:r>
        <w:rPr>
          <w:rFonts w:ascii="Arial" w:eastAsia="Times New Roman" w:hAnsi="Arial" w:cs="Arial"/>
          <w:sz w:val="24"/>
          <w:szCs w:val="24"/>
          <w:lang w:eastAsia="en-AU"/>
        </w:rPr>
        <w:t xml:space="preserve"> will be calculated on Coker (2011) research.</w:t>
      </w:r>
    </w:p>
    <w:p w:rsidR="007267FD" w:rsidRDefault="00546C47" w:rsidP="007267FD">
      <w:pPr>
        <w:spacing w:after="0" w:line="360" w:lineRule="auto"/>
        <w:contextualSpacing/>
        <w:jc w:val="both"/>
        <w:rPr>
          <w:rFonts w:ascii="Arial" w:eastAsia="Times New Roman" w:hAnsi="Arial" w:cs="Arial"/>
          <w:sz w:val="24"/>
          <w:szCs w:val="24"/>
          <w:lang w:eastAsia="en-AU"/>
        </w:rPr>
      </w:pPr>
      <m:oMathPara>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h</m:t>
              </m:r>
            </m:sub>
          </m:sSub>
          <m:r>
            <w:rPr>
              <w:rFonts w:ascii="Cambria Math" w:eastAsia="Times New Roman" w:hAnsi="Cambria Math" w:cs="Arial"/>
              <w:sz w:val="24"/>
              <w:szCs w:val="24"/>
              <w:lang w:eastAsia="en-AU"/>
            </w:rPr>
            <m:t>=</m:t>
          </m:r>
          <m:f>
            <m:fPr>
              <m:ctrlPr>
                <w:rPr>
                  <w:rFonts w:ascii="Cambria Math" w:eastAsia="Times New Roman" w:hAnsi="Cambria Math" w:cs="Arial"/>
                  <w:i/>
                  <w:sz w:val="24"/>
                  <w:szCs w:val="24"/>
                  <w:lang w:eastAsia="en-AU"/>
                </w:rPr>
              </m:ctrlPr>
            </m:fPr>
            <m:num>
              <m:nary>
                <m:naryPr>
                  <m:chr m:val="∑"/>
                  <m:limLoc m:val="subSup"/>
                  <m:ctrlPr>
                    <w:rPr>
                      <w:rFonts w:ascii="Cambria Math" w:eastAsia="Times New Roman" w:hAnsi="Cambria Math" w:cs="Arial"/>
                      <w:i/>
                      <w:sz w:val="24"/>
                      <w:szCs w:val="24"/>
                      <w:lang w:eastAsia="en-AU"/>
                    </w:rPr>
                  </m:ctrlPr>
                </m:naryPr>
                <m:sub>
                  <m:r>
                    <w:rPr>
                      <w:rFonts w:ascii="Cambria Math" w:eastAsia="Times New Roman" w:hAnsi="Cambria Math" w:cs="Arial"/>
                      <w:sz w:val="24"/>
                      <w:szCs w:val="24"/>
                      <w:lang w:eastAsia="en-AU"/>
                    </w:rPr>
                    <m:t>1</m:t>
                  </m:r>
                </m:sub>
                <m:sup>
                  <m:r>
                    <w:rPr>
                      <w:rFonts w:ascii="Cambria Math" w:eastAsia="Times New Roman" w:hAnsi="Cambria Math" w:cs="Arial"/>
                      <w:sz w:val="24"/>
                      <w:szCs w:val="24"/>
                      <w:lang w:eastAsia="en-AU"/>
                    </w:rPr>
                    <m:t>17</m:t>
                  </m:r>
                </m:sup>
                <m:e>
                  <m:d>
                    <m:dPr>
                      <m:ctrlPr>
                        <w:rPr>
                          <w:rFonts w:ascii="Cambria Math" w:eastAsia="Times New Roman" w:hAnsi="Cambria Math" w:cs="Arial"/>
                          <w:i/>
                          <w:sz w:val="24"/>
                          <w:szCs w:val="24"/>
                          <w:lang w:eastAsia="en-AU"/>
                        </w:rPr>
                      </m:ctrlPr>
                    </m:dPr>
                    <m:e>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n</m:t>
                          </m:r>
                        </m:sub>
                      </m:sSub>
                      <m:r>
                        <w:rPr>
                          <w:rFonts w:ascii="Cambria Math" w:eastAsia="Times New Roman" w:hAnsi="Cambria Math" w:cs="Arial"/>
                          <w:sz w:val="24"/>
                          <w:szCs w:val="24"/>
                          <w:lang w:eastAsia="en-AU"/>
                        </w:rPr>
                        <m:t>×</m:t>
                      </m:r>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cyberloafingfreq</m:t>
                          </m:r>
                        </m:e>
                        <m:sub>
                          <m:r>
                            <w:rPr>
                              <w:rFonts w:ascii="Cambria Math" w:eastAsia="Times New Roman" w:hAnsi="Cambria Math" w:cs="Arial"/>
                              <w:sz w:val="24"/>
                              <w:szCs w:val="24"/>
                              <w:lang w:eastAsia="en-AU"/>
                            </w:rPr>
                            <m:t>n</m:t>
                          </m:r>
                        </m:sub>
                      </m:sSub>
                    </m:e>
                  </m:d>
                </m:e>
              </m:nary>
            </m:num>
            <m:den>
              <m:r>
                <w:rPr>
                  <w:rFonts w:ascii="Cambria Math" w:eastAsia="Times New Roman" w:hAnsi="Cambria Math" w:cs="Arial"/>
                  <w:sz w:val="24"/>
                  <w:szCs w:val="24"/>
                  <w:lang w:eastAsia="en-AU"/>
                </w:rPr>
                <m:t>60</m:t>
              </m:r>
            </m:den>
          </m:f>
        </m:oMath>
      </m:oMathPara>
    </w:p>
    <w:p w:rsidR="00BB45AE" w:rsidRDefault="00BB45AE" w:rsidP="007267FD">
      <w:pPr>
        <w:spacing w:after="0" w:line="360" w:lineRule="auto"/>
        <w:contextualSpacing/>
        <w:jc w:val="both"/>
        <w:rPr>
          <w:rFonts w:ascii="Arial" w:eastAsia="Times New Roman" w:hAnsi="Arial" w:cs="Arial"/>
          <w:sz w:val="24"/>
          <w:szCs w:val="24"/>
          <w:lang w:eastAsia="en-AU"/>
        </w:rPr>
      </w:pPr>
    </w:p>
    <w:p w:rsidR="007267FD" w:rsidRDefault="00BB45AE" w:rsidP="007267FD">
      <w:pPr>
        <w:spacing w:after="0" w:line="360" w:lineRule="auto"/>
        <w:contextualSpacing/>
        <w:jc w:val="both"/>
        <w:rPr>
          <w:rFonts w:ascii="Arial" w:eastAsia="Times New Roman" w:hAnsi="Arial" w:cs="Arial"/>
          <w:sz w:val="24"/>
          <w:szCs w:val="24"/>
          <w:lang w:eastAsia="en-AU"/>
        </w:rPr>
      </w:pPr>
      <m:oMathPara>
        <m:oMath>
          <m:r>
            <w:rPr>
              <w:rFonts w:ascii="Cambria Math" w:eastAsia="Times New Roman" w:hAnsi="Cambria Math" w:cs="Arial"/>
              <w:sz w:val="24"/>
              <w:szCs w:val="24"/>
              <w:lang w:eastAsia="en-AU"/>
            </w:rPr>
            <m:t>%Cyberloafing=</m:t>
          </m:r>
          <m:d>
            <m:dPr>
              <m:ctrlPr>
                <w:rPr>
                  <w:rFonts w:ascii="Cambria Math" w:eastAsia="Times New Roman" w:hAnsi="Cambria Math" w:cs="Arial"/>
                  <w:i/>
                  <w:sz w:val="24"/>
                  <w:szCs w:val="24"/>
                  <w:lang w:eastAsia="en-AU"/>
                </w:rPr>
              </m:ctrlPr>
            </m:dPr>
            <m:e>
              <m:f>
                <m:fPr>
                  <m:ctrlPr>
                    <w:rPr>
                      <w:rFonts w:ascii="Cambria Math" w:eastAsia="Times New Roman" w:hAnsi="Cambria Math" w:cs="Arial"/>
                      <w:i/>
                      <w:sz w:val="24"/>
                      <w:szCs w:val="24"/>
                      <w:lang w:eastAsia="en-AU"/>
                    </w:rPr>
                  </m:ctrlPr>
                </m:fPr>
                <m:num>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h</m:t>
                      </m:r>
                    </m:sub>
                  </m:sSub>
                </m:num>
                <m:den>
                  <m:r>
                    <w:rPr>
                      <w:rFonts w:ascii="Cambria Math" w:eastAsia="Times New Roman" w:hAnsi="Cambria Math" w:cs="Arial"/>
                      <w:sz w:val="24"/>
                      <w:szCs w:val="24"/>
                      <w:lang w:eastAsia="en-AU"/>
                    </w:rPr>
                    <m:t>workhour a week</m:t>
                  </m:r>
                </m:den>
              </m:f>
            </m:e>
          </m:d>
          <m:r>
            <w:rPr>
              <w:rFonts w:ascii="Cambria Math" w:eastAsia="Times New Roman" w:hAnsi="Cambria Math" w:cs="Arial"/>
              <w:sz w:val="24"/>
              <w:szCs w:val="24"/>
              <w:lang w:eastAsia="en-AU"/>
            </w:rPr>
            <m:t>100</m:t>
          </m:r>
        </m:oMath>
      </m:oMathPara>
    </w:p>
    <w:p w:rsidR="00BB45AE" w:rsidRPr="00BB45AE" w:rsidRDefault="00480FB7" w:rsidP="008E6F5F">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r w:rsidR="00BB45AE">
        <w:rPr>
          <w:rFonts w:ascii="Arial" w:eastAsia="Times New Roman" w:hAnsi="Arial" w:cs="Arial"/>
          <w:sz w:val="24"/>
          <w:szCs w:val="24"/>
          <w:lang w:eastAsia="en-AU"/>
        </w:rPr>
        <w:t xml:space="preserve">Notes: </w:t>
      </w:r>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h</m:t>
            </m:r>
          </m:sub>
        </m:sSub>
        <m:r>
          <w:rPr>
            <w:rFonts w:ascii="Cambria Math" w:eastAsia="Times New Roman" w:hAnsi="Cambria Math" w:cs="Arial"/>
            <w:sz w:val="24"/>
            <w:szCs w:val="24"/>
            <w:lang w:eastAsia="en-AU"/>
          </w:rPr>
          <m:t xml:space="preserve">=Cyberloafing </m:t>
        </m:r>
        <m:d>
          <m:dPr>
            <m:ctrlPr>
              <w:rPr>
                <w:rFonts w:ascii="Cambria Math" w:eastAsia="Times New Roman" w:hAnsi="Cambria Math" w:cs="Arial"/>
                <w:i/>
                <w:sz w:val="24"/>
                <w:szCs w:val="24"/>
                <w:lang w:eastAsia="en-AU"/>
              </w:rPr>
            </m:ctrlPr>
          </m:dPr>
          <m:e>
            <m:r>
              <w:rPr>
                <w:rFonts w:ascii="Cambria Math" w:eastAsia="Times New Roman" w:hAnsi="Cambria Math" w:cs="Arial"/>
                <w:sz w:val="24"/>
                <w:szCs w:val="24"/>
                <w:lang w:eastAsia="en-AU"/>
              </w:rPr>
              <m:t>hour</m:t>
            </m:r>
          </m:e>
        </m:d>
      </m:oMath>
    </w:p>
    <w:p w:rsidR="00BB45AE" w:rsidRDefault="00BB45AE" w:rsidP="00BB45AE">
      <w:pPr>
        <w:spacing w:after="0" w:line="360" w:lineRule="auto"/>
        <w:ind w:firstLine="426"/>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 </w:t>
      </w:r>
      <w:r>
        <w:rPr>
          <w:rFonts w:ascii="Arial" w:eastAsia="Times New Roman" w:hAnsi="Arial" w:cs="Arial"/>
          <w:sz w:val="24"/>
          <w:szCs w:val="24"/>
          <w:lang w:eastAsia="en-AU"/>
        </w:rPr>
        <w:tab/>
      </w:r>
      <w:r>
        <w:rPr>
          <w:rFonts w:ascii="Arial" w:eastAsia="Times New Roman" w:hAnsi="Arial" w:cs="Arial"/>
          <w:sz w:val="24"/>
          <w:szCs w:val="24"/>
          <w:lang w:eastAsia="en-AU"/>
        </w:rPr>
        <w:tab/>
      </w:r>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m:t>
            </m:r>
          </m:e>
          <m:sub>
            <m:r>
              <w:rPr>
                <w:rFonts w:ascii="Cambria Math" w:eastAsia="Times New Roman" w:hAnsi="Cambria Math" w:cs="Arial"/>
                <w:sz w:val="24"/>
                <w:szCs w:val="24"/>
                <w:lang w:eastAsia="en-AU"/>
              </w:rPr>
              <m:t>n</m:t>
            </m:r>
          </m:sub>
        </m:sSub>
        <m:r>
          <w:rPr>
            <w:rFonts w:ascii="Cambria Math" w:eastAsia="Times New Roman" w:hAnsi="Cambria Math" w:cs="Arial"/>
            <w:sz w:val="24"/>
            <w:szCs w:val="24"/>
            <w:lang w:eastAsia="en-AU"/>
          </w:rPr>
          <m:t>=Cyberloafing duration (minute)</m:t>
        </m:r>
      </m:oMath>
    </w:p>
    <w:p w:rsidR="00BB45AE" w:rsidRDefault="00BB45AE" w:rsidP="00BB45AE">
      <w:pPr>
        <w:spacing w:after="0"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ab/>
      </w:r>
      <w:r>
        <w:rPr>
          <w:rFonts w:ascii="Arial" w:eastAsia="Times New Roman" w:hAnsi="Arial" w:cs="Arial"/>
          <w:sz w:val="24"/>
          <w:szCs w:val="24"/>
          <w:lang w:eastAsia="en-AU"/>
        </w:rPr>
        <w:tab/>
      </w:r>
      <m:oMath>
        <m:sSub>
          <m:sSubPr>
            <m:ctrlPr>
              <w:rPr>
                <w:rFonts w:ascii="Cambria Math" w:eastAsia="Times New Roman" w:hAnsi="Cambria Math" w:cs="Arial"/>
                <w:i/>
                <w:sz w:val="24"/>
                <w:szCs w:val="24"/>
                <w:lang w:eastAsia="en-AU"/>
              </w:rPr>
            </m:ctrlPr>
          </m:sSubPr>
          <m:e>
            <m:r>
              <w:rPr>
                <w:rFonts w:ascii="Cambria Math" w:eastAsia="Times New Roman" w:hAnsi="Cambria Math" w:cs="Arial"/>
                <w:sz w:val="24"/>
                <w:szCs w:val="24"/>
                <w:lang w:eastAsia="en-AU"/>
              </w:rPr>
              <m:t>Cyberloafingfreq</m:t>
            </m:r>
          </m:e>
          <m:sub>
            <m:r>
              <w:rPr>
                <w:rFonts w:ascii="Cambria Math" w:eastAsia="Times New Roman" w:hAnsi="Cambria Math" w:cs="Arial"/>
                <w:sz w:val="24"/>
                <w:szCs w:val="24"/>
                <w:lang w:eastAsia="en-AU"/>
              </w:rPr>
              <m:t>n</m:t>
            </m:r>
          </m:sub>
        </m:sSub>
        <m:r>
          <w:rPr>
            <w:rFonts w:ascii="Cambria Math" w:eastAsia="Times New Roman" w:hAnsi="Cambria Math" w:cs="Arial"/>
            <w:sz w:val="24"/>
            <w:szCs w:val="24"/>
            <w:lang w:eastAsia="en-AU"/>
          </w:rPr>
          <m:t>=Cyberloafing frequency</m:t>
        </m:r>
        <w:commentRangeEnd w:id="64"/>
        <m:r>
          <m:rPr>
            <m:sty m:val="p"/>
          </m:rPr>
          <w:rPr>
            <w:rStyle w:val="CommentReference"/>
          </w:rPr>
          <w:commentReference w:id="64"/>
        </m:r>
      </m:oMath>
    </w:p>
    <w:p w:rsidR="005048F0" w:rsidRDefault="00546C47" w:rsidP="00BB45AE">
      <w:pPr>
        <w:spacing w:after="0" w:line="360" w:lineRule="auto"/>
        <w:contextualSpacing/>
        <w:jc w:val="both"/>
        <w:rPr>
          <w:ins w:id="65" w:author="Anthony R Davidson" w:date="2018-01-23T09:01:00Z"/>
          <w:rFonts w:ascii="Arial" w:eastAsia="Times New Roman" w:hAnsi="Arial" w:cs="Arial"/>
          <w:sz w:val="24"/>
          <w:szCs w:val="24"/>
          <w:lang w:eastAsia="en-AU"/>
        </w:rPr>
      </w:pPr>
      <w:ins w:id="66" w:author="Anthony R Davidson" w:date="2018-01-23T08:59:00Z">
        <w:r>
          <w:rPr>
            <w:rFonts w:ascii="Arial" w:eastAsia="Times New Roman" w:hAnsi="Arial" w:cs="Arial"/>
            <w:sz w:val="24"/>
            <w:szCs w:val="24"/>
            <w:lang w:eastAsia="en-AU"/>
          </w:rPr>
          <w:lastRenderedPageBreak/>
          <w:t xml:space="preserve">Descriptive statistics are </w:t>
        </w:r>
      </w:ins>
      <w:ins w:id="67" w:author="Anthony R Davidson" w:date="2018-01-23T09:00:00Z">
        <w:r>
          <w:rPr>
            <w:rFonts w:ascii="Arial" w:eastAsia="Times New Roman" w:hAnsi="Arial" w:cs="Arial"/>
            <w:sz w:val="24"/>
            <w:szCs w:val="24"/>
            <w:lang w:eastAsia="en-AU"/>
          </w:rPr>
          <w:t xml:space="preserve">investigated using excel (reference). </w:t>
        </w:r>
      </w:ins>
      <w:commentRangeStart w:id="68"/>
      <w:r w:rsidR="005048F0">
        <w:rPr>
          <w:rFonts w:ascii="Arial" w:eastAsia="Times New Roman" w:hAnsi="Arial" w:cs="Arial"/>
          <w:sz w:val="24"/>
          <w:szCs w:val="24"/>
          <w:lang w:eastAsia="en-AU"/>
        </w:rPr>
        <w:t xml:space="preserve">Data analysis </w:t>
      </w:r>
      <w:commentRangeEnd w:id="68"/>
      <w:r>
        <w:rPr>
          <w:rStyle w:val="CommentReference"/>
        </w:rPr>
        <w:commentReference w:id="68"/>
      </w:r>
      <w:r w:rsidR="005048F0">
        <w:rPr>
          <w:rFonts w:ascii="Arial" w:eastAsia="Times New Roman" w:hAnsi="Arial" w:cs="Arial"/>
          <w:sz w:val="24"/>
          <w:szCs w:val="24"/>
          <w:lang w:eastAsia="en-AU"/>
        </w:rPr>
        <w:t xml:space="preserve">will be processed on the Statistical Package for Social Science </w:t>
      </w:r>
      <w:commentRangeStart w:id="69"/>
      <w:r w:rsidR="005048F0">
        <w:rPr>
          <w:rFonts w:ascii="Arial" w:eastAsia="Times New Roman" w:hAnsi="Arial" w:cs="Arial"/>
          <w:sz w:val="24"/>
          <w:szCs w:val="24"/>
          <w:lang w:eastAsia="en-AU"/>
        </w:rPr>
        <w:t>(SPSS)</w:t>
      </w:r>
      <w:ins w:id="70" w:author="Anthony R Davidson" w:date="2018-01-23T09:00:00Z">
        <w:r>
          <w:rPr>
            <w:rFonts w:ascii="Arial" w:eastAsia="Times New Roman" w:hAnsi="Arial" w:cs="Arial"/>
            <w:sz w:val="24"/>
            <w:szCs w:val="24"/>
            <w:lang w:eastAsia="en-AU"/>
          </w:rPr>
          <w:t>.</w:t>
        </w:r>
      </w:ins>
      <w:commentRangeEnd w:id="69"/>
      <w:ins w:id="71" w:author="Anthony R Davidson" w:date="2018-01-23T09:02:00Z">
        <w:r>
          <w:rPr>
            <w:rStyle w:val="CommentReference"/>
          </w:rPr>
          <w:commentReference w:id="69"/>
        </w:r>
      </w:ins>
    </w:p>
    <w:p w:rsidR="00546C47" w:rsidRDefault="00546C47" w:rsidP="00BB45AE">
      <w:pPr>
        <w:spacing w:after="0" w:line="360" w:lineRule="auto"/>
        <w:contextualSpacing/>
        <w:jc w:val="both"/>
        <w:rPr>
          <w:rFonts w:ascii="Arial" w:eastAsia="Times New Roman" w:hAnsi="Arial" w:cs="Arial"/>
          <w:sz w:val="24"/>
          <w:szCs w:val="24"/>
          <w:lang w:eastAsia="en-AU"/>
        </w:rPr>
      </w:pPr>
    </w:p>
    <w:p w:rsidR="005A17AB" w:rsidRPr="00546C47" w:rsidRDefault="00546C47" w:rsidP="00BB45AE">
      <w:pPr>
        <w:spacing w:after="0" w:line="360" w:lineRule="auto"/>
        <w:contextualSpacing/>
        <w:jc w:val="both"/>
        <w:rPr>
          <w:ins w:id="72" w:author="Anthony R Davidson" w:date="2018-01-23T09:01:00Z"/>
          <w:rFonts w:ascii="Arial" w:eastAsia="Times New Roman" w:hAnsi="Arial" w:cs="Arial"/>
          <w:sz w:val="24"/>
          <w:szCs w:val="24"/>
          <w:highlight w:val="yellow"/>
          <w:lang w:eastAsia="en-AU"/>
          <w:rPrChange w:id="73" w:author="Anthony R Davidson" w:date="2018-01-23T09:02:00Z">
            <w:rPr>
              <w:ins w:id="74" w:author="Anthony R Davidson" w:date="2018-01-23T09:01:00Z"/>
              <w:rFonts w:ascii="Arial" w:eastAsia="Times New Roman" w:hAnsi="Arial" w:cs="Arial"/>
              <w:sz w:val="24"/>
              <w:szCs w:val="24"/>
              <w:lang w:eastAsia="en-AU"/>
            </w:rPr>
          </w:rPrChange>
        </w:rPr>
      </w:pPr>
      <w:commentRangeStart w:id="75"/>
      <w:ins w:id="76" w:author="Anthony R Davidson" w:date="2018-01-23T09:01:00Z">
        <w:r w:rsidRPr="00546C47">
          <w:rPr>
            <w:rFonts w:ascii="Arial" w:eastAsia="Times New Roman" w:hAnsi="Arial" w:cs="Arial"/>
            <w:sz w:val="24"/>
            <w:szCs w:val="24"/>
            <w:highlight w:val="yellow"/>
            <w:lang w:eastAsia="en-AU"/>
            <w:rPrChange w:id="77" w:author="Anthony R Davidson" w:date="2018-01-23T09:02:00Z">
              <w:rPr>
                <w:rFonts w:ascii="Arial" w:eastAsia="Times New Roman" w:hAnsi="Arial" w:cs="Arial"/>
                <w:sz w:val="24"/>
                <w:szCs w:val="24"/>
                <w:lang w:eastAsia="en-AU"/>
              </w:rPr>
            </w:rPrChange>
          </w:rPr>
          <w:t>Maybe you will:</w:t>
        </w:r>
      </w:ins>
      <w:commentRangeEnd w:id="75"/>
      <w:ins w:id="78" w:author="Anthony R Davidson" w:date="2018-01-23T09:02:00Z">
        <w:r>
          <w:rPr>
            <w:rStyle w:val="CommentReference"/>
          </w:rPr>
          <w:commentReference w:id="75"/>
        </w:r>
      </w:ins>
    </w:p>
    <w:p w:rsidR="00546C47" w:rsidRPr="00546C47" w:rsidRDefault="00546C47" w:rsidP="00BB45AE">
      <w:pPr>
        <w:spacing w:after="0" w:line="360" w:lineRule="auto"/>
        <w:contextualSpacing/>
        <w:jc w:val="both"/>
        <w:rPr>
          <w:ins w:id="79" w:author="Anthony R Davidson" w:date="2018-01-23T09:01:00Z"/>
          <w:rFonts w:ascii="Arial" w:eastAsia="Times New Roman" w:hAnsi="Arial" w:cs="Arial"/>
          <w:sz w:val="24"/>
          <w:szCs w:val="24"/>
          <w:highlight w:val="yellow"/>
          <w:lang w:eastAsia="en-AU"/>
          <w:rPrChange w:id="80" w:author="Anthony R Davidson" w:date="2018-01-23T09:02:00Z">
            <w:rPr>
              <w:ins w:id="81" w:author="Anthony R Davidson" w:date="2018-01-23T09:01:00Z"/>
              <w:rFonts w:ascii="Arial" w:eastAsia="Times New Roman" w:hAnsi="Arial" w:cs="Arial"/>
              <w:sz w:val="24"/>
              <w:szCs w:val="24"/>
              <w:lang w:eastAsia="en-AU"/>
            </w:rPr>
          </w:rPrChange>
        </w:rPr>
      </w:pPr>
      <w:ins w:id="82" w:author="Anthony R Davidson" w:date="2018-01-23T09:01:00Z">
        <w:r w:rsidRPr="00546C47">
          <w:rPr>
            <w:rFonts w:ascii="Arial" w:eastAsia="Times New Roman" w:hAnsi="Arial" w:cs="Arial"/>
            <w:sz w:val="24"/>
            <w:szCs w:val="24"/>
            <w:highlight w:val="yellow"/>
            <w:lang w:eastAsia="en-AU"/>
            <w:rPrChange w:id="83" w:author="Anthony R Davidson" w:date="2018-01-23T09:02:00Z">
              <w:rPr>
                <w:rFonts w:ascii="Arial" w:eastAsia="Times New Roman" w:hAnsi="Arial" w:cs="Arial"/>
                <w:sz w:val="24"/>
                <w:szCs w:val="24"/>
                <w:lang w:eastAsia="en-AU"/>
              </w:rPr>
            </w:rPrChange>
          </w:rPr>
          <w:t xml:space="preserve">Look at correlations between variables using </w:t>
        </w:r>
        <w:proofErr w:type="spellStart"/>
        <w:proofErr w:type="gramStart"/>
        <w:r w:rsidRPr="00546C47">
          <w:rPr>
            <w:rFonts w:ascii="Arial" w:eastAsia="Times New Roman" w:hAnsi="Arial" w:cs="Arial"/>
            <w:sz w:val="24"/>
            <w:szCs w:val="24"/>
            <w:highlight w:val="yellow"/>
            <w:lang w:eastAsia="en-AU"/>
            <w:rPrChange w:id="84" w:author="Anthony R Davidson" w:date="2018-01-23T09:02:00Z">
              <w:rPr>
                <w:rFonts w:ascii="Arial" w:eastAsia="Times New Roman" w:hAnsi="Arial" w:cs="Arial"/>
                <w:sz w:val="24"/>
                <w:szCs w:val="24"/>
                <w:lang w:eastAsia="en-AU"/>
              </w:rPr>
            </w:rPrChange>
          </w:rPr>
          <w:t>pearsons</w:t>
        </w:r>
        <w:proofErr w:type="spellEnd"/>
        <w:proofErr w:type="gramEnd"/>
        <w:r w:rsidRPr="00546C47">
          <w:rPr>
            <w:rFonts w:ascii="Arial" w:eastAsia="Times New Roman" w:hAnsi="Arial" w:cs="Arial"/>
            <w:sz w:val="24"/>
            <w:szCs w:val="24"/>
            <w:highlight w:val="yellow"/>
            <w:lang w:eastAsia="en-AU"/>
            <w:rPrChange w:id="85" w:author="Anthony R Davidson" w:date="2018-01-23T09:02:00Z">
              <w:rPr>
                <w:rFonts w:ascii="Arial" w:eastAsia="Times New Roman" w:hAnsi="Arial" w:cs="Arial"/>
                <w:sz w:val="24"/>
                <w:szCs w:val="24"/>
                <w:lang w:eastAsia="en-AU"/>
              </w:rPr>
            </w:rPrChange>
          </w:rPr>
          <w:t xml:space="preserve"> or spearman’s rank order correlations</w:t>
        </w:r>
      </w:ins>
      <w:ins w:id="86" w:author="Anthony R Davidson" w:date="2018-01-23T09:02:00Z">
        <w:r w:rsidRPr="00546C47">
          <w:rPr>
            <w:rFonts w:ascii="Arial" w:eastAsia="Times New Roman" w:hAnsi="Arial" w:cs="Arial"/>
            <w:sz w:val="24"/>
            <w:szCs w:val="24"/>
            <w:highlight w:val="yellow"/>
            <w:lang w:eastAsia="en-AU"/>
            <w:rPrChange w:id="87" w:author="Anthony R Davidson" w:date="2018-01-23T09:02:00Z">
              <w:rPr>
                <w:rFonts w:ascii="Arial" w:eastAsia="Times New Roman" w:hAnsi="Arial" w:cs="Arial"/>
                <w:sz w:val="24"/>
                <w:szCs w:val="24"/>
                <w:lang w:eastAsia="en-AU"/>
              </w:rPr>
            </w:rPrChange>
          </w:rPr>
          <w:t>?</w:t>
        </w:r>
      </w:ins>
    </w:p>
    <w:p w:rsidR="00546C47" w:rsidRDefault="00546C47" w:rsidP="00BB45AE">
      <w:pPr>
        <w:spacing w:after="0" w:line="360" w:lineRule="auto"/>
        <w:contextualSpacing/>
        <w:jc w:val="both"/>
        <w:rPr>
          <w:ins w:id="88" w:author="Anthony R Davidson" w:date="2018-01-23T09:03:00Z"/>
          <w:rFonts w:ascii="Arial" w:eastAsia="Times New Roman" w:hAnsi="Arial" w:cs="Arial"/>
          <w:sz w:val="24"/>
          <w:szCs w:val="24"/>
          <w:lang w:eastAsia="en-AU"/>
        </w:rPr>
      </w:pPr>
      <w:proofErr w:type="gramStart"/>
      <w:ins w:id="89" w:author="Anthony R Davidson" w:date="2018-01-23T09:02:00Z">
        <w:r w:rsidRPr="00546C47">
          <w:rPr>
            <w:rFonts w:ascii="Arial" w:eastAsia="Times New Roman" w:hAnsi="Arial" w:cs="Arial"/>
            <w:sz w:val="24"/>
            <w:szCs w:val="24"/>
            <w:highlight w:val="yellow"/>
            <w:lang w:eastAsia="en-AU"/>
            <w:rPrChange w:id="90" w:author="Anthony R Davidson" w:date="2018-01-23T09:02:00Z">
              <w:rPr>
                <w:rFonts w:ascii="Arial" w:eastAsia="Times New Roman" w:hAnsi="Arial" w:cs="Arial"/>
                <w:sz w:val="24"/>
                <w:szCs w:val="24"/>
                <w:lang w:eastAsia="en-AU"/>
              </w:rPr>
            </w:rPrChange>
          </w:rPr>
          <w:t>A</w:t>
        </w:r>
      </w:ins>
      <w:ins w:id="91" w:author="Anthony R Davidson" w:date="2018-01-23T09:01:00Z">
        <w:r w:rsidRPr="00546C47">
          <w:rPr>
            <w:rFonts w:ascii="Arial" w:eastAsia="Times New Roman" w:hAnsi="Arial" w:cs="Arial"/>
            <w:sz w:val="24"/>
            <w:szCs w:val="24"/>
            <w:highlight w:val="yellow"/>
            <w:lang w:eastAsia="en-AU"/>
            <w:rPrChange w:id="92" w:author="Anthony R Davidson" w:date="2018-01-23T09:02:00Z">
              <w:rPr>
                <w:rFonts w:ascii="Arial" w:eastAsia="Times New Roman" w:hAnsi="Arial" w:cs="Arial"/>
                <w:sz w:val="24"/>
                <w:szCs w:val="24"/>
                <w:lang w:eastAsia="en-AU"/>
              </w:rPr>
            </w:rPrChange>
          </w:rPr>
          <w:t>nalysis of variance</w:t>
        </w:r>
      </w:ins>
      <w:ins w:id="93" w:author="Anthony R Davidson" w:date="2018-01-23T09:02:00Z">
        <w:r w:rsidRPr="00546C47">
          <w:rPr>
            <w:rFonts w:ascii="Arial" w:eastAsia="Times New Roman" w:hAnsi="Arial" w:cs="Arial"/>
            <w:sz w:val="24"/>
            <w:szCs w:val="24"/>
            <w:highlight w:val="yellow"/>
            <w:lang w:eastAsia="en-AU"/>
            <w:rPrChange w:id="94" w:author="Anthony R Davidson" w:date="2018-01-23T09:02:00Z">
              <w:rPr>
                <w:rFonts w:ascii="Arial" w:eastAsia="Times New Roman" w:hAnsi="Arial" w:cs="Arial"/>
                <w:sz w:val="24"/>
                <w:szCs w:val="24"/>
                <w:lang w:eastAsia="en-AU"/>
              </w:rPr>
            </w:rPrChange>
          </w:rPr>
          <w:t>?</w:t>
        </w:r>
      </w:ins>
      <w:proofErr w:type="gramEnd"/>
    </w:p>
    <w:p w:rsidR="00546C47" w:rsidRDefault="00546C47" w:rsidP="00BB45AE">
      <w:pPr>
        <w:spacing w:after="0" w:line="360" w:lineRule="auto"/>
        <w:contextualSpacing/>
        <w:jc w:val="both"/>
        <w:rPr>
          <w:ins w:id="95" w:author="Anthony R Davidson" w:date="2018-01-23T09:03:00Z"/>
          <w:rFonts w:ascii="Arial" w:eastAsia="Times New Roman" w:hAnsi="Arial" w:cs="Arial"/>
          <w:sz w:val="24"/>
          <w:szCs w:val="24"/>
          <w:lang w:eastAsia="en-AU"/>
        </w:rPr>
      </w:pPr>
    </w:p>
    <w:p w:rsidR="00546C47" w:rsidRDefault="00546C47" w:rsidP="00BB45AE">
      <w:pPr>
        <w:spacing w:after="0" w:line="360" w:lineRule="auto"/>
        <w:contextualSpacing/>
        <w:jc w:val="both"/>
        <w:rPr>
          <w:rFonts w:ascii="Arial" w:eastAsia="Times New Roman" w:hAnsi="Arial" w:cs="Arial"/>
          <w:sz w:val="24"/>
          <w:szCs w:val="24"/>
          <w:lang w:eastAsia="en-AU"/>
        </w:rPr>
      </w:pPr>
    </w:p>
    <w:p w:rsidR="00D62EE0" w:rsidRPr="008C5BFA" w:rsidRDefault="00F07D91" w:rsidP="00B00054">
      <w:pPr>
        <w:pStyle w:val="ListParagraph"/>
        <w:numPr>
          <w:ilvl w:val="0"/>
          <w:numId w:val="2"/>
        </w:numPr>
        <w:spacing w:after="0" w:line="360" w:lineRule="auto"/>
        <w:ind w:left="425" w:hanging="357"/>
        <w:jc w:val="both"/>
        <w:rPr>
          <w:rFonts w:ascii="Arial" w:eastAsia="Times New Roman" w:hAnsi="Arial" w:cs="Arial"/>
          <w:sz w:val="24"/>
          <w:szCs w:val="24"/>
          <w:u w:val="single"/>
          <w:lang w:eastAsia="en-AU"/>
        </w:rPr>
      </w:pPr>
      <w:commentRangeStart w:id="96"/>
      <w:r w:rsidRPr="008C5BFA">
        <w:rPr>
          <w:rFonts w:ascii="Arial" w:eastAsia="Times New Roman" w:hAnsi="Arial" w:cs="Arial"/>
          <w:sz w:val="24"/>
          <w:szCs w:val="24"/>
          <w:u w:val="single"/>
          <w:lang w:eastAsia="en-AU"/>
        </w:rPr>
        <w:t>Research Question</w:t>
      </w:r>
      <w:commentRangeEnd w:id="96"/>
      <w:r w:rsidR="00546C47">
        <w:rPr>
          <w:rStyle w:val="CommentReference"/>
        </w:rPr>
        <w:commentReference w:id="96"/>
      </w:r>
    </w:p>
    <w:p w:rsidR="00F07D91" w:rsidRDefault="00CB3A7E" w:rsidP="00B00054">
      <w:pPr>
        <w:spacing w:after="0" w:line="360" w:lineRule="auto"/>
        <w:contextualSpacing/>
        <w:jc w:val="both"/>
        <w:rPr>
          <w:rFonts w:ascii="Arial" w:eastAsia="Times New Roman" w:hAnsi="Arial" w:cs="Arial"/>
          <w:sz w:val="24"/>
          <w:szCs w:val="24"/>
          <w:lang w:eastAsia="en-AU"/>
        </w:rPr>
      </w:pPr>
      <w:commentRangeStart w:id="97"/>
      <w:r>
        <w:rPr>
          <w:rFonts w:ascii="Arial" w:eastAsia="Times New Roman" w:hAnsi="Arial" w:cs="Arial"/>
          <w:sz w:val="24"/>
          <w:szCs w:val="24"/>
          <w:lang w:eastAsia="en-AU"/>
        </w:rPr>
        <w:t>RQ1</w:t>
      </w:r>
      <w:r w:rsidR="00585FC7">
        <w:rPr>
          <w:rFonts w:ascii="Arial" w:eastAsia="Times New Roman" w:hAnsi="Arial" w:cs="Arial"/>
          <w:sz w:val="24"/>
          <w:szCs w:val="24"/>
          <w:lang w:eastAsia="en-AU"/>
        </w:rPr>
        <w:t xml:space="preserve">: </w:t>
      </w:r>
      <w:r w:rsidR="008B0A81">
        <w:rPr>
          <w:rFonts w:ascii="Arial" w:eastAsia="Times New Roman" w:hAnsi="Arial" w:cs="Arial"/>
          <w:sz w:val="24"/>
          <w:szCs w:val="24"/>
          <w:lang w:eastAsia="en-AU"/>
        </w:rPr>
        <w:t>How m</w:t>
      </w:r>
      <w:r w:rsidR="00395CEA">
        <w:rPr>
          <w:rFonts w:ascii="Arial" w:eastAsia="Times New Roman" w:hAnsi="Arial" w:cs="Arial"/>
          <w:sz w:val="24"/>
          <w:szCs w:val="24"/>
          <w:lang w:eastAsia="en-AU"/>
        </w:rPr>
        <w:t xml:space="preserve">uch the level of </w:t>
      </w:r>
      <w:proofErr w:type="spellStart"/>
      <w:r w:rsidR="00395CEA">
        <w:rPr>
          <w:rFonts w:ascii="Arial" w:eastAsia="Times New Roman" w:hAnsi="Arial" w:cs="Arial"/>
          <w:sz w:val="24"/>
          <w:szCs w:val="24"/>
          <w:lang w:eastAsia="en-AU"/>
        </w:rPr>
        <w:t>cyberloafing</w:t>
      </w:r>
      <w:proofErr w:type="spellEnd"/>
      <w:r w:rsidR="00395CEA">
        <w:rPr>
          <w:rFonts w:ascii="Arial" w:eastAsia="Times New Roman" w:hAnsi="Arial" w:cs="Arial"/>
          <w:sz w:val="24"/>
          <w:szCs w:val="24"/>
          <w:lang w:eastAsia="en-AU"/>
        </w:rPr>
        <w:t xml:space="preserve"> in</w:t>
      </w:r>
      <w:r w:rsidR="008B0A81">
        <w:rPr>
          <w:rFonts w:ascii="Arial" w:eastAsia="Times New Roman" w:hAnsi="Arial" w:cs="Arial"/>
          <w:sz w:val="24"/>
          <w:szCs w:val="24"/>
          <w:lang w:eastAsia="en-AU"/>
        </w:rPr>
        <w:t xml:space="preserve"> the </w:t>
      </w:r>
      <w:r w:rsidR="00395CEA">
        <w:rPr>
          <w:rFonts w:ascii="Arial" w:eastAsia="Times New Roman" w:hAnsi="Arial" w:cs="Arial"/>
          <w:sz w:val="24"/>
          <w:szCs w:val="24"/>
          <w:lang w:eastAsia="en-AU"/>
        </w:rPr>
        <w:t>office</w:t>
      </w:r>
      <w:r w:rsidR="008B0A81">
        <w:rPr>
          <w:rFonts w:ascii="Arial" w:eastAsia="Times New Roman" w:hAnsi="Arial" w:cs="Arial"/>
          <w:sz w:val="24"/>
          <w:szCs w:val="24"/>
          <w:lang w:eastAsia="en-AU"/>
        </w:rPr>
        <w:t>?</w:t>
      </w:r>
      <w:commentRangeEnd w:id="97"/>
      <w:r w:rsidR="00546C47">
        <w:rPr>
          <w:rStyle w:val="CommentReference"/>
        </w:rPr>
        <w:commentReference w:id="97"/>
      </w:r>
    </w:p>
    <w:p w:rsidR="00585FC7" w:rsidRDefault="00CB3A7E" w:rsidP="008F4F1D">
      <w:pPr>
        <w:spacing w:before="100" w:beforeAutospacing="1" w:after="100" w:afterAutospacing="1"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RQ2</w:t>
      </w:r>
      <w:r w:rsidR="00585FC7">
        <w:rPr>
          <w:rFonts w:ascii="Arial" w:eastAsia="Times New Roman" w:hAnsi="Arial" w:cs="Arial"/>
          <w:sz w:val="24"/>
          <w:szCs w:val="24"/>
          <w:lang w:eastAsia="en-AU"/>
        </w:rPr>
        <w:t xml:space="preserve">: </w:t>
      </w:r>
      <w:r w:rsidR="008B0A81">
        <w:rPr>
          <w:rFonts w:ascii="Arial" w:eastAsia="Times New Roman" w:hAnsi="Arial" w:cs="Arial"/>
          <w:sz w:val="24"/>
          <w:szCs w:val="24"/>
          <w:lang w:eastAsia="en-AU"/>
        </w:rPr>
        <w:t xml:space="preserve">Are there any differences of </w:t>
      </w:r>
      <w:proofErr w:type="spellStart"/>
      <w:r w:rsidR="008B0A81">
        <w:rPr>
          <w:rFonts w:ascii="Arial" w:eastAsia="Times New Roman" w:hAnsi="Arial" w:cs="Arial"/>
          <w:sz w:val="24"/>
          <w:szCs w:val="24"/>
          <w:lang w:eastAsia="en-AU"/>
        </w:rPr>
        <w:t>cyberloafing</w:t>
      </w:r>
      <w:proofErr w:type="spellEnd"/>
      <w:r w:rsidR="008B0A81">
        <w:rPr>
          <w:rFonts w:ascii="Arial" w:eastAsia="Times New Roman" w:hAnsi="Arial" w:cs="Arial"/>
          <w:sz w:val="24"/>
          <w:szCs w:val="24"/>
          <w:lang w:eastAsia="en-AU"/>
        </w:rPr>
        <w:t xml:space="preserve"> that is done based on </w:t>
      </w:r>
      <w:r w:rsidR="00395CEA">
        <w:rPr>
          <w:rFonts w:ascii="Arial" w:eastAsia="Times New Roman" w:hAnsi="Arial" w:cs="Arial"/>
          <w:sz w:val="24"/>
          <w:szCs w:val="24"/>
          <w:lang w:eastAsia="en-AU"/>
        </w:rPr>
        <w:t>gender?</w:t>
      </w:r>
    </w:p>
    <w:p w:rsidR="00A2240B" w:rsidRDefault="00CB3A7E" w:rsidP="00A2240B">
      <w:pPr>
        <w:spacing w:before="100" w:beforeAutospacing="1" w:after="100" w:afterAutospacing="1" w:line="360" w:lineRule="auto"/>
        <w:contextualSpacing/>
        <w:jc w:val="both"/>
        <w:rPr>
          <w:rFonts w:ascii="Arial" w:eastAsia="Times New Roman" w:hAnsi="Arial" w:cs="Arial"/>
          <w:sz w:val="24"/>
          <w:szCs w:val="24"/>
          <w:lang w:eastAsia="en-AU"/>
        </w:rPr>
      </w:pPr>
      <w:commentRangeStart w:id="98"/>
      <w:r>
        <w:rPr>
          <w:rFonts w:ascii="Arial" w:eastAsia="Times New Roman" w:hAnsi="Arial" w:cs="Arial"/>
          <w:sz w:val="24"/>
          <w:szCs w:val="24"/>
          <w:lang w:eastAsia="en-AU"/>
        </w:rPr>
        <w:t>RQ3</w:t>
      </w:r>
      <w:r w:rsidR="00A2240B">
        <w:rPr>
          <w:rFonts w:ascii="Arial" w:eastAsia="Times New Roman" w:hAnsi="Arial" w:cs="Arial"/>
          <w:sz w:val="24"/>
          <w:szCs w:val="24"/>
          <w:lang w:eastAsia="en-AU"/>
        </w:rPr>
        <w:t xml:space="preserve">: </w:t>
      </w:r>
      <w:r w:rsidR="008B0A81">
        <w:rPr>
          <w:rFonts w:ascii="Arial" w:eastAsia="Times New Roman" w:hAnsi="Arial" w:cs="Arial"/>
          <w:sz w:val="24"/>
          <w:szCs w:val="24"/>
          <w:lang w:eastAsia="en-AU"/>
        </w:rPr>
        <w:t>Do age and education</w:t>
      </w:r>
      <w:r w:rsidR="00395CEA">
        <w:rPr>
          <w:rFonts w:ascii="Arial" w:eastAsia="Times New Roman" w:hAnsi="Arial" w:cs="Arial"/>
          <w:sz w:val="24"/>
          <w:szCs w:val="24"/>
          <w:lang w:eastAsia="en-AU"/>
        </w:rPr>
        <w:t xml:space="preserve"> influence </w:t>
      </w:r>
      <w:proofErr w:type="spellStart"/>
      <w:r w:rsidR="00395CEA">
        <w:rPr>
          <w:rFonts w:ascii="Arial" w:eastAsia="Times New Roman" w:hAnsi="Arial" w:cs="Arial"/>
          <w:sz w:val="24"/>
          <w:szCs w:val="24"/>
          <w:lang w:eastAsia="en-AU"/>
        </w:rPr>
        <w:t>cyberloafing</w:t>
      </w:r>
      <w:proofErr w:type="spellEnd"/>
      <w:r w:rsidR="008B0A81">
        <w:rPr>
          <w:rFonts w:ascii="Arial" w:eastAsia="Times New Roman" w:hAnsi="Arial" w:cs="Arial"/>
          <w:sz w:val="24"/>
          <w:szCs w:val="24"/>
          <w:lang w:eastAsia="en-AU"/>
        </w:rPr>
        <w:t xml:space="preserve">? </w:t>
      </w:r>
      <w:commentRangeEnd w:id="98"/>
      <w:r w:rsidR="00546C47">
        <w:rPr>
          <w:rStyle w:val="CommentReference"/>
        </w:rPr>
        <w:commentReference w:id="98"/>
      </w:r>
    </w:p>
    <w:p w:rsidR="00D62EE0" w:rsidRPr="001F355F"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D62EE0"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A17AB" w:rsidRDefault="005A17AB" w:rsidP="008F4F1D">
      <w:pPr>
        <w:spacing w:before="100" w:beforeAutospacing="1" w:after="100" w:afterAutospacing="1" w:line="360" w:lineRule="auto"/>
        <w:contextualSpacing/>
        <w:jc w:val="both"/>
        <w:rPr>
          <w:rFonts w:ascii="Arial" w:eastAsia="Times New Roman" w:hAnsi="Arial" w:cs="Arial"/>
          <w:sz w:val="24"/>
          <w:szCs w:val="24"/>
          <w:lang w:eastAsia="en-AU"/>
        </w:rPr>
      </w:pPr>
      <w:bookmarkStart w:id="99" w:name="_GoBack"/>
      <w:bookmarkEnd w:id="99"/>
    </w:p>
    <w:p w:rsidR="00C12D30" w:rsidRDefault="00C12D30" w:rsidP="00D245BD">
      <w:pPr>
        <w:pStyle w:val="ListParagraph"/>
        <w:numPr>
          <w:ilvl w:val="0"/>
          <w:numId w:val="2"/>
        </w:numPr>
        <w:spacing w:after="0" w:line="360" w:lineRule="auto"/>
        <w:ind w:left="425"/>
        <w:jc w:val="both"/>
        <w:rPr>
          <w:rFonts w:ascii="Arial" w:eastAsia="Times New Roman" w:hAnsi="Arial" w:cs="Arial"/>
          <w:sz w:val="24"/>
          <w:szCs w:val="24"/>
          <w:u w:val="single"/>
          <w:lang w:eastAsia="en-AU"/>
        </w:rPr>
      </w:pPr>
      <w:r w:rsidRPr="005A17AB">
        <w:rPr>
          <w:rFonts w:ascii="Arial" w:eastAsia="Times New Roman" w:hAnsi="Arial" w:cs="Arial"/>
          <w:sz w:val="24"/>
          <w:szCs w:val="24"/>
          <w:u w:val="single"/>
          <w:lang w:eastAsia="en-AU"/>
        </w:rPr>
        <w:t>Finding</w:t>
      </w:r>
      <w:r w:rsidR="00490D5C" w:rsidRPr="005A17AB">
        <w:rPr>
          <w:rFonts w:ascii="Arial" w:eastAsia="Times New Roman" w:hAnsi="Arial" w:cs="Arial"/>
          <w:sz w:val="24"/>
          <w:szCs w:val="24"/>
          <w:u w:val="single"/>
          <w:lang w:eastAsia="en-AU"/>
        </w:rPr>
        <w:t>/Result</w:t>
      </w:r>
    </w:p>
    <w:p w:rsidR="00D245BD" w:rsidRPr="00D245BD" w:rsidRDefault="00D245BD" w:rsidP="00D245BD">
      <w:pPr>
        <w:pStyle w:val="ListParagraph"/>
        <w:spacing w:after="0" w:line="360" w:lineRule="auto"/>
        <w:ind w:left="425"/>
        <w:jc w:val="both"/>
        <w:rPr>
          <w:rFonts w:ascii="Arial" w:eastAsia="Times New Roman" w:hAnsi="Arial" w:cs="Arial"/>
          <w:sz w:val="24"/>
          <w:szCs w:val="24"/>
          <w:lang w:eastAsia="en-AU"/>
        </w:rPr>
      </w:pPr>
      <w:commentRangeStart w:id="100"/>
      <w:r>
        <w:rPr>
          <w:rFonts w:ascii="Arial" w:eastAsia="Times New Roman" w:hAnsi="Arial" w:cs="Arial"/>
          <w:sz w:val="24"/>
          <w:szCs w:val="24"/>
          <w:lang w:eastAsia="en-AU"/>
        </w:rPr>
        <w:t>Descriptive statistic</w:t>
      </w:r>
      <w:commentRangeEnd w:id="100"/>
      <w:r w:rsidR="00546C47">
        <w:rPr>
          <w:rStyle w:val="CommentReference"/>
        </w:rPr>
        <w:commentReference w:id="100"/>
      </w:r>
    </w:p>
    <w:tbl>
      <w:tblPr>
        <w:tblStyle w:val="TableGrid"/>
        <w:tblW w:w="0" w:type="auto"/>
        <w:tblLook w:val="04A0" w:firstRow="1" w:lastRow="0" w:firstColumn="1" w:lastColumn="0" w:noHBand="0" w:noVBand="1"/>
      </w:tblPr>
      <w:tblGrid>
        <w:gridCol w:w="3080"/>
        <w:gridCol w:w="3081"/>
        <w:gridCol w:w="3081"/>
      </w:tblGrid>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N=20</w:t>
            </w:r>
          </w:p>
        </w:tc>
        <w:tc>
          <w:tcPr>
            <w:tcW w:w="3081"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Frequency</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Percentage</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b/>
                <w:sz w:val="20"/>
                <w:szCs w:val="20"/>
                <w:u w:val="single"/>
                <w:lang w:eastAsia="en-AU"/>
              </w:rPr>
            </w:pPr>
            <w:r w:rsidRPr="00D245BD">
              <w:rPr>
                <w:rFonts w:ascii="Arial" w:eastAsia="Times New Roman" w:hAnsi="Arial" w:cs="Arial"/>
                <w:b/>
                <w:sz w:val="20"/>
                <w:szCs w:val="20"/>
                <w:u w:val="single"/>
                <w:lang w:eastAsia="en-AU"/>
              </w:rPr>
              <w:t>Gender</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Male</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12</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60 %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Female</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8</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40 %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b/>
                <w:sz w:val="20"/>
                <w:szCs w:val="20"/>
                <w:u w:val="single"/>
                <w:lang w:eastAsia="en-AU"/>
              </w:rPr>
            </w:pPr>
            <w:r w:rsidRPr="00D245BD">
              <w:rPr>
                <w:rFonts w:ascii="Arial" w:eastAsia="Times New Roman" w:hAnsi="Arial" w:cs="Arial"/>
                <w:b/>
                <w:sz w:val="20"/>
                <w:szCs w:val="20"/>
                <w:u w:val="single"/>
                <w:lang w:eastAsia="en-AU"/>
              </w:rPr>
              <w:t>Age</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18 – 25</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26 – 33</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6</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30 %</w:t>
            </w: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34 - 41</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9</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45 %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42 – 49</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5</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25 %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50 – 55</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b/>
                <w:sz w:val="20"/>
                <w:szCs w:val="20"/>
                <w:u w:val="single"/>
                <w:lang w:eastAsia="en-AU"/>
              </w:rPr>
            </w:pPr>
            <w:r w:rsidRPr="00D245BD">
              <w:rPr>
                <w:rFonts w:ascii="Arial" w:eastAsia="Times New Roman" w:hAnsi="Arial" w:cs="Arial"/>
                <w:b/>
                <w:sz w:val="20"/>
                <w:szCs w:val="20"/>
                <w:u w:val="single"/>
                <w:lang w:eastAsia="en-AU"/>
              </w:rPr>
              <w:t>Education</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lastRenderedPageBreak/>
              <w:t>Primary school</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Secondary school</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 xml:space="preserve">Senior high </w:t>
            </w:r>
            <w:proofErr w:type="spellStart"/>
            <w:r>
              <w:rPr>
                <w:rFonts w:ascii="Arial" w:eastAsia="Times New Roman" w:hAnsi="Arial" w:cs="Arial"/>
                <w:sz w:val="20"/>
                <w:szCs w:val="20"/>
                <w:lang w:eastAsia="en-AU"/>
              </w:rPr>
              <w:t>shool</w:t>
            </w:r>
            <w:proofErr w:type="spellEnd"/>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Diploma</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2</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10 %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Bachelor</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17</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85 %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Master</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1</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5 %</w:t>
            </w:r>
          </w:p>
        </w:tc>
      </w:tr>
      <w:tr w:rsidR="00D245BD" w:rsidTr="00D245BD">
        <w:tc>
          <w:tcPr>
            <w:tcW w:w="3080" w:type="dxa"/>
          </w:tcPr>
          <w:p w:rsid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Doctoral</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w:t>
            </w:r>
          </w:p>
        </w:tc>
        <w:tc>
          <w:tcPr>
            <w:tcW w:w="3081" w:type="dxa"/>
          </w:tcPr>
          <w:p w:rsidR="00D245BD" w:rsidRPr="00D245BD" w:rsidRDefault="00D245BD" w:rsidP="008F4F1D">
            <w:pPr>
              <w:spacing w:before="100" w:beforeAutospacing="1" w:after="100" w:afterAutospacing="1" w:line="360" w:lineRule="auto"/>
              <w:contextualSpacing/>
              <w:jc w:val="both"/>
              <w:rPr>
                <w:rFonts w:ascii="Arial" w:eastAsia="Times New Roman" w:hAnsi="Arial" w:cs="Arial"/>
                <w:sz w:val="20"/>
                <w:szCs w:val="20"/>
                <w:lang w:eastAsia="en-AU"/>
              </w:rPr>
            </w:pPr>
            <w:r>
              <w:rPr>
                <w:rFonts w:ascii="Arial" w:eastAsia="Times New Roman" w:hAnsi="Arial" w:cs="Arial"/>
                <w:sz w:val="20"/>
                <w:szCs w:val="20"/>
                <w:lang w:eastAsia="en-AU"/>
              </w:rPr>
              <w:t>0 %</w:t>
            </w:r>
          </w:p>
        </w:tc>
      </w:tr>
    </w:tbl>
    <w:p w:rsidR="00490D5C" w:rsidRDefault="00490D5C" w:rsidP="008F4F1D">
      <w:pPr>
        <w:spacing w:before="100" w:beforeAutospacing="1" w:after="100" w:afterAutospacing="1" w:line="360" w:lineRule="auto"/>
        <w:contextualSpacing/>
        <w:jc w:val="both"/>
        <w:rPr>
          <w:ins w:id="101" w:author="Anthony R Davidson" w:date="2018-01-23T09:05:00Z"/>
          <w:rFonts w:ascii="Arial" w:eastAsia="Times New Roman" w:hAnsi="Arial" w:cs="Arial"/>
          <w:sz w:val="24"/>
          <w:szCs w:val="24"/>
          <w:u w:val="single"/>
          <w:lang w:eastAsia="en-AU"/>
        </w:rPr>
      </w:pPr>
    </w:p>
    <w:p w:rsidR="00546C47" w:rsidRDefault="00546C47"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p>
    <w:p w:rsidR="00C12D30" w:rsidRDefault="00490D5C"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Discussion</w:t>
      </w:r>
    </w:p>
    <w:p w:rsidR="00C12D30" w:rsidRPr="001F355F" w:rsidRDefault="00C12D3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D62EE0" w:rsidRDefault="00C12D30"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Conclusion</w:t>
      </w:r>
    </w:p>
    <w:p w:rsidR="005E413C" w:rsidRPr="005E413C" w:rsidRDefault="005E413C" w:rsidP="008F4F1D">
      <w:pPr>
        <w:spacing w:before="100" w:beforeAutospacing="1" w:after="100" w:afterAutospacing="1" w:line="360" w:lineRule="auto"/>
        <w:contextualSpacing/>
        <w:jc w:val="both"/>
        <w:rPr>
          <w:rFonts w:ascii="Arial" w:eastAsia="Times New Roman" w:hAnsi="Arial" w:cs="Arial"/>
          <w:sz w:val="24"/>
          <w:szCs w:val="24"/>
          <w:lang w:eastAsia="en-AU"/>
        </w:rPr>
      </w:pPr>
      <w:r>
        <w:rPr>
          <w:rFonts w:ascii="Arial" w:eastAsia="Times New Roman" w:hAnsi="Arial" w:cs="Arial"/>
          <w:sz w:val="24"/>
          <w:szCs w:val="24"/>
          <w:lang w:eastAsia="en-AU"/>
        </w:rPr>
        <w:t xml:space="preserve">This survey will identify the use of internet during work hours in </w:t>
      </w:r>
      <w:proofErr w:type="spellStart"/>
      <w:r>
        <w:rPr>
          <w:rFonts w:ascii="Arial" w:eastAsia="Times New Roman" w:hAnsi="Arial" w:cs="Arial"/>
          <w:sz w:val="24"/>
          <w:szCs w:val="24"/>
          <w:lang w:eastAsia="en-AU"/>
        </w:rPr>
        <w:t>Bima</w:t>
      </w:r>
      <w:proofErr w:type="spellEnd"/>
      <w:r w:rsidR="00A221B0">
        <w:rPr>
          <w:rFonts w:ascii="Arial" w:eastAsia="Times New Roman" w:hAnsi="Arial" w:cs="Arial"/>
          <w:sz w:val="24"/>
          <w:szCs w:val="24"/>
          <w:lang w:eastAsia="en-AU"/>
        </w:rPr>
        <w:t xml:space="preserve"> government agencies</w:t>
      </w:r>
      <w:r>
        <w:rPr>
          <w:rFonts w:ascii="Arial" w:eastAsia="Times New Roman" w:hAnsi="Arial" w:cs="Arial"/>
          <w:sz w:val="24"/>
          <w:szCs w:val="24"/>
          <w:lang w:eastAsia="en-AU"/>
        </w:rPr>
        <w:t xml:space="preserve">. It also will identify demographic respondents such as gender, age group, education degree and position of respondents. The result of the survey can be used to develop policies of using the internet during work hours. The policies can be implemented through filtering the internet site on the router, monitoring activities of all internet connection, give a punishment and so on. This policy will </w:t>
      </w:r>
      <w:r w:rsidR="00A221B0">
        <w:rPr>
          <w:rFonts w:ascii="Arial" w:eastAsia="Times New Roman" w:hAnsi="Arial" w:cs="Arial"/>
          <w:sz w:val="24"/>
          <w:szCs w:val="24"/>
          <w:lang w:eastAsia="en-AU"/>
        </w:rPr>
        <w:t>control employees during accessing the internet on work hours</w:t>
      </w:r>
      <w:proofErr w:type="gramStart"/>
      <w:r w:rsidR="00A221B0">
        <w:rPr>
          <w:rFonts w:ascii="Arial" w:eastAsia="Times New Roman" w:hAnsi="Arial" w:cs="Arial"/>
          <w:sz w:val="24"/>
          <w:szCs w:val="24"/>
          <w:lang w:eastAsia="en-AU"/>
        </w:rPr>
        <w:t>.</w:t>
      </w:r>
      <w:r>
        <w:rPr>
          <w:rFonts w:ascii="Arial" w:eastAsia="Times New Roman" w:hAnsi="Arial" w:cs="Arial"/>
          <w:sz w:val="24"/>
          <w:szCs w:val="24"/>
          <w:lang w:eastAsia="en-AU"/>
        </w:rPr>
        <w:t>.</w:t>
      </w:r>
      <w:proofErr w:type="gramEnd"/>
    </w:p>
    <w:p w:rsidR="00D62EE0" w:rsidRPr="001F355F"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490D5C" w:rsidRDefault="00490D5C" w:rsidP="00490D5C">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Implication</w:t>
      </w:r>
    </w:p>
    <w:p w:rsidR="00490D5C" w:rsidRDefault="00490D5C" w:rsidP="00490D5C">
      <w:pPr>
        <w:spacing w:before="100" w:beforeAutospacing="1" w:after="100" w:afterAutospacing="1" w:line="360" w:lineRule="auto"/>
        <w:contextualSpacing/>
        <w:jc w:val="both"/>
        <w:rPr>
          <w:rFonts w:ascii="Arial" w:eastAsia="Times New Roman" w:hAnsi="Arial" w:cs="Arial"/>
          <w:sz w:val="24"/>
          <w:szCs w:val="24"/>
          <w:u w:val="single"/>
          <w:lang w:eastAsia="en-AU"/>
        </w:rPr>
      </w:pPr>
    </w:p>
    <w:p w:rsidR="00490D5C" w:rsidRPr="00C12D30" w:rsidRDefault="00490D5C" w:rsidP="00490D5C">
      <w:pPr>
        <w:spacing w:before="100" w:beforeAutospacing="1" w:after="100" w:afterAutospacing="1" w:line="360" w:lineRule="auto"/>
        <w:contextualSpacing/>
        <w:jc w:val="both"/>
        <w:rPr>
          <w:rFonts w:ascii="Arial" w:eastAsia="Times New Roman" w:hAnsi="Arial" w:cs="Arial"/>
          <w:sz w:val="24"/>
          <w:szCs w:val="24"/>
          <w:u w:val="single"/>
          <w:lang w:eastAsia="en-AU"/>
        </w:rPr>
      </w:pPr>
      <w:r>
        <w:rPr>
          <w:rFonts w:ascii="Arial" w:eastAsia="Times New Roman" w:hAnsi="Arial" w:cs="Arial"/>
          <w:sz w:val="24"/>
          <w:szCs w:val="24"/>
          <w:u w:val="single"/>
          <w:lang w:eastAsia="en-AU"/>
        </w:rPr>
        <w:t>Limitation</w:t>
      </w:r>
    </w:p>
    <w:p w:rsidR="00D62EE0" w:rsidRDefault="00D62EE0"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5949C5" w:rsidRPr="008B0A81" w:rsidRDefault="005949C5" w:rsidP="008F4F1D">
      <w:pPr>
        <w:spacing w:before="100" w:beforeAutospacing="1" w:after="100" w:afterAutospacing="1" w:line="360" w:lineRule="auto"/>
        <w:contextualSpacing/>
        <w:jc w:val="both"/>
        <w:rPr>
          <w:rFonts w:ascii="Arial" w:eastAsia="Times New Roman" w:hAnsi="Arial" w:cs="Arial"/>
          <w:sz w:val="24"/>
          <w:szCs w:val="24"/>
          <w:u w:val="single"/>
          <w:lang w:eastAsia="en-AU"/>
        </w:rPr>
      </w:pPr>
      <w:r w:rsidRPr="008B0A81">
        <w:rPr>
          <w:rFonts w:ascii="Arial" w:eastAsia="Times New Roman" w:hAnsi="Arial" w:cs="Arial"/>
          <w:sz w:val="24"/>
          <w:szCs w:val="24"/>
          <w:u w:val="single"/>
          <w:lang w:eastAsia="en-AU"/>
        </w:rPr>
        <w:t>Recommendation</w:t>
      </w: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8F4F1D" w:rsidRPr="001F355F" w:rsidRDefault="008F4F1D"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sectPr w:rsidR="001F355F" w:rsidRPr="001F355F" w:rsidSect="00BC116D">
          <w:pgSz w:w="11906" w:h="16838"/>
          <w:pgMar w:top="1440" w:right="1440" w:bottom="1440" w:left="1440" w:header="708" w:footer="708" w:gutter="0"/>
          <w:cols w:space="708"/>
          <w:docGrid w:linePitch="360"/>
        </w:sect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BB672C" w:rsidRDefault="00BB672C"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BB672C" w:rsidRPr="001F355F" w:rsidRDefault="00BB672C"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1F355F" w:rsidRPr="001F355F" w:rsidRDefault="001F355F" w:rsidP="008F4F1D">
      <w:pPr>
        <w:spacing w:before="100" w:beforeAutospacing="1" w:after="100" w:afterAutospacing="1" w:line="360" w:lineRule="auto"/>
        <w:contextualSpacing/>
        <w:jc w:val="both"/>
        <w:rPr>
          <w:rFonts w:ascii="Arial" w:eastAsia="Times New Roman" w:hAnsi="Arial" w:cs="Arial"/>
          <w:sz w:val="24"/>
          <w:szCs w:val="24"/>
          <w:lang w:eastAsia="en-AU"/>
        </w:rPr>
      </w:pPr>
    </w:p>
    <w:p w:rsidR="00986833" w:rsidRDefault="00986833" w:rsidP="008F4F1D">
      <w:pPr>
        <w:spacing w:before="100" w:beforeAutospacing="1" w:after="100" w:afterAutospacing="1" w:line="360" w:lineRule="auto"/>
        <w:contextualSpacing/>
        <w:jc w:val="both"/>
        <w:rPr>
          <w:rFonts w:ascii="Arial" w:hAnsi="Arial" w:cs="Arial"/>
          <w:sz w:val="24"/>
          <w:szCs w:val="24"/>
        </w:rPr>
        <w:sectPr w:rsidR="00986833" w:rsidSect="00BC0CC7">
          <w:pgSz w:w="16838" w:h="11906" w:orient="landscape"/>
          <w:pgMar w:top="1440" w:right="536" w:bottom="1440" w:left="426" w:header="709" w:footer="709" w:gutter="0"/>
          <w:cols w:space="708"/>
          <w:docGrid w:linePitch="360"/>
        </w:sectPr>
      </w:pPr>
    </w:p>
    <w:p w:rsidR="00432DBB" w:rsidRDefault="00C9746C" w:rsidP="008F4F1D">
      <w:pPr>
        <w:spacing w:before="100" w:beforeAutospacing="1" w:after="100" w:afterAutospacing="1" w:line="360" w:lineRule="auto"/>
        <w:contextualSpacing/>
        <w:jc w:val="both"/>
        <w:rPr>
          <w:rFonts w:ascii="Arial" w:hAnsi="Arial" w:cs="Arial"/>
          <w:sz w:val="24"/>
          <w:szCs w:val="24"/>
        </w:rPr>
      </w:pPr>
      <w:r>
        <w:rPr>
          <w:rFonts w:ascii="Arial" w:hAnsi="Arial" w:cs="Arial"/>
          <w:sz w:val="24"/>
          <w:szCs w:val="24"/>
        </w:rPr>
        <w:lastRenderedPageBreak/>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PjwvRW5kTm90ZT5=
</w:fldData>
        </w:fldChar>
      </w:r>
      <w:r w:rsidR="000F0C1D">
        <w:rPr>
          <w:rFonts w:ascii="Arial" w:hAnsi="Arial" w:cs="Arial"/>
          <w:sz w:val="24"/>
          <w:szCs w:val="24"/>
        </w:rPr>
        <w:instrText xml:space="preserve"> ADDIN EN.CITE </w:instrText>
      </w:r>
      <w:r>
        <w:rPr>
          <w:rFonts w:ascii="Arial" w:hAnsi="Arial" w:cs="Arial"/>
          <w:sz w:val="24"/>
          <w:szCs w:val="24"/>
        </w:rPr>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PjwvRW5kTm90ZT5=
</w:fldData>
        </w:fldChar>
      </w:r>
      <w:r w:rsidR="000F0C1D">
        <w:rPr>
          <w:rFonts w:ascii="Arial" w:hAnsi="Arial" w:cs="Arial"/>
          <w:sz w:val="24"/>
          <w:szCs w:val="24"/>
        </w:rPr>
        <w:instrText xml:space="preserve"> ADDIN EN.CITE.DATA </w:instrText>
      </w:r>
      <w:r>
        <w:rPr>
          <w:rFonts w:ascii="Arial" w:hAnsi="Arial" w:cs="Arial"/>
          <w:sz w:val="24"/>
          <w:szCs w:val="24"/>
        </w:rPr>
      </w:r>
      <w:r>
        <w:rPr>
          <w:rFonts w:ascii="Arial" w:hAnsi="Arial" w:cs="Arial"/>
          <w:sz w:val="24"/>
          <w:szCs w:val="24"/>
        </w:rPr>
        <w:fldChar w:fldCharType="end"/>
      </w:r>
      <w:r>
        <w:rPr>
          <w:rFonts w:ascii="Arial" w:hAnsi="Arial" w:cs="Arial"/>
          <w:sz w:val="24"/>
          <w:szCs w:val="24"/>
        </w:rPr>
      </w:r>
      <w:r>
        <w:rPr>
          <w:rFonts w:ascii="Arial" w:hAnsi="Arial" w:cs="Arial"/>
          <w:sz w:val="24"/>
          <w:szCs w:val="24"/>
        </w:rPr>
        <w:fldChar w:fldCharType="end"/>
      </w:r>
      <w:r>
        <w:rPr>
          <w:rFonts w:ascii="Arial" w:hAnsi="Arial" w:cs="Arial"/>
          <w:sz w:val="24"/>
          <w:szCs w:val="24"/>
        </w:rPr>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PjxDaXRlIEV4Y2x1ZGVBdXRoPSIxIiBFeGNsdWRlWWVhcj0iMSIgSGlkZGVuPSIxIj48QXV0aG9y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</w:fldData>
        </w:fldChar>
      </w:r>
      <w:r w:rsidR="000F0C1D">
        <w:rPr>
          <w:rFonts w:ascii="Arial" w:hAnsi="Arial" w:cs="Arial"/>
          <w:sz w:val="24"/>
          <w:szCs w:val="24"/>
        </w:rPr>
        <w:instrText xml:space="preserve"> ADDIN EN.CITE </w:instrText>
      </w:r>
      <w:r>
        <w:rPr>
          <w:rFonts w:ascii="Arial" w:hAnsi="Arial" w:cs="Arial"/>
          <w:sz w:val="24"/>
          <w:szCs w:val="24"/>
        </w:rPr>
        <w:fldChar w:fldCharType="begin">
          <w:fldData xml:space="preserve">PEVuZE5vdGU+PENpdGUgRXhjbHVkZUF1dGg9IjEiIEV4Y2x1ZGVZZWFyPSIxIiBIaWRkZW49IjEi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</w:fldData>
        </w:fldChar>
      </w:r>
      <w:r w:rsidR="000F0C1D">
        <w:rPr>
          <w:rFonts w:ascii="Arial" w:hAnsi="Arial" w:cs="Arial"/>
          <w:sz w:val="24"/>
          <w:szCs w:val="24"/>
        </w:rPr>
        <w:instrText xml:space="preserve"> ADDIN EN.CITE.DATA </w:instrText>
      </w:r>
      <w:r>
        <w:rPr>
          <w:rFonts w:ascii="Arial" w:hAnsi="Arial" w:cs="Arial"/>
          <w:sz w:val="24"/>
          <w:szCs w:val="24"/>
        </w:rPr>
      </w:r>
      <w:r>
        <w:rPr>
          <w:rFonts w:ascii="Arial" w:hAnsi="Arial" w:cs="Arial"/>
          <w:sz w:val="24"/>
          <w:szCs w:val="24"/>
        </w:rPr>
        <w:fldChar w:fldCharType="end"/>
      </w:r>
      <w:r>
        <w:rPr>
          <w:rFonts w:ascii="Arial" w:hAnsi="Arial" w:cs="Arial"/>
          <w:sz w:val="24"/>
          <w:szCs w:val="24"/>
        </w:rPr>
      </w:r>
      <w:r>
        <w:rPr>
          <w:rFonts w:ascii="Arial" w:hAnsi="Arial" w:cs="Arial"/>
          <w:sz w:val="24"/>
          <w:szCs w:val="24"/>
        </w:rPr>
        <w:fldChar w:fldCharType="end"/>
      </w:r>
    </w:p>
    <w:p w:rsidR="000F0C1D" w:rsidRPr="000F0C1D" w:rsidRDefault="00C9746C" w:rsidP="000F0C1D">
      <w:pPr>
        <w:pStyle w:val="EndNoteBibliographyTitle"/>
      </w:pPr>
      <w:r>
        <w:fldChar w:fldCharType="begin"/>
      </w:r>
      <w:r w:rsidR="00432DBB">
        <w:instrText xml:space="preserve"> ADDIN EN.REFLIST </w:instrText>
      </w:r>
      <w:r>
        <w:fldChar w:fldCharType="separate"/>
      </w:r>
      <w:r w:rsidR="000F0C1D" w:rsidRPr="000F0C1D">
        <w:t>References</w:t>
      </w:r>
    </w:p>
    <w:p w:rsidR="000F0C1D" w:rsidRPr="000F0C1D" w:rsidRDefault="000F0C1D" w:rsidP="000F0C1D">
      <w:pPr>
        <w:pStyle w:val="EndNoteBibliographyTitle"/>
      </w:pPr>
    </w:p>
    <w:p w:rsidR="000F0C1D" w:rsidRPr="000F0C1D" w:rsidRDefault="000F0C1D" w:rsidP="000F0C1D">
      <w:pPr>
        <w:pStyle w:val="EndNoteBibliography"/>
        <w:spacing w:after="0"/>
        <w:ind w:left="720" w:hanging="720"/>
      </w:pPr>
      <w:bookmarkStart w:id="102" w:name="_ENREF_1"/>
      <w:r w:rsidRPr="000F0C1D">
        <w:t xml:space="preserve">ARDILASARI, N. 2017. Hubungan self control dengan perilaku cyberloafing pada pegawai negeri sipil. </w:t>
      </w:r>
      <w:r w:rsidRPr="000F0C1D">
        <w:rPr>
          <w:i/>
        </w:rPr>
        <w:t>Jurnal Ilmiah Psikologi Terapan,</w:t>
      </w:r>
      <w:r w:rsidRPr="000F0C1D">
        <w:t xml:space="preserve"> 5</w:t>
      </w:r>
      <w:r w:rsidRPr="000F0C1D">
        <w:rPr>
          <w:b/>
        </w:rPr>
        <w:t>,</w:t>
      </w:r>
      <w:r w:rsidRPr="000F0C1D">
        <w:t xml:space="preserve"> 19-39.</w:t>
      </w:r>
      <w:bookmarkEnd w:id="102"/>
    </w:p>
    <w:p w:rsidR="000F0C1D" w:rsidRPr="000F0C1D" w:rsidRDefault="000F0C1D" w:rsidP="000F0C1D">
      <w:pPr>
        <w:pStyle w:val="EndNoteBibliography"/>
        <w:spacing w:after="0"/>
        <w:ind w:left="720" w:hanging="720"/>
      </w:pPr>
      <w:bookmarkStart w:id="103" w:name="_ENREF_2"/>
      <w:r w:rsidRPr="000F0C1D">
        <w:t xml:space="preserve">BAZIAD, M. 2015. </w:t>
      </w:r>
      <w:r w:rsidRPr="000F0C1D">
        <w:rPr>
          <w:i/>
        </w:rPr>
        <w:t xml:space="preserve">Indonesia aims to beat Malaysia in Internet access by 2019 </w:t>
      </w:r>
      <w:r w:rsidRPr="000F0C1D">
        <w:t>[Online]. Digital News Asia. Available: https://</w:t>
      </w:r>
      <w:hyperlink r:id="rId8" w:history="1">
        <w:r w:rsidRPr="000F0C1D">
          <w:rPr>
            <w:rStyle w:val="Hyperlink"/>
          </w:rPr>
          <w:t>www.digitalnewsasia.com/digital-economy/indonesia-aims-to-beat-malaysia-in-internet-access-by-2019</w:t>
        </w:r>
      </w:hyperlink>
      <w:r w:rsidRPr="000F0C1D">
        <w:t>.</w:t>
      </w:r>
      <w:bookmarkEnd w:id="103"/>
    </w:p>
    <w:p w:rsidR="000F0C1D" w:rsidRPr="000F0C1D" w:rsidRDefault="000F0C1D" w:rsidP="000F0C1D">
      <w:pPr>
        <w:pStyle w:val="EndNoteBibliography"/>
        <w:spacing w:after="0"/>
        <w:ind w:left="720" w:hanging="720"/>
      </w:pPr>
      <w:bookmarkStart w:id="104" w:name="_ENREF_3"/>
      <w:r w:rsidRPr="000F0C1D">
        <w:t xml:space="preserve">BBC. 2010. </w:t>
      </w:r>
      <w:r w:rsidRPr="000F0C1D">
        <w:rPr>
          <w:i/>
        </w:rPr>
        <w:t xml:space="preserve">Larangan Facebook untuk PNS </w:t>
      </w:r>
      <w:r w:rsidRPr="000F0C1D">
        <w:t xml:space="preserve">[Online]. BBC. Available: </w:t>
      </w:r>
      <w:hyperlink r:id="rId9" w:history="1">
        <w:r w:rsidRPr="000F0C1D">
          <w:rPr>
            <w:rStyle w:val="Hyperlink"/>
          </w:rPr>
          <w:t>http://www.bbc.com/indonesia/majalah/2010/02/100204_facebook</w:t>
        </w:r>
      </w:hyperlink>
      <w:r w:rsidRPr="000F0C1D">
        <w:t>.</w:t>
      </w:r>
      <w:bookmarkEnd w:id="104"/>
    </w:p>
    <w:p w:rsidR="000F0C1D" w:rsidRPr="000F0C1D" w:rsidRDefault="000F0C1D" w:rsidP="000F0C1D">
      <w:pPr>
        <w:pStyle w:val="EndNoteBibliography"/>
        <w:spacing w:after="0"/>
        <w:ind w:left="720" w:hanging="720"/>
      </w:pPr>
      <w:bookmarkStart w:id="105" w:name="_ENREF_4"/>
      <w:r w:rsidRPr="000F0C1D">
        <w:t xml:space="preserve">GREENFIELD, D. N. &amp; DAVIS, R. A. 2002. Lost in Cyberspace: The Web @ Work. </w:t>
      </w:r>
      <w:r w:rsidRPr="000F0C1D">
        <w:rPr>
          <w:i/>
        </w:rPr>
        <w:t>CyberPsychology &amp; Behavior,</w:t>
      </w:r>
      <w:r w:rsidRPr="000F0C1D">
        <w:t xml:space="preserve"> 5</w:t>
      </w:r>
      <w:r w:rsidRPr="000F0C1D">
        <w:rPr>
          <w:b/>
        </w:rPr>
        <w:t>,</w:t>
      </w:r>
      <w:r w:rsidRPr="000F0C1D">
        <w:t xml:space="preserve"> 347-353.</w:t>
      </w:r>
      <w:bookmarkEnd w:id="105"/>
    </w:p>
    <w:p w:rsidR="000F0C1D" w:rsidRPr="000F0C1D" w:rsidRDefault="000F0C1D" w:rsidP="000F0C1D">
      <w:pPr>
        <w:pStyle w:val="EndNoteBibliography"/>
        <w:spacing w:after="0"/>
        <w:ind w:left="720" w:hanging="720"/>
      </w:pPr>
      <w:bookmarkStart w:id="106" w:name="_ENREF_5"/>
      <w:r w:rsidRPr="000F0C1D">
        <w:t xml:space="preserve">KIM, S. J. &amp; BYRNE, S. 2011. Conceptualizing personal web usage in work contexts: A preliminary framework. </w:t>
      </w:r>
      <w:r w:rsidRPr="000F0C1D">
        <w:rPr>
          <w:i/>
        </w:rPr>
        <w:t>Computers in Human Behavior,</w:t>
      </w:r>
      <w:r w:rsidRPr="000F0C1D">
        <w:t xml:space="preserve"> 27</w:t>
      </w:r>
      <w:r w:rsidRPr="000F0C1D">
        <w:rPr>
          <w:b/>
        </w:rPr>
        <w:t>,</w:t>
      </w:r>
      <w:r w:rsidRPr="000F0C1D">
        <w:t xml:space="preserve"> 2271-2283.</w:t>
      </w:r>
      <w:bookmarkEnd w:id="106"/>
    </w:p>
    <w:p w:rsidR="000F0C1D" w:rsidRPr="000F0C1D" w:rsidRDefault="000F0C1D" w:rsidP="000F0C1D">
      <w:pPr>
        <w:pStyle w:val="EndNoteBibliography"/>
        <w:spacing w:after="0"/>
        <w:ind w:left="720" w:hanging="720"/>
      </w:pPr>
      <w:bookmarkStart w:id="107" w:name="_ENREF_6"/>
      <w:r w:rsidRPr="000F0C1D">
        <w:t xml:space="preserve">MARCHEWKA, J. T. 2015. </w:t>
      </w:r>
      <w:r w:rsidRPr="000F0C1D">
        <w:rPr>
          <w:i/>
        </w:rPr>
        <w:t xml:space="preserve">Information technology project management : providing measurable organizational value, </w:t>
      </w:r>
      <w:r w:rsidRPr="000F0C1D">
        <w:t>Hoboken, NJ, John Wiley &amp; Sons, Inc.</w:t>
      </w:r>
      <w:bookmarkEnd w:id="107"/>
    </w:p>
    <w:p w:rsidR="000F0C1D" w:rsidRPr="000F0C1D" w:rsidRDefault="000F0C1D" w:rsidP="000F0C1D">
      <w:pPr>
        <w:pStyle w:val="EndNoteBibliography"/>
        <w:spacing w:after="0"/>
        <w:ind w:left="720" w:hanging="720"/>
      </w:pPr>
      <w:bookmarkStart w:id="108" w:name="_ENREF_7"/>
      <w:r w:rsidRPr="000F0C1D">
        <w:t xml:space="preserve">WIKIPEDIA. 2017. </w:t>
      </w:r>
      <w:r w:rsidRPr="000F0C1D">
        <w:rPr>
          <w:i/>
        </w:rPr>
        <w:t xml:space="preserve">Otonomi daerah di Indonesia </w:t>
      </w:r>
      <w:r w:rsidRPr="000F0C1D">
        <w:t>[Online]. Wikipedia. Available: https://id.wikipedia.org/wiki/Otonomi_daerah_di_Indonesia.</w:t>
      </w:r>
      <w:bookmarkEnd w:id="108"/>
    </w:p>
    <w:p w:rsidR="000F0C1D" w:rsidRPr="000F0C1D" w:rsidRDefault="000F0C1D" w:rsidP="000F0C1D">
      <w:pPr>
        <w:pStyle w:val="EndNoteBibliography"/>
        <w:spacing w:after="0"/>
        <w:ind w:left="720" w:hanging="720"/>
      </w:pPr>
      <w:bookmarkStart w:id="109" w:name="_ENREF_8"/>
      <w:r w:rsidRPr="000F0C1D">
        <w:t xml:space="preserve">YOUNG, K. 2010. Policies and procedures to manage employee Internet abuse. </w:t>
      </w:r>
      <w:r w:rsidRPr="000F0C1D">
        <w:rPr>
          <w:i/>
        </w:rPr>
        <w:t>Computers in Human Behavior,</w:t>
      </w:r>
      <w:r w:rsidRPr="000F0C1D">
        <w:t xml:space="preserve"> 26</w:t>
      </w:r>
      <w:r w:rsidRPr="000F0C1D">
        <w:rPr>
          <w:b/>
        </w:rPr>
        <w:t>,</w:t>
      </w:r>
      <w:r w:rsidRPr="000F0C1D">
        <w:t xml:space="preserve"> 1467-1471.</w:t>
      </w:r>
      <w:bookmarkEnd w:id="109"/>
    </w:p>
    <w:p w:rsidR="000F0C1D" w:rsidRPr="000F0C1D" w:rsidRDefault="000F0C1D" w:rsidP="000F0C1D">
      <w:pPr>
        <w:pStyle w:val="EndNoteBibliography"/>
        <w:ind w:left="720" w:hanging="720"/>
      </w:pPr>
      <w:bookmarkStart w:id="110" w:name="_ENREF_9"/>
      <w:r w:rsidRPr="000F0C1D">
        <w:t xml:space="preserve">YOUNG, K. S. &amp; CASE, C. J. 2004. Internet Abuse in the Workplace: New Trends in Risk Management. </w:t>
      </w:r>
      <w:r w:rsidRPr="000F0C1D">
        <w:rPr>
          <w:i/>
        </w:rPr>
        <w:t>CyberPsychology &amp; Behavior,</w:t>
      </w:r>
      <w:r w:rsidRPr="000F0C1D">
        <w:t xml:space="preserve"> 7</w:t>
      </w:r>
      <w:r w:rsidRPr="000F0C1D">
        <w:rPr>
          <w:b/>
        </w:rPr>
        <w:t>,</w:t>
      </w:r>
      <w:r w:rsidRPr="000F0C1D">
        <w:t xml:space="preserve"> 105-111.</w:t>
      </w:r>
      <w:bookmarkEnd w:id="110"/>
    </w:p>
    <w:p w:rsidR="00432DBB" w:rsidRDefault="00C9746C" w:rsidP="008F4F1D">
      <w:pPr>
        <w:spacing w:before="100" w:beforeAutospacing="1" w:after="100" w:afterAutospacing="1" w:line="360" w:lineRule="auto"/>
        <w:contextualSpacing/>
        <w:jc w:val="both"/>
        <w:rPr>
          <w:rFonts w:ascii="Arial" w:hAnsi="Arial" w:cs="Arial"/>
          <w:sz w:val="24"/>
          <w:szCs w:val="24"/>
        </w:rPr>
      </w:pPr>
      <w:r>
        <w:rPr>
          <w:rFonts w:ascii="Arial" w:hAnsi="Arial" w:cs="Arial"/>
          <w:sz w:val="24"/>
          <w:szCs w:val="24"/>
        </w:rPr>
        <w:fldChar w:fldCharType="end"/>
      </w: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rPr>
      </w:pPr>
    </w:p>
    <w:p w:rsidR="00FB51F7" w:rsidRDefault="00FB51F7" w:rsidP="008F4F1D">
      <w:pPr>
        <w:spacing w:before="100" w:beforeAutospacing="1" w:after="100" w:afterAutospacing="1" w:line="360" w:lineRule="auto"/>
        <w:contextualSpacing/>
        <w:jc w:val="both"/>
        <w:rPr>
          <w:rFonts w:ascii="Arial" w:hAnsi="Arial" w:cs="Arial"/>
          <w:sz w:val="24"/>
          <w:szCs w:val="24"/>
          <w:u w:val="single"/>
        </w:rPr>
      </w:pPr>
      <w:r w:rsidRPr="00FB4589">
        <w:rPr>
          <w:rFonts w:ascii="Arial" w:hAnsi="Arial" w:cs="Arial"/>
          <w:sz w:val="24"/>
          <w:szCs w:val="24"/>
          <w:u w:val="single"/>
        </w:rPr>
        <w:lastRenderedPageBreak/>
        <w:t>Appendices</w:t>
      </w:r>
    </w:p>
    <w:p w:rsidR="00FB4589" w:rsidRPr="00FB4589" w:rsidRDefault="00FB4589" w:rsidP="008F4F1D">
      <w:pPr>
        <w:spacing w:before="100" w:beforeAutospacing="1" w:after="100" w:afterAutospacing="1" w:line="360" w:lineRule="auto"/>
        <w:contextualSpacing/>
        <w:jc w:val="both"/>
        <w:rPr>
          <w:rFonts w:ascii="Arial" w:hAnsi="Arial" w:cs="Arial"/>
          <w:sz w:val="24"/>
          <w:szCs w:val="24"/>
        </w:rPr>
      </w:pPr>
      <w:r w:rsidRPr="00FB4589">
        <w:rPr>
          <w:rFonts w:ascii="Arial" w:hAnsi="Arial" w:cs="Arial"/>
          <w:sz w:val="24"/>
          <w:szCs w:val="24"/>
        </w:rPr>
        <w:t xml:space="preserve">Frequency of </w:t>
      </w:r>
      <w:proofErr w:type="spellStart"/>
      <w:r w:rsidRPr="00FB4589">
        <w:rPr>
          <w:rFonts w:ascii="Arial" w:hAnsi="Arial" w:cs="Arial"/>
          <w:sz w:val="24"/>
          <w:szCs w:val="24"/>
        </w:rPr>
        <w:t>cyberloafing</w:t>
      </w:r>
      <w:proofErr w:type="spellEnd"/>
    </w:p>
    <w:tbl>
      <w:tblPr>
        <w:tblStyle w:val="TableGrid"/>
        <w:tblW w:w="9369" w:type="dxa"/>
        <w:tblInd w:w="-176" w:type="dxa"/>
        <w:tblLook w:val="04A0" w:firstRow="1" w:lastRow="0" w:firstColumn="1" w:lastColumn="0" w:noHBand="0" w:noVBand="1"/>
      </w:tblPr>
      <w:tblGrid>
        <w:gridCol w:w="527"/>
        <w:gridCol w:w="5220"/>
        <w:gridCol w:w="706"/>
        <w:gridCol w:w="702"/>
        <w:gridCol w:w="756"/>
        <w:gridCol w:w="702"/>
        <w:gridCol w:w="756"/>
      </w:tblGrid>
      <w:tr w:rsidR="00A748CB" w:rsidRPr="00FB51F7" w:rsidTr="00FB4589">
        <w:tc>
          <w:tcPr>
            <w:tcW w:w="527"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5220" w:type="dxa"/>
            <w:vAlign w:val="center"/>
          </w:tcPr>
          <w:p w:rsidR="00A748CB" w:rsidRPr="00FB51F7" w:rsidRDefault="00A748CB" w:rsidP="00963D4E">
            <w:pPr>
              <w:spacing w:before="100" w:beforeAutospacing="1" w:after="100" w:afterAutospacing="1" w:line="360" w:lineRule="auto"/>
              <w:contextualSpacing/>
              <w:jc w:val="center"/>
              <w:rPr>
                <w:rFonts w:ascii="Times New Roman" w:hAnsi="Times New Roman" w:cs="Times New Roman"/>
                <w:sz w:val="18"/>
                <w:szCs w:val="18"/>
              </w:rPr>
            </w:pPr>
            <w:r w:rsidRPr="00FB51F7">
              <w:rPr>
                <w:rFonts w:ascii="Times New Roman" w:hAnsi="Times New Roman" w:cs="Times New Roman"/>
                <w:sz w:val="18"/>
                <w:szCs w:val="18"/>
              </w:rPr>
              <w:t xml:space="preserve">Activities of </w:t>
            </w:r>
            <w:proofErr w:type="spellStart"/>
            <w:r>
              <w:rPr>
                <w:rFonts w:ascii="Times New Roman" w:hAnsi="Times New Roman" w:cs="Times New Roman"/>
                <w:sz w:val="18"/>
                <w:szCs w:val="18"/>
              </w:rPr>
              <w:t>cyberloafing</w:t>
            </w:r>
            <w:proofErr w:type="spellEnd"/>
          </w:p>
        </w:tc>
        <w:tc>
          <w:tcPr>
            <w:tcW w:w="706"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Never</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702"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Once a week</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(2)</w:t>
            </w:r>
          </w:p>
        </w:tc>
        <w:tc>
          <w:tcPr>
            <w:tcW w:w="756"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Several days a week</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702"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Once a day</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756" w:type="dxa"/>
            <w:vAlign w:val="center"/>
          </w:tcPr>
          <w:p w:rsidR="00A748CB"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Several times a day</w:t>
            </w:r>
          </w:p>
          <w:p w:rsidR="00A748CB" w:rsidRPr="00FB51F7" w:rsidRDefault="00A748CB" w:rsidP="00A748CB">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(5)</w:t>
            </w: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general news site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Liputan</w:t>
            </w:r>
            <w:proofErr w:type="spellEnd"/>
            <w:r>
              <w:rPr>
                <w:rFonts w:ascii="Times New Roman" w:hAnsi="Times New Roman" w:cs="Times New Roman"/>
                <w:sz w:val="18"/>
                <w:szCs w:val="18"/>
              </w:rPr>
              <w:t xml:space="preserve"> 6, </w:t>
            </w:r>
            <w:proofErr w:type="spellStart"/>
            <w:r>
              <w:rPr>
                <w:rFonts w:ascii="Times New Roman" w:hAnsi="Times New Roman" w:cs="Times New Roman"/>
                <w:sz w:val="18"/>
                <w:szCs w:val="18"/>
              </w:rPr>
              <w:t>Kompas</w:t>
            </w:r>
            <w:proofErr w:type="spellEnd"/>
            <w:r>
              <w:rPr>
                <w:rFonts w:ascii="Times New Roman" w:hAnsi="Times New Roman" w:cs="Times New Roman"/>
                <w:sz w:val="18"/>
                <w:szCs w:val="18"/>
              </w:rPr>
              <w:t xml:space="preserv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2</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sport site (</w:t>
            </w:r>
            <w:proofErr w:type="spellStart"/>
            <w:r>
              <w:rPr>
                <w:rFonts w:ascii="Times New Roman" w:hAnsi="Times New Roman" w:cs="Times New Roman"/>
                <w:sz w:val="18"/>
                <w:szCs w:val="18"/>
              </w:rPr>
              <w:t>Topskor</w:t>
            </w:r>
            <w:proofErr w:type="spellEnd"/>
            <w:r>
              <w:rPr>
                <w:rFonts w:ascii="Times New Roman" w:hAnsi="Times New Roman" w:cs="Times New Roman"/>
                <w:sz w:val="18"/>
                <w:szCs w:val="18"/>
              </w:rPr>
              <w:t xml:space="preserve">, Bola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Access a social media (Facebook, Twitter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discussion forums (</w:t>
            </w:r>
            <w:proofErr w:type="spellStart"/>
            <w:r>
              <w:rPr>
                <w:rFonts w:ascii="Times New Roman" w:hAnsi="Times New Roman" w:cs="Times New Roman"/>
                <w:sz w:val="18"/>
                <w:szCs w:val="18"/>
              </w:rPr>
              <w:t>Kaskus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forum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6</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without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7</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Watch online video (YouTube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8</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Check or write private e-mail</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9</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Search information that relates with hobbies (cooking, music, religious etc)</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Play online games (Facebook games, Zuma online etc)</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11</w:t>
            </w:r>
          </w:p>
        </w:tc>
        <w:tc>
          <w:tcPr>
            <w:tcW w:w="5220"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Chat on chatting room to kill a time (Yahoo messenger, Camfrog, </w:t>
            </w:r>
            <w:proofErr w:type="spellStart"/>
            <w:r>
              <w:rPr>
                <w:rFonts w:ascii="Times New Roman" w:hAnsi="Times New Roman" w:cs="Times New Roman"/>
                <w:sz w:val="18"/>
                <w:szCs w:val="18"/>
              </w:rPr>
              <w:t>Bigo</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12</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movie</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13</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song</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Manage an online business (OLX, Facebook market, </w:t>
            </w:r>
            <w:proofErr w:type="spellStart"/>
            <w:r>
              <w:rPr>
                <w:rFonts w:ascii="Times New Roman" w:hAnsi="Times New Roman" w:cs="Times New Roman"/>
                <w:sz w:val="18"/>
                <w:szCs w:val="18"/>
              </w:rPr>
              <w:t>Bukalapak</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r w:rsidR="00A748CB" w:rsidRPr="00FB51F7" w:rsidTr="00FB4589">
        <w:tc>
          <w:tcPr>
            <w:tcW w:w="527" w:type="dxa"/>
          </w:tcPr>
          <w:p w:rsidR="00A748CB" w:rsidRPr="00FB51F7" w:rsidRDefault="00A748CB" w:rsidP="00FB51F7">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15</w:t>
            </w:r>
          </w:p>
        </w:tc>
        <w:tc>
          <w:tcPr>
            <w:tcW w:w="5220" w:type="dxa"/>
          </w:tcPr>
          <w:p w:rsidR="00A748CB" w:rsidRDefault="00A748CB" w:rsidP="008F4F1D">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an adult site</w:t>
            </w:r>
          </w:p>
          <w:p w:rsidR="00FB4589" w:rsidRPr="00FB51F7" w:rsidRDefault="00FB4589"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02"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c>
          <w:tcPr>
            <w:tcW w:w="756" w:type="dxa"/>
          </w:tcPr>
          <w:p w:rsidR="00A748CB" w:rsidRPr="00FB51F7" w:rsidRDefault="00A748CB" w:rsidP="008F4F1D">
            <w:pPr>
              <w:spacing w:before="100" w:beforeAutospacing="1" w:after="100" w:afterAutospacing="1" w:line="360" w:lineRule="auto"/>
              <w:contextualSpacing/>
              <w:jc w:val="both"/>
              <w:rPr>
                <w:rFonts w:ascii="Times New Roman" w:hAnsi="Times New Roman" w:cs="Times New Roman"/>
                <w:sz w:val="18"/>
                <w:szCs w:val="18"/>
              </w:rPr>
            </w:pPr>
          </w:p>
        </w:tc>
      </w:tr>
    </w:tbl>
    <w:p w:rsidR="00FB51F7" w:rsidRDefault="00FB51F7"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A748CB" w:rsidP="008F4F1D">
      <w:pPr>
        <w:spacing w:before="100" w:beforeAutospacing="1" w:after="100" w:afterAutospacing="1" w:line="360" w:lineRule="auto"/>
        <w:contextualSpacing/>
        <w:jc w:val="both"/>
        <w:rPr>
          <w:rFonts w:ascii="Arial" w:hAnsi="Arial" w:cs="Arial"/>
          <w:sz w:val="24"/>
          <w:szCs w:val="24"/>
        </w:rPr>
      </w:pPr>
    </w:p>
    <w:p w:rsidR="00A748CB" w:rsidRDefault="00FB4589" w:rsidP="008F4F1D">
      <w:pPr>
        <w:spacing w:before="100" w:beforeAutospacing="1" w:after="100" w:afterAutospacing="1" w:line="360" w:lineRule="auto"/>
        <w:contextualSpacing/>
        <w:jc w:val="both"/>
        <w:rPr>
          <w:rFonts w:ascii="Arial" w:hAnsi="Arial" w:cs="Arial"/>
          <w:sz w:val="24"/>
          <w:szCs w:val="24"/>
        </w:rPr>
      </w:pPr>
      <w:r>
        <w:rPr>
          <w:rFonts w:ascii="Arial" w:hAnsi="Arial" w:cs="Arial"/>
          <w:sz w:val="24"/>
          <w:szCs w:val="24"/>
        </w:rPr>
        <w:lastRenderedPageBreak/>
        <w:t xml:space="preserve">Duration of </w:t>
      </w:r>
      <w:proofErr w:type="spellStart"/>
      <w:r>
        <w:rPr>
          <w:rFonts w:ascii="Arial" w:hAnsi="Arial" w:cs="Arial"/>
          <w:sz w:val="24"/>
          <w:szCs w:val="24"/>
        </w:rPr>
        <w:t>cyberloafing</w:t>
      </w:r>
      <w:proofErr w:type="spellEnd"/>
    </w:p>
    <w:tbl>
      <w:tblPr>
        <w:tblStyle w:val="TableGrid"/>
        <w:tblW w:w="10666" w:type="dxa"/>
        <w:tblInd w:w="-601" w:type="dxa"/>
        <w:tblLook w:val="04A0" w:firstRow="1" w:lastRow="0" w:firstColumn="1" w:lastColumn="0" w:noHBand="0" w:noVBand="1"/>
      </w:tblPr>
      <w:tblGrid>
        <w:gridCol w:w="425"/>
        <w:gridCol w:w="2470"/>
        <w:gridCol w:w="740"/>
        <w:gridCol w:w="789"/>
        <w:gridCol w:w="789"/>
        <w:gridCol w:w="779"/>
        <w:gridCol w:w="779"/>
        <w:gridCol w:w="779"/>
        <w:gridCol w:w="779"/>
        <w:gridCol w:w="779"/>
        <w:gridCol w:w="779"/>
        <w:gridCol w:w="779"/>
      </w:tblGrid>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2470" w:type="dxa"/>
            <w:vAlign w:val="center"/>
          </w:tcPr>
          <w:p w:rsidR="00963D4E" w:rsidRPr="00FB51F7" w:rsidRDefault="00963D4E" w:rsidP="00963D4E">
            <w:pPr>
              <w:spacing w:before="100" w:beforeAutospacing="1" w:after="100" w:afterAutospacing="1" w:line="360" w:lineRule="auto"/>
              <w:contextualSpacing/>
              <w:jc w:val="center"/>
              <w:rPr>
                <w:rFonts w:ascii="Times New Roman" w:hAnsi="Times New Roman" w:cs="Times New Roman"/>
                <w:sz w:val="18"/>
                <w:szCs w:val="18"/>
              </w:rPr>
            </w:pPr>
            <w:r w:rsidRPr="00FB51F7">
              <w:rPr>
                <w:rFonts w:ascii="Times New Roman" w:hAnsi="Times New Roman" w:cs="Times New Roman"/>
                <w:sz w:val="18"/>
                <w:szCs w:val="18"/>
              </w:rPr>
              <w:t xml:space="preserve">Activities of </w:t>
            </w:r>
            <w:proofErr w:type="spellStart"/>
            <w:r>
              <w:rPr>
                <w:rFonts w:ascii="Times New Roman" w:hAnsi="Times New Roman" w:cs="Times New Roman"/>
                <w:sz w:val="18"/>
                <w:szCs w:val="18"/>
              </w:rPr>
              <w:t>cyberloafing</w:t>
            </w:r>
            <w:proofErr w:type="spellEnd"/>
          </w:p>
        </w:tc>
        <w:tc>
          <w:tcPr>
            <w:tcW w:w="740" w:type="dxa"/>
            <w:vAlign w:val="center"/>
          </w:tcPr>
          <w:p w:rsidR="00963D4E"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Never</w:t>
            </w:r>
          </w:p>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78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15 minutes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2</w:t>
            </w:r>
            <w:r>
              <w:rPr>
                <w:rFonts w:ascii="Times New Roman" w:hAnsi="Times New Roman" w:cs="Times New Roman"/>
                <w:sz w:val="18"/>
                <w:szCs w:val="18"/>
              </w:rPr>
              <w:t>)</w:t>
            </w:r>
          </w:p>
        </w:tc>
        <w:tc>
          <w:tcPr>
            <w:tcW w:w="78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30 minutes a day</w:t>
            </w:r>
          </w:p>
          <w:p w:rsidR="00963D4E" w:rsidRPr="00FB51F7" w:rsidRDefault="00FB4589"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r w:rsidR="00963D4E">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1 hour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4</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2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5</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3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6</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 xml:space="preserve">On average about </w:t>
            </w:r>
            <w:r w:rsidR="00963D4E">
              <w:rPr>
                <w:rFonts w:ascii="Times New Roman" w:hAnsi="Times New Roman" w:cs="Times New Roman"/>
                <w:sz w:val="18"/>
                <w:szCs w:val="18"/>
              </w:rPr>
              <w:t>4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7</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 average about 5 hours</w:t>
            </w:r>
            <w:r w:rsidR="00963D4E">
              <w:rPr>
                <w:rFonts w:ascii="Times New Roman" w:hAnsi="Times New Roman" w:cs="Times New Roman"/>
                <w:sz w:val="18"/>
                <w:szCs w:val="18"/>
              </w:rPr>
              <w:t xml:space="preserve">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8</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 average about 6 hours</w:t>
            </w:r>
            <w:r w:rsidR="00963D4E">
              <w:rPr>
                <w:rFonts w:ascii="Times New Roman" w:hAnsi="Times New Roman" w:cs="Times New Roman"/>
                <w:sz w:val="18"/>
                <w:szCs w:val="18"/>
              </w:rPr>
              <w:t xml:space="preserve">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9</w:t>
            </w:r>
            <w:r>
              <w:rPr>
                <w:rFonts w:ascii="Times New Roman" w:hAnsi="Times New Roman" w:cs="Times New Roman"/>
                <w:sz w:val="18"/>
                <w:szCs w:val="18"/>
              </w:rPr>
              <w:t>)</w:t>
            </w:r>
          </w:p>
        </w:tc>
        <w:tc>
          <w:tcPr>
            <w:tcW w:w="779" w:type="dxa"/>
            <w:vAlign w:val="center"/>
          </w:tcPr>
          <w:p w:rsidR="00963D4E" w:rsidRDefault="00FC2D52"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On average about 7</w:t>
            </w:r>
            <w:r w:rsidR="00963D4E">
              <w:rPr>
                <w:rFonts w:ascii="Times New Roman" w:hAnsi="Times New Roman" w:cs="Times New Roman"/>
                <w:sz w:val="18"/>
                <w:szCs w:val="18"/>
              </w:rPr>
              <w:t xml:space="preserve"> hours a day</w:t>
            </w:r>
          </w:p>
          <w:p w:rsidR="00963D4E" w:rsidRPr="00FB51F7" w:rsidRDefault="00963D4E" w:rsidP="00FB4589">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w:t>
            </w:r>
            <w:r w:rsidR="00FB4589">
              <w:rPr>
                <w:rFonts w:ascii="Times New Roman" w:hAnsi="Times New Roman" w:cs="Times New Roman"/>
                <w:sz w:val="18"/>
                <w:szCs w:val="18"/>
              </w:rPr>
              <w:t>10</w:t>
            </w:r>
            <w:r>
              <w:rPr>
                <w:rFonts w:ascii="Times New Roman" w:hAnsi="Times New Roman" w:cs="Times New Roman"/>
                <w:sz w:val="18"/>
                <w:szCs w:val="18"/>
              </w:rPr>
              <w:t>)</w:t>
            </w: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general news site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Liputan</w:t>
            </w:r>
            <w:proofErr w:type="spellEnd"/>
            <w:r>
              <w:rPr>
                <w:rFonts w:ascii="Times New Roman" w:hAnsi="Times New Roman" w:cs="Times New Roman"/>
                <w:sz w:val="18"/>
                <w:szCs w:val="18"/>
              </w:rPr>
              <w:t xml:space="preserve"> 6, </w:t>
            </w:r>
            <w:proofErr w:type="spellStart"/>
            <w:r>
              <w:rPr>
                <w:rFonts w:ascii="Times New Roman" w:hAnsi="Times New Roman" w:cs="Times New Roman"/>
                <w:sz w:val="18"/>
                <w:szCs w:val="18"/>
              </w:rPr>
              <w:t>Kompas</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2</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Visit sport site (</w:t>
            </w:r>
            <w:proofErr w:type="spellStart"/>
            <w:r>
              <w:rPr>
                <w:rFonts w:ascii="Times New Roman" w:hAnsi="Times New Roman" w:cs="Times New Roman"/>
                <w:sz w:val="18"/>
                <w:szCs w:val="18"/>
              </w:rPr>
              <w:t>Topskor</w:t>
            </w:r>
            <w:proofErr w:type="spellEnd"/>
            <w:r>
              <w:rPr>
                <w:rFonts w:ascii="Times New Roman" w:hAnsi="Times New Roman" w:cs="Times New Roman"/>
                <w:sz w:val="18"/>
                <w:szCs w:val="18"/>
              </w:rPr>
              <w:t xml:space="preserve">, Bola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3</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Access a social media (Facebook, Twitter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4</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discussion forums (</w:t>
            </w:r>
            <w:proofErr w:type="spellStart"/>
            <w:r>
              <w:rPr>
                <w:rFonts w:ascii="Times New Roman" w:hAnsi="Times New Roman" w:cs="Times New Roman"/>
                <w:sz w:val="18"/>
                <w:szCs w:val="18"/>
              </w:rPr>
              <w:t>Kaskus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Detik</w:t>
            </w:r>
            <w:proofErr w:type="spellEnd"/>
            <w:r>
              <w:rPr>
                <w:rFonts w:ascii="Times New Roman" w:hAnsi="Times New Roman" w:cs="Times New Roman"/>
                <w:sz w:val="18"/>
                <w:szCs w:val="18"/>
              </w:rPr>
              <w:t xml:space="preserve"> forum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5</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6</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online shopping site without intention to buy (</w:t>
            </w:r>
            <w:proofErr w:type="spellStart"/>
            <w:r>
              <w:rPr>
                <w:rFonts w:ascii="Times New Roman" w:hAnsi="Times New Roman" w:cs="Times New Roman"/>
                <w:sz w:val="18"/>
                <w:szCs w:val="18"/>
              </w:rPr>
              <w:t>Lazada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Blibli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Bhinneka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Tokopedia</w:t>
            </w:r>
            <w:proofErr w:type="spellEnd"/>
            <w:r>
              <w:rPr>
                <w:rFonts w:ascii="Times New Roman" w:hAnsi="Times New Roman" w:cs="Times New Roman"/>
                <w:sz w:val="18"/>
                <w:szCs w:val="18"/>
              </w:rPr>
              <w:t xml:space="preserv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7</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Watch online video (YouTube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8</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Check or write private e-mail</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9</w:t>
            </w:r>
          </w:p>
        </w:tc>
        <w:tc>
          <w:tcPr>
            <w:tcW w:w="2470" w:type="dxa"/>
          </w:tcPr>
          <w:p w:rsidR="00FB4589"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Search information that relates with hobbies (cooking, music, religious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10</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Play online games (Facebook games, Zuma online etc)</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11</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Chat on chatting room to kill a time (Yahoo messenger, Camfrog, </w:t>
            </w:r>
            <w:proofErr w:type="spellStart"/>
            <w:r>
              <w:rPr>
                <w:rFonts w:ascii="Times New Roman" w:hAnsi="Times New Roman" w:cs="Times New Roman"/>
                <w:sz w:val="18"/>
                <w:szCs w:val="18"/>
              </w:rPr>
              <w:t>Bigo</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12</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movie</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13</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Download a song</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14</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 xml:space="preserve">Manage an online business (OLX, Facebook market, </w:t>
            </w:r>
            <w:proofErr w:type="spellStart"/>
            <w:r>
              <w:rPr>
                <w:rFonts w:ascii="Times New Roman" w:hAnsi="Times New Roman" w:cs="Times New Roman"/>
                <w:sz w:val="18"/>
                <w:szCs w:val="18"/>
              </w:rPr>
              <w:t>Bukalapak</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etc</w:t>
            </w:r>
            <w:proofErr w:type="spellEnd"/>
            <w:r>
              <w:rPr>
                <w:rFonts w:ascii="Times New Roman" w:hAnsi="Times New Roman" w:cs="Times New Roman"/>
                <w:sz w:val="18"/>
                <w:szCs w:val="18"/>
              </w:rPr>
              <w:t>)</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r w:rsidR="00FB4589" w:rsidRPr="00FB51F7" w:rsidTr="00FB4589">
        <w:tc>
          <w:tcPr>
            <w:tcW w:w="425" w:type="dxa"/>
          </w:tcPr>
          <w:p w:rsidR="00963D4E" w:rsidRPr="00FB51F7" w:rsidRDefault="00963D4E" w:rsidP="00CA0511">
            <w:pPr>
              <w:spacing w:before="100" w:beforeAutospacing="1" w:after="100" w:afterAutospacing="1" w:line="360" w:lineRule="auto"/>
              <w:contextualSpacing/>
              <w:jc w:val="center"/>
              <w:rPr>
                <w:rFonts w:ascii="Times New Roman" w:hAnsi="Times New Roman" w:cs="Times New Roman"/>
                <w:sz w:val="18"/>
                <w:szCs w:val="18"/>
              </w:rPr>
            </w:pPr>
            <w:r>
              <w:rPr>
                <w:rFonts w:ascii="Times New Roman" w:hAnsi="Times New Roman" w:cs="Times New Roman"/>
                <w:sz w:val="18"/>
                <w:szCs w:val="18"/>
              </w:rPr>
              <w:t>15</w:t>
            </w:r>
          </w:p>
        </w:tc>
        <w:tc>
          <w:tcPr>
            <w:tcW w:w="247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r>
              <w:rPr>
                <w:rFonts w:ascii="Times New Roman" w:hAnsi="Times New Roman" w:cs="Times New Roman"/>
                <w:sz w:val="18"/>
                <w:szCs w:val="18"/>
              </w:rPr>
              <w:t>Access an adult site</w:t>
            </w:r>
          </w:p>
        </w:tc>
        <w:tc>
          <w:tcPr>
            <w:tcW w:w="740"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8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c>
          <w:tcPr>
            <w:tcW w:w="779" w:type="dxa"/>
          </w:tcPr>
          <w:p w:rsidR="00963D4E" w:rsidRPr="00FB51F7" w:rsidRDefault="00963D4E" w:rsidP="00CA0511">
            <w:pPr>
              <w:spacing w:before="100" w:beforeAutospacing="1" w:after="100" w:afterAutospacing="1" w:line="360" w:lineRule="auto"/>
              <w:contextualSpacing/>
              <w:jc w:val="both"/>
              <w:rPr>
                <w:rFonts w:ascii="Times New Roman" w:hAnsi="Times New Roman" w:cs="Times New Roman"/>
                <w:sz w:val="18"/>
                <w:szCs w:val="18"/>
              </w:rPr>
            </w:pPr>
          </w:p>
        </w:tc>
      </w:tr>
    </w:tbl>
    <w:p w:rsidR="00A748CB" w:rsidRPr="001F355F" w:rsidRDefault="00A748CB" w:rsidP="008F4F1D">
      <w:pPr>
        <w:spacing w:before="100" w:beforeAutospacing="1" w:after="100" w:afterAutospacing="1" w:line="360" w:lineRule="auto"/>
        <w:contextualSpacing/>
        <w:jc w:val="both"/>
        <w:rPr>
          <w:rFonts w:ascii="Arial" w:hAnsi="Arial" w:cs="Arial"/>
          <w:sz w:val="24"/>
          <w:szCs w:val="24"/>
        </w:rPr>
      </w:pPr>
    </w:p>
    <w:sectPr w:rsidR="00A748CB" w:rsidRPr="001F355F" w:rsidSect="00986833">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Anthony R Davidson" w:date="2018-01-23T09:05:00Z" w:initials="ARD">
    <w:p w:rsidR="00546C47" w:rsidRDefault="00546C47">
      <w:pPr>
        <w:pStyle w:val="CommentText"/>
      </w:pPr>
      <w:r>
        <w:rPr>
          <w:rStyle w:val="CommentReference"/>
        </w:rPr>
        <w:annotationRef/>
      </w:r>
      <w:r>
        <w:t>Could be a better way to say this</w:t>
      </w:r>
    </w:p>
  </w:comment>
  <w:comment w:id="11" w:author="Anthony R Davidson" w:date="2018-01-23T09:05:00Z" w:initials="ARD">
    <w:p w:rsidR="00546C47" w:rsidRDefault="00546C47">
      <w:pPr>
        <w:pStyle w:val="CommentText"/>
      </w:pPr>
      <w:r>
        <w:rPr>
          <w:rStyle w:val="CommentReference"/>
        </w:rPr>
        <w:annotationRef/>
      </w:r>
      <w:r>
        <w:t>?</w:t>
      </w:r>
    </w:p>
  </w:comment>
  <w:comment w:id="17" w:author="Anthony R Davidson" w:date="2018-01-23T09:05:00Z" w:initials="ARD">
    <w:p w:rsidR="00546C47" w:rsidRDefault="00546C47">
      <w:pPr>
        <w:pStyle w:val="CommentText"/>
      </w:pPr>
      <w:r>
        <w:rPr>
          <w:rStyle w:val="CommentReference"/>
        </w:rPr>
        <w:annotationRef/>
      </w:r>
      <w:r>
        <w:t xml:space="preserve">Reduce the </w:t>
      </w:r>
      <w:proofErr w:type="spellStart"/>
      <w:r>
        <w:t>repition</w:t>
      </w:r>
      <w:proofErr w:type="spellEnd"/>
      <w:r>
        <w:t xml:space="preserve"> of the word “more” if possible</w:t>
      </w:r>
    </w:p>
  </w:comment>
  <w:comment w:id="27" w:author="Anthony R Davidson" w:date="2018-01-23T09:05:00Z" w:initials="ARD">
    <w:p w:rsidR="00546C47" w:rsidRDefault="00546C47">
      <w:pPr>
        <w:pStyle w:val="CommentText"/>
      </w:pPr>
      <w:r>
        <w:rPr>
          <w:rStyle w:val="CommentReference"/>
        </w:rPr>
        <w:annotationRef/>
      </w:r>
      <w:r>
        <w:t>All from one reference? Sentence is hard to understand</w:t>
      </w:r>
    </w:p>
  </w:comment>
  <w:comment w:id="37" w:author="Anthony R Davidson" w:date="2018-01-23T09:05:00Z" w:initials="ARD">
    <w:p w:rsidR="00546C47" w:rsidRDefault="00546C47">
      <w:pPr>
        <w:pStyle w:val="CommentText"/>
      </w:pPr>
      <w:r>
        <w:rPr>
          <w:rStyle w:val="CommentReference"/>
        </w:rPr>
        <w:annotationRef/>
      </w:r>
      <w:r>
        <w:t>You should not reference Wikipedia. Find the correct ORGINAL reference</w:t>
      </w:r>
    </w:p>
  </w:comment>
  <w:comment w:id="38" w:author="Anthony R Davidson" w:date="2018-01-23T09:05:00Z" w:initials="ARD">
    <w:p w:rsidR="00546C47" w:rsidRDefault="00546C47">
      <w:pPr>
        <w:pStyle w:val="CommentText"/>
      </w:pPr>
      <w:r>
        <w:rPr>
          <w:rStyle w:val="CommentReference"/>
        </w:rPr>
        <w:annotationRef/>
      </w:r>
      <w:r>
        <w:t>What sort of miss use? Need better example</w:t>
      </w:r>
    </w:p>
  </w:comment>
  <w:comment w:id="40" w:author="Anthony R Davidson" w:date="2018-01-23T09:05:00Z" w:initials="ARD">
    <w:p w:rsidR="00546C47" w:rsidRDefault="00546C47">
      <w:pPr>
        <w:pStyle w:val="CommentText"/>
      </w:pPr>
      <w:r>
        <w:rPr>
          <w:rStyle w:val="CommentReference"/>
        </w:rPr>
        <w:annotationRef/>
      </w:r>
      <w:r>
        <w:t>Reference needed?</w:t>
      </w:r>
    </w:p>
  </w:comment>
  <w:comment w:id="39" w:author="Anthony R Davidson" w:date="2018-01-23T09:05:00Z" w:initials="ARD">
    <w:p w:rsidR="00546C47" w:rsidRDefault="00546C47">
      <w:pPr>
        <w:pStyle w:val="CommentText"/>
      </w:pPr>
      <w:r>
        <w:rPr>
          <w:rStyle w:val="CommentReference"/>
        </w:rPr>
        <w:annotationRef/>
      </w:r>
      <w:r>
        <w:t>How can it and reference this… Sentence is very hard to understand too</w:t>
      </w:r>
    </w:p>
  </w:comment>
  <w:comment w:id="41" w:author="Anthony R Davidson" w:date="2018-01-23T09:05:00Z" w:initials="ARD">
    <w:p w:rsidR="00546C47" w:rsidRDefault="00546C47">
      <w:pPr>
        <w:pStyle w:val="CommentText"/>
      </w:pPr>
      <w:r>
        <w:rPr>
          <w:rStyle w:val="CommentReference"/>
        </w:rPr>
        <w:annotationRef/>
      </w:r>
      <w:r>
        <w:t>What about all the other words referred to earlier??</w:t>
      </w:r>
    </w:p>
  </w:comment>
  <w:comment w:id="42" w:author="Anthony R Davidson" w:date="2018-01-23T09:05:00Z" w:initials="ARD">
    <w:p w:rsidR="00546C47" w:rsidRDefault="00546C47">
      <w:pPr>
        <w:pStyle w:val="CommentText"/>
      </w:pPr>
      <w:r>
        <w:rPr>
          <w:rStyle w:val="CommentReference"/>
        </w:rPr>
        <w:annotationRef/>
      </w:r>
      <w:r>
        <w:t>This is not my understanding of correct referencing</w:t>
      </w:r>
    </w:p>
  </w:comment>
  <w:comment w:id="43" w:author="Anthony R Davidson" w:date="2018-01-23T09:05:00Z" w:initials="ARD">
    <w:p w:rsidR="00546C47" w:rsidRDefault="00546C47">
      <w:pPr>
        <w:pStyle w:val="CommentText"/>
      </w:pPr>
      <w:r>
        <w:rPr>
          <w:rStyle w:val="CommentReference"/>
        </w:rPr>
        <w:annotationRef/>
      </w:r>
      <w:proofErr w:type="spellStart"/>
      <w:r>
        <w:t>Their</w:t>
      </w:r>
      <w:proofErr w:type="spellEnd"/>
      <w:r>
        <w:t xml:space="preserve"> never has a s</w:t>
      </w:r>
    </w:p>
  </w:comment>
  <w:comment w:id="44" w:author="Anthony R Davidson" w:date="2018-01-23T09:05:00Z" w:initials="ARD">
    <w:p w:rsidR="00546C47" w:rsidRDefault="00546C47">
      <w:pPr>
        <w:pStyle w:val="CommentText"/>
      </w:pPr>
      <w:r>
        <w:rPr>
          <w:rStyle w:val="CommentReference"/>
        </w:rPr>
        <w:annotationRef/>
      </w:r>
      <w:r>
        <w:t>Reference?</w:t>
      </w:r>
    </w:p>
  </w:comment>
  <w:comment w:id="45" w:author="Anthony R Davidson" w:date="2018-01-23T09:05:00Z" w:initials="ARD">
    <w:p w:rsidR="00546C47" w:rsidRDefault="00546C47">
      <w:pPr>
        <w:pStyle w:val="CommentText"/>
      </w:pPr>
      <w:r>
        <w:rPr>
          <w:rStyle w:val="CommentReference"/>
        </w:rPr>
        <w:annotationRef/>
      </w:r>
      <w:r>
        <w:t xml:space="preserve">Needs to be referenced correctly </w:t>
      </w:r>
    </w:p>
  </w:comment>
  <w:comment w:id="47" w:author="Anthony R Davidson" w:date="2018-01-23T09:05:00Z" w:initials="ARD">
    <w:p w:rsidR="00546C47" w:rsidRDefault="00546C47">
      <w:pPr>
        <w:pStyle w:val="CommentText"/>
      </w:pPr>
      <w:r>
        <w:rPr>
          <w:rStyle w:val="CommentReference"/>
        </w:rPr>
        <w:annotationRef/>
      </w:r>
      <w:r>
        <w:t xml:space="preserve">No. The number of possible respondents is 80. The responses are only  </w:t>
      </w:r>
    </w:p>
  </w:comment>
  <w:comment w:id="48" w:author="Anthony R Davidson" w:date="2018-01-23T09:05:00Z" w:initials="ARD">
    <w:p w:rsidR="00546C47" w:rsidRDefault="00546C47">
      <w:pPr>
        <w:pStyle w:val="CommentText"/>
      </w:pPr>
      <w:r>
        <w:rPr>
          <w:rStyle w:val="CommentReference"/>
        </w:rPr>
        <w:annotationRef/>
      </w:r>
      <w:r>
        <w:t>Is sent to…..</w:t>
      </w:r>
    </w:p>
  </w:comment>
  <w:comment w:id="61" w:author="Anthony R Davidson" w:date="2018-01-23T09:05:00Z" w:initials="ARD">
    <w:p w:rsidR="00546C47" w:rsidRDefault="00546C47">
      <w:pPr>
        <w:pStyle w:val="CommentText"/>
      </w:pPr>
      <w:r>
        <w:rPr>
          <w:rStyle w:val="CommentReference"/>
        </w:rPr>
        <w:annotationRef/>
      </w:r>
      <w:r>
        <w:t>How do you know this?</w:t>
      </w:r>
    </w:p>
  </w:comment>
  <w:comment w:id="62" w:author="Anthony R Davidson" w:date="2018-01-23T09:05:00Z" w:initials="ARD">
    <w:p w:rsidR="00546C47" w:rsidRDefault="00546C47">
      <w:pPr>
        <w:pStyle w:val="CommentText"/>
      </w:pPr>
      <w:r>
        <w:rPr>
          <w:rStyle w:val="CommentReference"/>
        </w:rPr>
        <w:annotationRef/>
      </w:r>
      <w:r>
        <w:t>Explain what this means better</w:t>
      </w:r>
    </w:p>
  </w:comment>
  <w:comment w:id="63" w:author="Anthony R Davidson" w:date="2018-01-23T09:05:00Z" w:initials="ARD">
    <w:p w:rsidR="00546C47" w:rsidRDefault="00546C47">
      <w:pPr>
        <w:pStyle w:val="CommentText"/>
      </w:pPr>
      <w:r>
        <w:rPr>
          <w:rStyle w:val="CommentReference"/>
        </w:rPr>
        <w:annotationRef/>
      </w:r>
      <w:r>
        <w:t>This will sometime be put into an appendix and just explained method here…</w:t>
      </w:r>
    </w:p>
  </w:comment>
  <w:comment w:id="64" w:author="Anthony R Davidson" w:date="2018-01-23T09:05:00Z" w:initials="ARD">
    <w:p w:rsidR="00546C47" w:rsidRDefault="00546C47">
      <w:pPr>
        <w:pStyle w:val="CommentText"/>
      </w:pPr>
      <w:r>
        <w:rPr>
          <w:rStyle w:val="CommentReference"/>
        </w:rPr>
        <w:annotationRef/>
      </w:r>
      <w:r>
        <w:t>This needs to be explained and defined better.</w:t>
      </w:r>
    </w:p>
  </w:comment>
  <w:comment w:id="68" w:author="Anthony R Davidson" w:date="2018-01-23T09:05:00Z" w:initials="ARD">
    <w:p w:rsidR="00546C47" w:rsidRDefault="00546C47">
      <w:pPr>
        <w:pStyle w:val="CommentText"/>
      </w:pPr>
      <w:r>
        <w:rPr>
          <w:rStyle w:val="CommentReference"/>
        </w:rPr>
        <w:annotationRef/>
      </w:r>
      <w:r>
        <w:t>When you know what sort of analysis you want to do you will have to explain that here</w:t>
      </w:r>
    </w:p>
  </w:comment>
  <w:comment w:id="69" w:author="Anthony R Davidson" w:date="2018-01-23T09:05:00Z" w:initials="ARD">
    <w:p w:rsidR="00546C47" w:rsidRDefault="00546C47">
      <w:pPr>
        <w:pStyle w:val="CommentText"/>
      </w:pPr>
      <w:r>
        <w:rPr>
          <w:rStyle w:val="CommentReference"/>
        </w:rPr>
        <w:annotationRef/>
      </w:r>
      <w:r>
        <w:t>Reference correctly</w:t>
      </w:r>
    </w:p>
  </w:comment>
  <w:comment w:id="75" w:author="Anthony R Davidson" w:date="2018-01-23T09:05:00Z" w:initials="ARD">
    <w:p w:rsidR="00546C47" w:rsidRDefault="00546C47">
      <w:pPr>
        <w:pStyle w:val="CommentText"/>
      </w:pPr>
      <w:r>
        <w:rPr>
          <w:rStyle w:val="CommentReference"/>
        </w:rPr>
        <w:annotationRef/>
      </w:r>
      <w:r>
        <w:t>If you do any of this you will need to expand on what these are and what you are answering with them</w:t>
      </w:r>
    </w:p>
  </w:comment>
  <w:comment w:id="96" w:author="Anthony R Davidson" w:date="2018-01-23T09:05:00Z" w:initials="ARD">
    <w:p w:rsidR="00546C47" w:rsidRDefault="00546C47">
      <w:pPr>
        <w:pStyle w:val="CommentText"/>
      </w:pPr>
      <w:r>
        <w:rPr>
          <w:rStyle w:val="CommentReference"/>
        </w:rPr>
        <w:annotationRef/>
      </w:r>
      <w:r>
        <w:t>These need to be thought about in more detail as explained previously</w:t>
      </w:r>
    </w:p>
  </w:comment>
  <w:comment w:id="97" w:author="Anthony R Davidson" w:date="2018-01-23T09:05:00Z" w:initials="ARD">
    <w:p w:rsidR="00546C47" w:rsidRDefault="00546C47">
      <w:pPr>
        <w:pStyle w:val="CommentText"/>
      </w:pPr>
      <w:r>
        <w:rPr>
          <w:rStyle w:val="CommentReference"/>
        </w:rPr>
        <w:annotationRef/>
      </w:r>
      <w:r>
        <w:t xml:space="preserve">What office? </w:t>
      </w:r>
    </w:p>
  </w:comment>
  <w:comment w:id="98" w:author="Anthony R Davidson" w:date="2018-01-23T09:05:00Z" w:initials="ARD">
    <w:p w:rsidR="00546C47" w:rsidRDefault="00546C47">
      <w:pPr>
        <w:pStyle w:val="CommentText"/>
      </w:pPr>
      <w:r>
        <w:rPr>
          <w:rStyle w:val="CommentReference"/>
        </w:rPr>
        <w:annotationRef/>
      </w:r>
      <w:r>
        <w:t>You can’t make statements like this from only one office and only sending out 80 surveys as I imagine that there are millions of people working in the world….</w:t>
      </w:r>
    </w:p>
  </w:comment>
  <w:comment w:id="100" w:author="Anthony R Davidson" w:date="2018-01-23T09:05:00Z" w:initials="ARD">
    <w:p w:rsidR="00546C47" w:rsidRDefault="00546C47">
      <w:pPr>
        <w:pStyle w:val="CommentText"/>
      </w:pPr>
      <w:r>
        <w:rPr>
          <w:rStyle w:val="CommentReference"/>
        </w:rPr>
        <w:annotationRef/>
      </w:r>
      <w:r>
        <w:t>Are these made up numbers currently??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D5FF0"/>
    <w:multiLevelType w:val="multilevel"/>
    <w:tmpl w:val="47DADFA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72672C5E"/>
    <w:multiLevelType w:val="hybridMultilevel"/>
    <w:tmpl w:val="81564D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QwN7K0NDcGAkNTIyUdpeDU4uLM/DyQAqNaAPSj8pwsAAAA"/>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s5addrv1wvrr3esxt3xvw93e0rarevzadzp&quot;&gt;My EndNote Library&lt;record-ids&gt;&lt;item&gt;165&lt;/item&gt;&lt;item&gt;166&lt;/item&gt;&lt;item&gt;167&lt;/item&gt;&lt;item&gt;168&lt;/item&gt;&lt;item&gt;169&lt;/item&gt;&lt;item&gt;170&lt;/item&gt;&lt;item&gt;172&lt;/item&gt;&lt;item&gt;173&lt;/item&gt;&lt;item&gt;174&lt;/item&gt;&lt;/record-ids&gt;&lt;/item&gt;&lt;/Libraries&gt;"/>
  </w:docVars>
  <w:rsids>
    <w:rsidRoot w:val="008F4F1D"/>
    <w:rsid w:val="00020030"/>
    <w:rsid w:val="00044899"/>
    <w:rsid w:val="00053552"/>
    <w:rsid w:val="00083D9F"/>
    <w:rsid w:val="000B02ED"/>
    <w:rsid w:val="000E5C91"/>
    <w:rsid w:val="000F0C1D"/>
    <w:rsid w:val="00116673"/>
    <w:rsid w:val="00117721"/>
    <w:rsid w:val="001244CD"/>
    <w:rsid w:val="00124E9F"/>
    <w:rsid w:val="00132B97"/>
    <w:rsid w:val="00163E1A"/>
    <w:rsid w:val="00173A81"/>
    <w:rsid w:val="0019179F"/>
    <w:rsid w:val="001924C6"/>
    <w:rsid w:val="001A60F6"/>
    <w:rsid w:val="001B1D2D"/>
    <w:rsid w:val="001F355F"/>
    <w:rsid w:val="00215962"/>
    <w:rsid w:val="0026345B"/>
    <w:rsid w:val="00265DE7"/>
    <w:rsid w:val="00277B40"/>
    <w:rsid w:val="002827FD"/>
    <w:rsid w:val="0035594E"/>
    <w:rsid w:val="00366994"/>
    <w:rsid w:val="00395CEA"/>
    <w:rsid w:val="003E26E2"/>
    <w:rsid w:val="00400533"/>
    <w:rsid w:val="004323CE"/>
    <w:rsid w:val="00432DBB"/>
    <w:rsid w:val="0044340C"/>
    <w:rsid w:val="00480FB7"/>
    <w:rsid w:val="00490D5C"/>
    <w:rsid w:val="004D0889"/>
    <w:rsid w:val="004D3608"/>
    <w:rsid w:val="0050467F"/>
    <w:rsid w:val="005048F0"/>
    <w:rsid w:val="005063E0"/>
    <w:rsid w:val="00515D55"/>
    <w:rsid w:val="00546C47"/>
    <w:rsid w:val="005549B9"/>
    <w:rsid w:val="00585FC7"/>
    <w:rsid w:val="005949C5"/>
    <w:rsid w:val="00595F6A"/>
    <w:rsid w:val="005A17AB"/>
    <w:rsid w:val="005A5144"/>
    <w:rsid w:val="005C5AD8"/>
    <w:rsid w:val="005E413C"/>
    <w:rsid w:val="00625E2F"/>
    <w:rsid w:val="0063481C"/>
    <w:rsid w:val="00636F2D"/>
    <w:rsid w:val="0064552F"/>
    <w:rsid w:val="006817D1"/>
    <w:rsid w:val="00691B2F"/>
    <w:rsid w:val="006A1761"/>
    <w:rsid w:val="006D4774"/>
    <w:rsid w:val="006F2B90"/>
    <w:rsid w:val="007267FD"/>
    <w:rsid w:val="00726EA8"/>
    <w:rsid w:val="00796E96"/>
    <w:rsid w:val="007E41D7"/>
    <w:rsid w:val="00822DEC"/>
    <w:rsid w:val="00823F54"/>
    <w:rsid w:val="008477B6"/>
    <w:rsid w:val="00851D79"/>
    <w:rsid w:val="0086489D"/>
    <w:rsid w:val="00870001"/>
    <w:rsid w:val="008B0A81"/>
    <w:rsid w:val="008C5BFA"/>
    <w:rsid w:val="008E09DF"/>
    <w:rsid w:val="008E4345"/>
    <w:rsid w:val="008E6F5F"/>
    <w:rsid w:val="008F4F1D"/>
    <w:rsid w:val="009010A1"/>
    <w:rsid w:val="00922787"/>
    <w:rsid w:val="00963D4E"/>
    <w:rsid w:val="00983EF7"/>
    <w:rsid w:val="00986833"/>
    <w:rsid w:val="00987456"/>
    <w:rsid w:val="00A141D5"/>
    <w:rsid w:val="00A221B0"/>
    <w:rsid w:val="00A2240B"/>
    <w:rsid w:val="00A307BD"/>
    <w:rsid w:val="00A52863"/>
    <w:rsid w:val="00A748CB"/>
    <w:rsid w:val="00AA2514"/>
    <w:rsid w:val="00AB6A99"/>
    <w:rsid w:val="00AD4AF0"/>
    <w:rsid w:val="00AD7658"/>
    <w:rsid w:val="00AE79F5"/>
    <w:rsid w:val="00B00054"/>
    <w:rsid w:val="00B07C54"/>
    <w:rsid w:val="00B125E4"/>
    <w:rsid w:val="00B37D4B"/>
    <w:rsid w:val="00B502A3"/>
    <w:rsid w:val="00B62DAA"/>
    <w:rsid w:val="00B70C33"/>
    <w:rsid w:val="00B933C8"/>
    <w:rsid w:val="00BA3758"/>
    <w:rsid w:val="00BB4201"/>
    <w:rsid w:val="00BB45AE"/>
    <w:rsid w:val="00BB672C"/>
    <w:rsid w:val="00BC0CC7"/>
    <w:rsid w:val="00BC116D"/>
    <w:rsid w:val="00BC2FDF"/>
    <w:rsid w:val="00BE428B"/>
    <w:rsid w:val="00C12D30"/>
    <w:rsid w:val="00C13E74"/>
    <w:rsid w:val="00C2639C"/>
    <w:rsid w:val="00C46A8C"/>
    <w:rsid w:val="00C6124C"/>
    <w:rsid w:val="00C70AAF"/>
    <w:rsid w:val="00C84053"/>
    <w:rsid w:val="00C9746C"/>
    <w:rsid w:val="00CA558C"/>
    <w:rsid w:val="00CB0639"/>
    <w:rsid w:val="00CB0D3A"/>
    <w:rsid w:val="00CB3A7E"/>
    <w:rsid w:val="00CC7FD5"/>
    <w:rsid w:val="00CD3755"/>
    <w:rsid w:val="00CF6CFC"/>
    <w:rsid w:val="00D245BD"/>
    <w:rsid w:val="00D44626"/>
    <w:rsid w:val="00D62EE0"/>
    <w:rsid w:val="00D8278A"/>
    <w:rsid w:val="00D93216"/>
    <w:rsid w:val="00DC054D"/>
    <w:rsid w:val="00DD196B"/>
    <w:rsid w:val="00DD4C4F"/>
    <w:rsid w:val="00DF73E3"/>
    <w:rsid w:val="00E032DF"/>
    <w:rsid w:val="00E32742"/>
    <w:rsid w:val="00E51FB8"/>
    <w:rsid w:val="00EA04A7"/>
    <w:rsid w:val="00EA727B"/>
    <w:rsid w:val="00EB10E6"/>
    <w:rsid w:val="00EB10FE"/>
    <w:rsid w:val="00EB286E"/>
    <w:rsid w:val="00EC6A2A"/>
    <w:rsid w:val="00EE1B38"/>
    <w:rsid w:val="00EF2AD4"/>
    <w:rsid w:val="00EF737E"/>
    <w:rsid w:val="00F07D91"/>
    <w:rsid w:val="00F42936"/>
    <w:rsid w:val="00F444D7"/>
    <w:rsid w:val="00F55AF2"/>
    <w:rsid w:val="00F60169"/>
    <w:rsid w:val="00F85CE7"/>
    <w:rsid w:val="00F878A3"/>
    <w:rsid w:val="00F90227"/>
    <w:rsid w:val="00F939E4"/>
    <w:rsid w:val="00FA436A"/>
    <w:rsid w:val="00FB1482"/>
    <w:rsid w:val="00FB4589"/>
    <w:rsid w:val="00FB51F7"/>
    <w:rsid w:val="00FC2D52"/>
    <w:rsid w:val="00FF56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NZ" w:eastAsia="en-N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0FB7"/>
    <w:pPr>
      <w:keepNext/>
      <w:keepLines/>
      <w:spacing w:before="240" w:after="0" w:line="259" w:lineRule="auto"/>
      <w:jc w:val="both"/>
      <w:outlineLvl w:val="0"/>
    </w:pPr>
    <w:rPr>
      <w:rFonts w:ascii="Cambria" w:eastAsiaTheme="majorEastAsia" w:hAnsi="Cambria" w:cstheme="majorBidi"/>
      <w:color w:val="0070C0"/>
      <w:sz w:val="32"/>
      <w:szCs w:val="32"/>
    </w:rPr>
  </w:style>
  <w:style w:type="paragraph" w:styleId="Heading2">
    <w:name w:val="heading 2"/>
    <w:basedOn w:val="Normal"/>
    <w:next w:val="Normal"/>
    <w:link w:val="Heading2Char"/>
    <w:uiPriority w:val="9"/>
    <w:unhideWhenUsed/>
    <w:qFormat/>
    <w:rsid w:val="00480FB7"/>
    <w:pPr>
      <w:keepNext/>
      <w:keepLines/>
      <w:spacing w:before="40" w:after="0" w:line="259" w:lineRule="auto"/>
      <w:jc w:val="both"/>
      <w:outlineLvl w:val="1"/>
    </w:pPr>
    <w:rPr>
      <w:rFonts w:ascii="Cambria" w:eastAsiaTheme="majorEastAsia" w:hAnsi="Cambr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80FB7"/>
    <w:pPr>
      <w:keepNext/>
      <w:keepLines/>
      <w:spacing w:before="40" w:after="0" w:line="259" w:lineRule="auto"/>
      <w:jc w:val="both"/>
      <w:outlineLvl w:val="2"/>
    </w:pPr>
    <w:rPr>
      <w:rFonts w:ascii="Cambria" w:eastAsiaTheme="majorEastAsia" w:hAnsi="Cambria"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432DBB"/>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432DBB"/>
    <w:rPr>
      <w:rFonts w:ascii="Calibri" w:hAnsi="Calibri"/>
      <w:noProof/>
      <w:lang w:val="en-US"/>
    </w:rPr>
  </w:style>
  <w:style w:type="paragraph" w:customStyle="1" w:styleId="EndNoteBibliography">
    <w:name w:val="EndNote Bibliography"/>
    <w:basedOn w:val="Normal"/>
    <w:link w:val="EndNoteBibliographyChar"/>
    <w:rsid w:val="00432DBB"/>
    <w:pPr>
      <w:spacing w:line="240" w:lineRule="auto"/>
      <w:jc w:val="both"/>
    </w:pPr>
    <w:rPr>
      <w:rFonts w:ascii="Calibri" w:hAnsi="Calibri"/>
      <w:noProof/>
      <w:lang w:val="en-US"/>
    </w:rPr>
  </w:style>
  <w:style w:type="character" w:customStyle="1" w:styleId="EndNoteBibliographyChar">
    <w:name w:val="EndNote Bibliography Char"/>
    <w:basedOn w:val="DefaultParagraphFont"/>
    <w:link w:val="EndNoteBibliography"/>
    <w:rsid w:val="00432DBB"/>
    <w:rPr>
      <w:rFonts w:ascii="Calibri" w:hAnsi="Calibri"/>
      <w:noProof/>
      <w:lang w:val="en-US"/>
    </w:rPr>
  </w:style>
  <w:style w:type="character" w:styleId="Hyperlink">
    <w:name w:val="Hyperlink"/>
    <w:basedOn w:val="DefaultParagraphFont"/>
    <w:uiPriority w:val="99"/>
    <w:unhideWhenUsed/>
    <w:rsid w:val="0086489D"/>
    <w:rPr>
      <w:color w:val="0000FF" w:themeColor="hyperlink"/>
      <w:u w:val="single"/>
    </w:rPr>
  </w:style>
  <w:style w:type="character" w:customStyle="1" w:styleId="Heading1Char">
    <w:name w:val="Heading 1 Char"/>
    <w:basedOn w:val="DefaultParagraphFont"/>
    <w:link w:val="Heading1"/>
    <w:uiPriority w:val="9"/>
    <w:rsid w:val="00480FB7"/>
    <w:rPr>
      <w:rFonts w:ascii="Cambria" w:eastAsiaTheme="majorEastAsia" w:hAnsi="Cambria" w:cstheme="majorBidi"/>
      <w:color w:val="0070C0"/>
      <w:sz w:val="32"/>
      <w:szCs w:val="32"/>
    </w:rPr>
  </w:style>
  <w:style w:type="character" w:customStyle="1" w:styleId="Heading2Char">
    <w:name w:val="Heading 2 Char"/>
    <w:basedOn w:val="DefaultParagraphFont"/>
    <w:link w:val="Heading2"/>
    <w:uiPriority w:val="9"/>
    <w:rsid w:val="00480FB7"/>
    <w:rPr>
      <w:rFonts w:ascii="Cambria" w:eastAsiaTheme="majorEastAsia" w:hAnsi="Cambria" w:cstheme="majorBidi"/>
      <w:color w:val="365F91" w:themeColor="accent1" w:themeShade="BF"/>
      <w:sz w:val="26"/>
      <w:szCs w:val="26"/>
    </w:rPr>
  </w:style>
  <w:style w:type="character" w:customStyle="1" w:styleId="Heading3Char">
    <w:name w:val="Heading 3 Char"/>
    <w:basedOn w:val="DefaultParagraphFont"/>
    <w:link w:val="Heading3"/>
    <w:uiPriority w:val="9"/>
    <w:rsid w:val="00480FB7"/>
    <w:rPr>
      <w:rFonts w:ascii="Cambria" w:eastAsiaTheme="majorEastAsia" w:hAnsi="Cambria" w:cstheme="majorBidi"/>
      <w:color w:val="243F60" w:themeColor="accent1" w:themeShade="7F"/>
      <w:sz w:val="24"/>
      <w:szCs w:val="24"/>
    </w:rPr>
  </w:style>
  <w:style w:type="table" w:styleId="TableGrid">
    <w:name w:val="Table Grid"/>
    <w:basedOn w:val="TableNormal"/>
    <w:uiPriority w:val="59"/>
    <w:rsid w:val="00585FC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132B9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549B9"/>
    <w:pPr>
      <w:ind w:left="720"/>
      <w:contextualSpacing/>
    </w:pPr>
  </w:style>
  <w:style w:type="paragraph" w:styleId="HTMLPreformatted">
    <w:name w:val="HTML Preformatted"/>
    <w:basedOn w:val="Normal"/>
    <w:link w:val="HTMLPreformattedChar"/>
    <w:uiPriority w:val="99"/>
    <w:semiHidden/>
    <w:unhideWhenUsed/>
    <w:rsid w:val="00AE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AE79F5"/>
    <w:rPr>
      <w:rFonts w:ascii="Courier New" w:eastAsia="Times New Roman" w:hAnsi="Courier New" w:cs="Courier New"/>
      <w:sz w:val="20"/>
      <w:szCs w:val="20"/>
      <w:lang w:eastAsia="en-AU"/>
    </w:rPr>
  </w:style>
  <w:style w:type="character" w:styleId="PlaceholderText">
    <w:name w:val="Placeholder Text"/>
    <w:basedOn w:val="DefaultParagraphFont"/>
    <w:uiPriority w:val="99"/>
    <w:semiHidden/>
    <w:rsid w:val="007267FD"/>
    <w:rPr>
      <w:color w:val="808080"/>
    </w:rPr>
  </w:style>
  <w:style w:type="paragraph" w:styleId="BalloonText">
    <w:name w:val="Balloon Text"/>
    <w:basedOn w:val="Normal"/>
    <w:link w:val="BalloonTextChar"/>
    <w:uiPriority w:val="99"/>
    <w:semiHidden/>
    <w:unhideWhenUsed/>
    <w:rsid w:val="007267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7FD"/>
    <w:rPr>
      <w:rFonts w:ascii="Tahoma" w:hAnsi="Tahoma" w:cs="Tahoma"/>
      <w:sz w:val="16"/>
      <w:szCs w:val="16"/>
    </w:rPr>
  </w:style>
  <w:style w:type="character" w:customStyle="1" w:styleId="current-selection">
    <w:name w:val="current-selection"/>
    <w:basedOn w:val="DefaultParagraphFont"/>
    <w:rsid w:val="00173A81"/>
  </w:style>
  <w:style w:type="character" w:customStyle="1" w:styleId="a">
    <w:name w:val="_"/>
    <w:basedOn w:val="DefaultParagraphFont"/>
    <w:rsid w:val="00173A81"/>
  </w:style>
  <w:style w:type="character" w:styleId="CommentReference">
    <w:name w:val="annotation reference"/>
    <w:basedOn w:val="DefaultParagraphFont"/>
    <w:uiPriority w:val="99"/>
    <w:semiHidden/>
    <w:unhideWhenUsed/>
    <w:rsid w:val="00546C47"/>
    <w:rPr>
      <w:sz w:val="16"/>
      <w:szCs w:val="16"/>
    </w:rPr>
  </w:style>
  <w:style w:type="paragraph" w:styleId="CommentText">
    <w:name w:val="annotation text"/>
    <w:basedOn w:val="Normal"/>
    <w:link w:val="CommentTextChar"/>
    <w:uiPriority w:val="99"/>
    <w:semiHidden/>
    <w:unhideWhenUsed/>
    <w:rsid w:val="00546C47"/>
    <w:pPr>
      <w:spacing w:line="240" w:lineRule="auto"/>
    </w:pPr>
    <w:rPr>
      <w:sz w:val="20"/>
      <w:szCs w:val="20"/>
    </w:rPr>
  </w:style>
  <w:style w:type="character" w:customStyle="1" w:styleId="CommentTextChar">
    <w:name w:val="Comment Text Char"/>
    <w:basedOn w:val="DefaultParagraphFont"/>
    <w:link w:val="CommentText"/>
    <w:uiPriority w:val="99"/>
    <w:semiHidden/>
    <w:rsid w:val="00546C47"/>
    <w:rPr>
      <w:sz w:val="20"/>
      <w:szCs w:val="20"/>
    </w:rPr>
  </w:style>
  <w:style w:type="paragraph" w:styleId="CommentSubject">
    <w:name w:val="annotation subject"/>
    <w:basedOn w:val="CommentText"/>
    <w:next w:val="CommentText"/>
    <w:link w:val="CommentSubjectChar"/>
    <w:uiPriority w:val="99"/>
    <w:semiHidden/>
    <w:unhideWhenUsed/>
    <w:rsid w:val="00546C47"/>
    <w:rPr>
      <w:b/>
      <w:bCs/>
    </w:rPr>
  </w:style>
  <w:style w:type="character" w:customStyle="1" w:styleId="CommentSubjectChar">
    <w:name w:val="Comment Subject Char"/>
    <w:basedOn w:val="CommentTextChar"/>
    <w:link w:val="CommentSubject"/>
    <w:uiPriority w:val="99"/>
    <w:semiHidden/>
    <w:rsid w:val="00546C4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NZ" w:eastAsia="en-N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0FB7"/>
    <w:pPr>
      <w:keepNext/>
      <w:keepLines/>
      <w:spacing w:before="240" w:after="0" w:line="259" w:lineRule="auto"/>
      <w:jc w:val="both"/>
      <w:outlineLvl w:val="0"/>
    </w:pPr>
    <w:rPr>
      <w:rFonts w:ascii="Cambria" w:eastAsiaTheme="majorEastAsia" w:hAnsi="Cambria" w:cstheme="majorBidi"/>
      <w:color w:val="0070C0"/>
      <w:sz w:val="32"/>
      <w:szCs w:val="32"/>
    </w:rPr>
  </w:style>
  <w:style w:type="paragraph" w:styleId="Heading2">
    <w:name w:val="heading 2"/>
    <w:basedOn w:val="Normal"/>
    <w:next w:val="Normal"/>
    <w:link w:val="Heading2Char"/>
    <w:uiPriority w:val="9"/>
    <w:unhideWhenUsed/>
    <w:qFormat/>
    <w:rsid w:val="00480FB7"/>
    <w:pPr>
      <w:keepNext/>
      <w:keepLines/>
      <w:spacing w:before="40" w:after="0" w:line="259" w:lineRule="auto"/>
      <w:jc w:val="both"/>
      <w:outlineLvl w:val="1"/>
    </w:pPr>
    <w:rPr>
      <w:rFonts w:ascii="Cambria" w:eastAsiaTheme="majorEastAsia" w:hAnsi="Cambr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80FB7"/>
    <w:pPr>
      <w:keepNext/>
      <w:keepLines/>
      <w:spacing w:before="40" w:after="0" w:line="259" w:lineRule="auto"/>
      <w:jc w:val="both"/>
      <w:outlineLvl w:val="2"/>
    </w:pPr>
    <w:rPr>
      <w:rFonts w:ascii="Cambria" w:eastAsiaTheme="majorEastAsia" w:hAnsi="Cambria"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432DBB"/>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432DBB"/>
    <w:rPr>
      <w:rFonts w:ascii="Calibri" w:hAnsi="Calibri"/>
      <w:noProof/>
      <w:lang w:val="en-US"/>
    </w:rPr>
  </w:style>
  <w:style w:type="paragraph" w:customStyle="1" w:styleId="EndNoteBibliography">
    <w:name w:val="EndNote Bibliography"/>
    <w:basedOn w:val="Normal"/>
    <w:link w:val="EndNoteBibliographyChar"/>
    <w:rsid w:val="00432DBB"/>
    <w:pPr>
      <w:spacing w:line="240" w:lineRule="auto"/>
      <w:jc w:val="both"/>
    </w:pPr>
    <w:rPr>
      <w:rFonts w:ascii="Calibri" w:hAnsi="Calibri"/>
      <w:noProof/>
      <w:lang w:val="en-US"/>
    </w:rPr>
  </w:style>
  <w:style w:type="character" w:customStyle="1" w:styleId="EndNoteBibliographyChar">
    <w:name w:val="EndNote Bibliography Char"/>
    <w:basedOn w:val="DefaultParagraphFont"/>
    <w:link w:val="EndNoteBibliography"/>
    <w:rsid w:val="00432DBB"/>
    <w:rPr>
      <w:rFonts w:ascii="Calibri" w:hAnsi="Calibri"/>
      <w:noProof/>
      <w:lang w:val="en-US"/>
    </w:rPr>
  </w:style>
  <w:style w:type="character" w:styleId="Hyperlink">
    <w:name w:val="Hyperlink"/>
    <w:basedOn w:val="DefaultParagraphFont"/>
    <w:uiPriority w:val="99"/>
    <w:unhideWhenUsed/>
    <w:rsid w:val="0086489D"/>
    <w:rPr>
      <w:color w:val="0000FF" w:themeColor="hyperlink"/>
      <w:u w:val="single"/>
    </w:rPr>
  </w:style>
  <w:style w:type="character" w:customStyle="1" w:styleId="Heading1Char">
    <w:name w:val="Heading 1 Char"/>
    <w:basedOn w:val="DefaultParagraphFont"/>
    <w:link w:val="Heading1"/>
    <w:uiPriority w:val="9"/>
    <w:rsid w:val="00480FB7"/>
    <w:rPr>
      <w:rFonts w:ascii="Cambria" w:eastAsiaTheme="majorEastAsia" w:hAnsi="Cambria" w:cstheme="majorBidi"/>
      <w:color w:val="0070C0"/>
      <w:sz w:val="32"/>
      <w:szCs w:val="32"/>
    </w:rPr>
  </w:style>
  <w:style w:type="character" w:customStyle="1" w:styleId="Heading2Char">
    <w:name w:val="Heading 2 Char"/>
    <w:basedOn w:val="DefaultParagraphFont"/>
    <w:link w:val="Heading2"/>
    <w:uiPriority w:val="9"/>
    <w:rsid w:val="00480FB7"/>
    <w:rPr>
      <w:rFonts w:ascii="Cambria" w:eastAsiaTheme="majorEastAsia" w:hAnsi="Cambria" w:cstheme="majorBidi"/>
      <w:color w:val="365F91" w:themeColor="accent1" w:themeShade="BF"/>
      <w:sz w:val="26"/>
      <w:szCs w:val="26"/>
    </w:rPr>
  </w:style>
  <w:style w:type="character" w:customStyle="1" w:styleId="Heading3Char">
    <w:name w:val="Heading 3 Char"/>
    <w:basedOn w:val="DefaultParagraphFont"/>
    <w:link w:val="Heading3"/>
    <w:uiPriority w:val="9"/>
    <w:rsid w:val="00480FB7"/>
    <w:rPr>
      <w:rFonts w:ascii="Cambria" w:eastAsiaTheme="majorEastAsia" w:hAnsi="Cambria" w:cstheme="majorBidi"/>
      <w:color w:val="243F60" w:themeColor="accent1" w:themeShade="7F"/>
      <w:sz w:val="24"/>
      <w:szCs w:val="24"/>
    </w:rPr>
  </w:style>
  <w:style w:type="table" w:styleId="TableGrid">
    <w:name w:val="Table Grid"/>
    <w:basedOn w:val="TableNormal"/>
    <w:uiPriority w:val="59"/>
    <w:rsid w:val="00585FC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132B9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549B9"/>
    <w:pPr>
      <w:ind w:left="720"/>
      <w:contextualSpacing/>
    </w:pPr>
  </w:style>
  <w:style w:type="paragraph" w:styleId="HTMLPreformatted">
    <w:name w:val="HTML Preformatted"/>
    <w:basedOn w:val="Normal"/>
    <w:link w:val="HTMLPreformattedChar"/>
    <w:uiPriority w:val="99"/>
    <w:semiHidden/>
    <w:unhideWhenUsed/>
    <w:rsid w:val="00AE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AE79F5"/>
    <w:rPr>
      <w:rFonts w:ascii="Courier New" w:eastAsia="Times New Roman" w:hAnsi="Courier New" w:cs="Courier New"/>
      <w:sz w:val="20"/>
      <w:szCs w:val="20"/>
      <w:lang w:eastAsia="en-AU"/>
    </w:rPr>
  </w:style>
  <w:style w:type="character" w:styleId="PlaceholderText">
    <w:name w:val="Placeholder Text"/>
    <w:basedOn w:val="DefaultParagraphFont"/>
    <w:uiPriority w:val="99"/>
    <w:semiHidden/>
    <w:rsid w:val="007267FD"/>
    <w:rPr>
      <w:color w:val="808080"/>
    </w:rPr>
  </w:style>
  <w:style w:type="paragraph" w:styleId="BalloonText">
    <w:name w:val="Balloon Text"/>
    <w:basedOn w:val="Normal"/>
    <w:link w:val="BalloonTextChar"/>
    <w:uiPriority w:val="99"/>
    <w:semiHidden/>
    <w:unhideWhenUsed/>
    <w:rsid w:val="007267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7FD"/>
    <w:rPr>
      <w:rFonts w:ascii="Tahoma" w:hAnsi="Tahoma" w:cs="Tahoma"/>
      <w:sz w:val="16"/>
      <w:szCs w:val="16"/>
    </w:rPr>
  </w:style>
  <w:style w:type="character" w:customStyle="1" w:styleId="current-selection">
    <w:name w:val="current-selection"/>
    <w:basedOn w:val="DefaultParagraphFont"/>
    <w:rsid w:val="00173A81"/>
  </w:style>
  <w:style w:type="character" w:customStyle="1" w:styleId="a">
    <w:name w:val="_"/>
    <w:basedOn w:val="DefaultParagraphFont"/>
    <w:rsid w:val="00173A81"/>
  </w:style>
  <w:style w:type="character" w:styleId="CommentReference">
    <w:name w:val="annotation reference"/>
    <w:basedOn w:val="DefaultParagraphFont"/>
    <w:uiPriority w:val="99"/>
    <w:semiHidden/>
    <w:unhideWhenUsed/>
    <w:rsid w:val="00546C47"/>
    <w:rPr>
      <w:sz w:val="16"/>
      <w:szCs w:val="16"/>
    </w:rPr>
  </w:style>
  <w:style w:type="paragraph" w:styleId="CommentText">
    <w:name w:val="annotation text"/>
    <w:basedOn w:val="Normal"/>
    <w:link w:val="CommentTextChar"/>
    <w:uiPriority w:val="99"/>
    <w:semiHidden/>
    <w:unhideWhenUsed/>
    <w:rsid w:val="00546C47"/>
    <w:pPr>
      <w:spacing w:line="240" w:lineRule="auto"/>
    </w:pPr>
    <w:rPr>
      <w:sz w:val="20"/>
      <w:szCs w:val="20"/>
    </w:rPr>
  </w:style>
  <w:style w:type="character" w:customStyle="1" w:styleId="CommentTextChar">
    <w:name w:val="Comment Text Char"/>
    <w:basedOn w:val="DefaultParagraphFont"/>
    <w:link w:val="CommentText"/>
    <w:uiPriority w:val="99"/>
    <w:semiHidden/>
    <w:rsid w:val="00546C47"/>
    <w:rPr>
      <w:sz w:val="20"/>
      <w:szCs w:val="20"/>
    </w:rPr>
  </w:style>
  <w:style w:type="paragraph" w:styleId="CommentSubject">
    <w:name w:val="annotation subject"/>
    <w:basedOn w:val="CommentText"/>
    <w:next w:val="CommentText"/>
    <w:link w:val="CommentSubjectChar"/>
    <w:uiPriority w:val="99"/>
    <w:semiHidden/>
    <w:unhideWhenUsed/>
    <w:rsid w:val="00546C47"/>
    <w:rPr>
      <w:b/>
      <w:bCs/>
    </w:rPr>
  </w:style>
  <w:style w:type="character" w:customStyle="1" w:styleId="CommentSubjectChar">
    <w:name w:val="Comment Subject Char"/>
    <w:basedOn w:val="CommentTextChar"/>
    <w:link w:val="CommentSubject"/>
    <w:uiPriority w:val="99"/>
    <w:semiHidden/>
    <w:rsid w:val="00546C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599204">
      <w:bodyDiv w:val="1"/>
      <w:marLeft w:val="0"/>
      <w:marRight w:val="0"/>
      <w:marTop w:val="0"/>
      <w:marBottom w:val="0"/>
      <w:divBdr>
        <w:top w:val="none" w:sz="0" w:space="0" w:color="auto"/>
        <w:left w:val="none" w:sz="0" w:space="0" w:color="auto"/>
        <w:bottom w:val="none" w:sz="0" w:space="0" w:color="auto"/>
        <w:right w:val="none" w:sz="0" w:space="0" w:color="auto"/>
      </w:divBdr>
      <w:divsChild>
        <w:div w:id="476726258">
          <w:marLeft w:val="0"/>
          <w:marRight w:val="0"/>
          <w:marTop w:val="0"/>
          <w:marBottom w:val="0"/>
          <w:divBdr>
            <w:top w:val="none" w:sz="0" w:space="0" w:color="auto"/>
            <w:left w:val="none" w:sz="0" w:space="0" w:color="auto"/>
            <w:bottom w:val="none" w:sz="0" w:space="0" w:color="auto"/>
            <w:right w:val="none" w:sz="0" w:space="0" w:color="auto"/>
          </w:divBdr>
        </w:div>
        <w:div w:id="678040554">
          <w:marLeft w:val="0"/>
          <w:marRight w:val="0"/>
          <w:marTop w:val="0"/>
          <w:marBottom w:val="0"/>
          <w:divBdr>
            <w:top w:val="none" w:sz="0" w:space="0" w:color="auto"/>
            <w:left w:val="none" w:sz="0" w:space="0" w:color="auto"/>
            <w:bottom w:val="none" w:sz="0" w:space="0" w:color="auto"/>
            <w:right w:val="none" w:sz="0" w:space="0" w:color="auto"/>
          </w:divBdr>
        </w:div>
        <w:div w:id="2029409204">
          <w:marLeft w:val="0"/>
          <w:marRight w:val="0"/>
          <w:marTop w:val="0"/>
          <w:marBottom w:val="0"/>
          <w:divBdr>
            <w:top w:val="none" w:sz="0" w:space="0" w:color="auto"/>
            <w:left w:val="none" w:sz="0" w:space="0" w:color="auto"/>
            <w:bottom w:val="none" w:sz="0" w:space="0" w:color="auto"/>
            <w:right w:val="none" w:sz="0" w:space="0" w:color="auto"/>
          </w:divBdr>
        </w:div>
        <w:div w:id="1373920371">
          <w:marLeft w:val="0"/>
          <w:marRight w:val="0"/>
          <w:marTop w:val="0"/>
          <w:marBottom w:val="0"/>
          <w:divBdr>
            <w:top w:val="none" w:sz="0" w:space="0" w:color="auto"/>
            <w:left w:val="none" w:sz="0" w:space="0" w:color="auto"/>
            <w:bottom w:val="none" w:sz="0" w:space="0" w:color="auto"/>
            <w:right w:val="none" w:sz="0" w:space="0" w:color="auto"/>
          </w:divBdr>
        </w:div>
        <w:div w:id="1569997175">
          <w:marLeft w:val="0"/>
          <w:marRight w:val="0"/>
          <w:marTop w:val="0"/>
          <w:marBottom w:val="0"/>
          <w:divBdr>
            <w:top w:val="none" w:sz="0" w:space="0" w:color="auto"/>
            <w:left w:val="none" w:sz="0" w:space="0" w:color="auto"/>
            <w:bottom w:val="none" w:sz="0" w:space="0" w:color="auto"/>
            <w:right w:val="none" w:sz="0" w:space="0" w:color="auto"/>
          </w:divBdr>
        </w:div>
        <w:div w:id="128328975">
          <w:marLeft w:val="0"/>
          <w:marRight w:val="0"/>
          <w:marTop w:val="0"/>
          <w:marBottom w:val="0"/>
          <w:divBdr>
            <w:top w:val="none" w:sz="0" w:space="0" w:color="auto"/>
            <w:left w:val="none" w:sz="0" w:space="0" w:color="auto"/>
            <w:bottom w:val="none" w:sz="0" w:space="0" w:color="auto"/>
            <w:right w:val="none" w:sz="0" w:space="0" w:color="auto"/>
          </w:divBdr>
        </w:div>
        <w:div w:id="1180893526">
          <w:marLeft w:val="0"/>
          <w:marRight w:val="0"/>
          <w:marTop w:val="0"/>
          <w:marBottom w:val="0"/>
          <w:divBdr>
            <w:top w:val="none" w:sz="0" w:space="0" w:color="auto"/>
            <w:left w:val="none" w:sz="0" w:space="0" w:color="auto"/>
            <w:bottom w:val="none" w:sz="0" w:space="0" w:color="auto"/>
            <w:right w:val="none" w:sz="0" w:space="0" w:color="auto"/>
          </w:divBdr>
        </w:div>
        <w:div w:id="1465080037">
          <w:marLeft w:val="0"/>
          <w:marRight w:val="0"/>
          <w:marTop w:val="0"/>
          <w:marBottom w:val="0"/>
          <w:divBdr>
            <w:top w:val="none" w:sz="0" w:space="0" w:color="auto"/>
            <w:left w:val="none" w:sz="0" w:space="0" w:color="auto"/>
            <w:bottom w:val="none" w:sz="0" w:space="0" w:color="auto"/>
            <w:right w:val="none" w:sz="0" w:space="0" w:color="auto"/>
          </w:divBdr>
        </w:div>
        <w:div w:id="1806266926">
          <w:marLeft w:val="0"/>
          <w:marRight w:val="0"/>
          <w:marTop w:val="0"/>
          <w:marBottom w:val="0"/>
          <w:divBdr>
            <w:top w:val="none" w:sz="0" w:space="0" w:color="auto"/>
            <w:left w:val="none" w:sz="0" w:space="0" w:color="auto"/>
            <w:bottom w:val="none" w:sz="0" w:space="0" w:color="auto"/>
            <w:right w:val="none" w:sz="0" w:space="0" w:color="auto"/>
          </w:divBdr>
        </w:div>
        <w:div w:id="1883782621">
          <w:marLeft w:val="0"/>
          <w:marRight w:val="0"/>
          <w:marTop w:val="0"/>
          <w:marBottom w:val="0"/>
          <w:divBdr>
            <w:top w:val="none" w:sz="0" w:space="0" w:color="auto"/>
            <w:left w:val="none" w:sz="0" w:space="0" w:color="auto"/>
            <w:bottom w:val="none" w:sz="0" w:space="0" w:color="auto"/>
            <w:right w:val="none" w:sz="0" w:space="0" w:color="auto"/>
          </w:divBdr>
        </w:div>
        <w:div w:id="1390957919">
          <w:marLeft w:val="0"/>
          <w:marRight w:val="0"/>
          <w:marTop w:val="0"/>
          <w:marBottom w:val="0"/>
          <w:divBdr>
            <w:top w:val="none" w:sz="0" w:space="0" w:color="auto"/>
            <w:left w:val="none" w:sz="0" w:space="0" w:color="auto"/>
            <w:bottom w:val="none" w:sz="0" w:space="0" w:color="auto"/>
            <w:right w:val="none" w:sz="0" w:space="0" w:color="auto"/>
          </w:divBdr>
        </w:div>
      </w:divsChild>
    </w:div>
    <w:div w:id="1116675334">
      <w:bodyDiv w:val="1"/>
      <w:marLeft w:val="0"/>
      <w:marRight w:val="0"/>
      <w:marTop w:val="0"/>
      <w:marBottom w:val="0"/>
      <w:divBdr>
        <w:top w:val="none" w:sz="0" w:space="0" w:color="auto"/>
        <w:left w:val="none" w:sz="0" w:space="0" w:color="auto"/>
        <w:bottom w:val="none" w:sz="0" w:space="0" w:color="auto"/>
        <w:right w:val="none" w:sz="0" w:space="0" w:color="auto"/>
      </w:divBdr>
      <w:divsChild>
        <w:div w:id="510336558">
          <w:marLeft w:val="0"/>
          <w:marRight w:val="0"/>
          <w:marTop w:val="0"/>
          <w:marBottom w:val="0"/>
          <w:divBdr>
            <w:top w:val="none" w:sz="0" w:space="0" w:color="auto"/>
            <w:left w:val="none" w:sz="0" w:space="0" w:color="auto"/>
            <w:bottom w:val="none" w:sz="0" w:space="0" w:color="auto"/>
            <w:right w:val="none" w:sz="0" w:space="0" w:color="auto"/>
          </w:divBdr>
        </w:div>
        <w:div w:id="1398287784">
          <w:marLeft w:val="0"/>
          <w:marRight w:val="0"/>
          <w:marTop w:val="0"/>
          <w:marBottom w:val="0"/>
          <w:divBdr>
            <w:top w:val="none" w:sz="0" w:space="0" w:color="auto"/>
            <w:left w:val="none" w:sz="0" w:space="0" w:color="auto"/>
            <w:bottom w:val="none" w:sz="0" w:space="0" w:color="auto"/>
            <w:right w:val="none" w:sz="0" w:space="0" w:color="auto"/>
          </w:divBdr>
        </w:div>
        <w:div w:id="714357838">
          <w:marLeft w:val="0"/>
          <w:marRight w:val="0"/>
          <w:marTop w:val="0"/>
          <w:marBottom w:val="0"/>
          <w:divBdr>
            <w:top w:val="none" w:sz="0" w:space="0" w:color="auto"/>
            <w:left w:val="none" w:sz="0" w:space="0" w:color="auto"/>
            <w:bottom w:val="none" w:sz="0" w:space="0" w:color="auto"/>
            <w:right w:val="none" w:sz="0" w:space="0" w:color="auto"/>
          </w:divBdr>
        </w:div>
        <w:div w:id="65302350">
          <w:marLeft w:val="0"/>
          <w:marRight w:val="0"/>
          <w:marTop w:val="0"/>
          <w:marBottom w:val="0"/>
          <w:divBdr>
            <w:top w:val="none" w:sz="0" w:space="0" w:color="auto"/>
            <w:left w:val="none" w:sz="0" w:space="0" w:color="auto"/>
            <w:bottom w:val="none" w:sz="0" w:space="0" w:color="auto"/>
            <w:right w:val="none" w:sz="0" w:space="0" w:color="auto"/>
          </w:divBdr>
        </w:div>
        <w:div w:id="494685339">
          <w:marLeft w:val="0"/>
          <w:marRight w:val="0"/>
          <w:marTop w:val="0"/>
          <w:marBottom w:val="0"/>
          <w:divBdr>
            <w:top w:val="none" w:sz="0" w:space="0" w:color="auto"/>
            <w:left w:val="none" w:sz="0" w:space="0" w:color="auto"/>
            <w:bottom w:val="none" w:sz="0" w:space="0" w:color="auto"/>
            <w:right w:val="none" w:sz="0" w:space="0" w:color="auto"/>
          </w:divBdr>
        </w:div>
        <w:div w:id="1863469722">
          <w:marLeft w:val="0"/>
          <w:marRight w:val="0"/>
          <w:marTop w:val="0"/>
          <w:marBottom w:val="0"/>
          <w:divBdr>
            <w:top w:val="none" w:sz="0" w:space="0" w:color="auto"/>
            <w:left w:val="none" w:sz="0" w:space="0" w:color="auto"/>
            <w:bottom w:val="none" w:sz="0" w:space="0" w:color="auto"/>
            <w:right w:val="none" w:sz="0" w:space="0" w:color="auto"/>
          </w:divBdr>
        </w:div>
        <w:div w:id="144204709">
          <w:marLeft w:val="0"/>
          <w:marRight w:val="0"/>
          <w:marTop w:val="0"/>
          <w:marBottom w:val="0"/>
          <w:divBdr>
            <w:top w:val="none" w:sz="0" w:space="0" w:color="auto"/>
            <w:left w:val="none" w:sz="0" w:space="0" w:color="auto"/>
            <w:bottom w:val="none" w:sz="0" w:space="0" w:color="auto"/>
            <w:right w:val="none" w:sz="0" w:space="0" w:color="auto"/>
          </w:divBdr>
        </w:div>
        <w:div w:id="1491865863">
          <w:marLeft w:val="0"/>
          <w:marRight w:val="0"/>
          <w:marTop w:val="0"/>
          <w:marBottom w:val="0"/>
          <w:divBdr>
            <w:top w:val="none" w:sz="0" w:space="0" w:color="auto"/>
            <w:left w:val="none" w:sz="0" w:space="0" w:color="auto"/>
            <w:bottom w:val="none" w:sz="0" w:space="0" w:color="auto"/>
            <w:right w:val="none" w:sz="0" w:space="0" w:color="auto"/>
          </w:divBdr>
        </w:div>
        <w:div w:id="1494957030">
          <w:marLeft w:val="0"/>
          <w:marRight w:val="0"/>
          <w:marTop w:val="0"/>
          <w:marBottom w:val="0"/>
          <w:divBdr>
            <w:top w:val="none" w:sz="0" w:space="0" w:color="auto"/>
            <w:left w:val="none" w:sz="0" w:space="0" w:color="auto"/>
            <w:bottom w:val="none" w:sz="0" w:space="0" w:color="auto"/>
            <w:right w:val="none" w:sz="0" w:space="0" w:color="auto"/>
          </w:divBdr>
        </w:div>
        <w:div w:id="2146770701">
          <w:marLeft w:val="0"/>
          <w:marRight w:val="0"/>
          <w:marTop w:val="0"/>
          <w:marBottom w:val="0"/>
          <w:divBdr>
            <w:top w:val="none" w:sz="0" w:space="0" w:color="auto"/>
            <w:left w:val="none" w:sz="0" w:space="0" w:color="auto"/>
            <w:bottom w:val="none" w:sz="0" w:space="0" w:color="auto"/>
            <w:right w:val="none" w:sz="0" w:space="0" w:color="auto"/>
          </w:divBdr>
        </w:div>
        <w:div w:id="1093478120">
          <w:marLeft w:val="0"/>
          <w:marRight w:val="0"/>
          <w:marTop w:val="0"/>
          <w:marBottom w:val="0"/>
          <w:divBdr>
            <w:top w:val="none" w:sz="0" w:space="0" w:color="auto"/>
            <w:left w:val="none" w:sz="0" w:space="0" w:color="auto"/>
            <w:bottom w:val="none" w:sz="0" w:space="0" w:color="auto"/>
            <w:right w:val="none" w:sz="0" w:space="0" w:color="auto"/>
          </w:divBdr>
        </w:div>
        <w:div w:id="329218966">
          <w:marLeft w:val="0"/>
          <w:marRight w:val="0"/>
          <w:marTop w:val="0"/>
          <w:marBottom w:val="0"/>
          <w:divBdr>
            <w:top w:val="none" w:sz="0" w:space="0" w:color="auto"/>
            <w:left w:val="none" w:sz="0" w:space="0" w:color="auto"/>
            <w:bottom w:val="none" w:sz="0" w:space="0" w:color="auto"/>
            <w:right w:val="none" w:sz="0" w:space="0" w:color="auto"/>
          </w:divBdr>
        </w:div>
        <w:div w:id="1255824188">
          <w:marLeft w:val="0"/>
          <w:marRight w:val="0"/>
          <w:marTop w:val="0"/>
          <w:marBottom w:val="0"/>
          <w:divBdr>
            <w:top w:val="none" w:sz="0" w:space="0" w:color="auto"/>
            <w:left w:val="none" w:sz="0" w:space="0" w:color="auto"/>
            <w:bottom w:val="none" w:sz="0" w:space="0" w:color="auto"/>
            <w:right w:val="none" w:sz="0" w:space="0" w:color="auto"/>
          </w:divBdr>
        </w:div>
        <w:div w:id="885215099">
          <w:marLeft w:val="0"/>
          <w:marRight w:val="0"/>
          <w:marTop w:val="0"/>
          <w:marBottom w:val="0"/>
          <w:divBdr>
            <w:top w:val="none" w:sz="0" w:space="0" w:color="auto"/>
            <w:left w:val="none" w:sz="0" w:space="0" w:color="auto"/>
            <w:bottom w:val="none" w:sz="0" w:space="0" w:color="auto"/>
            <w:right w:val="none" w:sz="0" w:space="0" w:color="auto"/>
          </w:divBdr>
        </w:div>
        <w:div w:id="1042096262">
          <w:marLeft w:val="0"/>
          <w:marRight w:val="0"/>
          <w:marTop w:val="0"/>
          <w:marBottom w:val="0"/>
          <w:divBdr>
            <w:top w:val="none" w:sz="0" w:space="0" w:color="auto"/>
            <w:left w:val="none" w:sz="0" w:space="0" w:color="auto"/>
            <w:bottom w:val="none" w:sz="0" w:space="0" w:color="auto"/>
            <w:right w:val="none" w:sz="0" w:space="0" w:color="auto"/>
          </w:divBdr>
        </w:div>
        <w:div w:id="1311641041">
          <w:marLeft w:val="0"/>
          <w:marRight w:val="0"/>
          <w:marTop w:val="0"/>
          <w:marBottom w:val="0"/>
          <w:divBdr>
            <w:top w:val="none" w:sz="0" w:space="0" w:color="auto"/>
            <w:left w:val="none" w:sz="0" w:space="0" w:color="auto"/>
            <w:bottom w:val="none" w:sz="0" w:space="0" w:color="auto"/>
            <w:right w:val="none" w:sz="0" w:space="0" w:color="auto"/>
          </w:divBdr>
        </w:div>
        <w:div w:id="274217430">
          <w:marLeft w:val="0"/>
          <w:marRight w:val="0"/>
          <w:marTop w:val="0"/>
          <w:marBottom w:val="0"/>
          <w:divBdr>
            <w:top w:val="none" w:sz="0" w:space="0" w:color="auto"/>
            <w:left w:val="none" w:sz="0" w:space="0" w:color="auto"/>
            <w:bottom w:val="none" w:sz="0" w:space="0" w:color="auto"/>
            <w:right w:val="none" w:sz="0" w:space="0" w:color="auto"/>
          </w:divBdr>
        </w:div>
        <w:div w:id="1424104571">
          <w:marLeft w:val="0"/>
          <w:marRight w:val="0"/>
          <w:marTop w:val="0"/>
          <w:marBottom w:val="0"/>
          <w:divBdr>
            <w:top w:val="none" w:sz="0" w:space="0" w:color="auto"/>
            <w:left w:val="none" w:sz="0" w:space="0" w:color="auto"/>
            <w:bottom w:val="none" w:sz="0" w:space="0" w:color="auto"/>
            <w:right w:val="none" w:sz="0" w:space="0" w:color="auto"/>
          </w:divBdr>
        </w:div>
        <w:div w:id="414254819">
          <w:marLeft w:val="0"/>
          <w:marRight w:val="0"/>
          <w:marTop w:val="0"/>
          <w:marBottom w:val="0"/>
          <w:divBdr>
            <w:top w:val="none" w:sz="0" w:space="0" w:color="auto"/>
            <w:left w:val="none" w:sz="0" w:space="0" w:color="auto"/>
            <w:bottom w:val="none" w:sz="0" w:space="0" w:color="auto"/>
            <w:right w:val="none" w:sz="0" w:space="0" w:color="auto"/>
          </w:divBdr>
        </w:div>
      </w:divsChild>
    </w:div>
    <w:div w:id="1369915488">
      <w:bodyDiv w:val="1"/>
      <w:marLeft w:val="0"/>
      <w:marRight w:val="0"/>
      <w:marTop w:val="0"/>
      <w:marBottom w:val="0"/>
      <w:divBdr>
        <w:top w:val="none" w:sz="0" w:space="0" w:color="auto"/>
        <w:left w:val="none" w:sz="0" w:space="0" w:color="auto"/>
        <w:bottom w:val="none" w:sz="0" w:space="0" w:color="auto"/>
        <w:right w:val="none" w:sz="0" w:space="0" w:color="auto"/>
      </w:divBdr>
    </w:div>
    <w:div w:id="1562904405">
      <w:bodyDiv w:val="1"/>
      <w:marLeft w:val="0"/>
      <w:marRight w:val="0"/>
      <w:marTop w:val="0"/>
      <w:marBottom w:val="0"/>
      <w:divBdr>
        <w:top w:val="none" w:sz="0" w:space="0" w:color="auto"/>
        <w:left w:val="none" w:sz="0" w:space="0" w:color="auto"/>
        <w:bottom w:val="none" w:sz="0" w:space="0" w:color="auto"/>
        <w:right w:val="none" w:sz="0" w:space="0" w:color="auto"/>
      </w:divBdr>
      <w:divsChild>
        <w:div w:id="665280195">
          <w:marLeft w:val="0"/>
          <w:marRight w:val="0"/>
          <w:marTop w:val="0"/>
          <w:marBottom w:val="0"/>
          <w:divBdr>
            <w:top w:val="none" w:sz="0" w:space="0" w:color="auto"/>
            <w:left w:val="none" w:sz="0" w:space="0" w:color="auto"/>
            <w:bottom w:val="none" w:sz="0" w:space="0" w:color="auto"/>
            <w:right w:val="none" w:sz="0" w:space="0" w:color="auto"/>
          </w:divBdr>
        </w:div>
        <w:div w:id="2049530121">
          <w:marLeft w:val="0"/>
          <w:marRight w:val="0"/>
          <w:marTop w:val="0"/>
          <w:marBottom w:val="0"/>
          <w:divBdr>
            <w:top w:val="none" w:sz="0" w:space="0" w:color="auto"/>
            <w:left w:val="none" w:sz="0" w:space="0" w:color="auto"/>
            <w:bottom w:val="none" w:sz="0" w:space="0" w:color="auto"/>
            <w:right w:val="none" w:sz="0" w:space="0" w:color="auto"/>
          </w:divBdr>
        </w:div>
        <w:div w:id="1275601566">
          <w:marLeft w:val="0"/>
          <w:marRight w:val="0"/>
          <w:marTop w:val="0"/>
          <w:marBottom w:val="0"/>
          <w:divBdr>
            <w:top w:val="none" w:sz="0" w:space="0" w:color="auto"/>
            <w:left w:val="none" w:sz="0" w:space="0" w:color="auto"/>
            <w:bottom w:val="none" w:sz="0" w:space="0" w:color="auto"/>
            <w:right w:val="none" w:sz="0" w:space="0" w:color="auto"/>
          </w:divBdr>
        </w:div>
        <w:div w:id="399640430">
          <w:marLeft w:val="0"/>
          <w:marRight w:val="0"/>
          <w:marTop w:val="0"/>
          <w:marBottom w:val="0"/>
          <w:divBdr>
            <w:top w:val="none" w:sz="0" w:space="0" w:color="auto"/>
            <w:left w:val="none" w:sz="0" w:space="0" w:color="auto"/>
            <w:bottom w:val="none" w:sz="0" w:space="0" w:color="auto"/>
            <w:right w:val="none" w:sz="0" w:space="0" w:color="auto"/>
          </w:divBdr>
        </w:div>
        <w:div w:id="34744439">
          <w:marLeft w:val="0"/>
          <w:marRight w:val="0"/>
          <w:marTop w:val="0"/>
          <w:marBottom w:val="0"/>
          <w:divBdr>
            <w:top w:val="none" w:sz="0" w:space="0" w:color="auto"/>
            <w:left w:val="none" w:sz="0" w:space="0" w:color="auto"/>
            <w:bottom w:val="none" w:sz="0" w:space="0" w:color="auto"/>
            <w:right w:val="none" w:sz="0" w:space="0" w:color="auto"/>
          </w:divBdr>
        </w:div>
        <w:div w:id="1758937044">
          <w:marLeft w:val="0"/>
          <w:marRight w:val="0"/>
          <w:marTop w:val="0"/>
          <w:marBottom w:val="0"/>
          <w:divBdr>
            <w:top w:val="none" w:sz="0" w:space="0" w:color="auto"/>
            <w:left w:val="none" w:sz="0" w:space="0" w:color="auto"/>
            <w:bottom w:val="none" w:sz="0" w:space="0" w:color="auto"/>
            <w:right w:val="none" w:sz="0" w:space="0" w:color="auto"/>
          </w:divBdr>
        </w:div>
        <w:div w:id="907880127">
          <w:marLeft w:val="0"/>
          <w:marRight w:val="0"/>
          <w:marTop w:val="0"/>
          <w:marBottom w:val="0"/>
          <w:divBdr>
            <w:top w:val="none" w:sz="0" w:space="0" w:color="auto"/>
            <w:left w:val="none" w:sz="0" w:space="0" w:color="auto"/>
            <w:bottom w:val="none" w:sz="0" w:space="0" w:color="auto"/>
            <w:right w:val="none" w:sz="0" w:space="0" w:color="auto"/>
          </w:divBdr>
        </w:div>
        <w:div w:id="2087142407">
          <w:marLeft w:val="0"/>
          <w:marRight w:val="0"/>
          <w:marTop w:val="0"/>
          <w:marBottom w:val="0"/>
          <w:divBdr>
            <w:top w:val="none" w:sz="0" w:space="0" w:color="auto"/>
            <w:left w:val="none" w:sz="0" w:space="0" w:color="auto"/>
            <w:bottom w:val="none" w:sz="0" w:space="0" w:color="auto"/>
            <w:right w:val="none" w:sz="0" w:space="0" w:color="auto"/>
          </w:divBdr>
        </w:div>
        <w:div w:id="1362707580">
          <w:marLeft w:val="0"/>
          <w:marRight w:val="0"/>
          <w:marTop w:val="0"/>
          <w:marBottom w:val="0"/>
          <w:divBdr>
            <w:top w:val="none" w:sz="0" w:space="0" w:color="auto"/>
            <w:left w:val="none" w:sz="0" w:space="0" w:color="auto"/>
            <w:bottom w:val="none" w:sz="0" w:space="0" w:color="auto"/>
            <w:right w:val="none" w:sz="0" w:space="0" w:color="auto"/>
          </w:divBdr>
        </w:div>
        <w:div w:id="1610550861">
          <w:marLeft w:val="0"/>
          <w:marRight w:val="0"/>
          <w:marTop w:val="0"/>
          <w:marBottom w:val="0"/>
          <w:divBdr>
            <w:top w:val="none" w:sz="0" w:space="0" w:color="auto"/>
            <w:left w:val="none" w:sz="0" w:space="0" w:color="auto"/>
            <w:bottom w:val="none" w:sz="0" w:space="0" w:color="auto"/>
            <w:right w:val="none" w:sz="0" w:space="0" w:color="auto"/>
          </w:divBdr>
        </w:div>
        <w:div w:id="1032612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gitalnewsasia.com/digital-economy/indonesia-aims-to-beat-malaysia-in-internet-access-by-2019" TargetMode="Externa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bbc.com/indonesia/majalah/2010/02/100204_fac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4036B-E877-42E1-8A88-B42AD74BC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Canberra</Company>
  <LinksUpToDate>false</LinksUpToDate>
  <CharactersWithSpaces>14443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Anthony R Davidson</cp:lastModifiedBy>
  <cp:revision>2</cp:revision>
  <dcterms:created xsi:type="dcterms:W3CDTF">2018-01-22T22:06:00Z</dcterms:created>
  <dcterms:modified xsi:type="dcterms:W3CDTF">2018-01-22T22:06:00Z</dcterms:modified>
</cp:coreProperties>
</file>